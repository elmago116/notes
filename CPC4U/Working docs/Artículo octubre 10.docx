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457B" w14:textId="502F1A90" w:rsidR="00B93A2C" w:rsidRPr="005E4E3C" w:rsidRDefault="00B93A2C" w:rsidP="00456A86">
      <w:pPr>
        <w:pStyle w:val="Estilo1"/>
        <w:numPr>
          <w:ilvl w:val="0"/>
          <w:numId w:val="0"/>
        </w:numPr>
        <w:rPr>
          <w:color w:val="595959" w:themeColor="text1" w:themeTint="A6"/>
        </w:rPr>
      </w:pPr>
      <w:r w:rsidRPr="005E4E3C">
        <w:rPr>
          <w:color w:val="595959" w:themeColor="text1" w:themeTint="A6"/>
        </w:rPr>
        <w:t>Autores</w:t>
      </w:r>
      <w:r w:rsidR="00D87177" w:rsidRPr="005E4E3C">
        <w:rPr>
          <w:color w:val="595959" w:themeColor="text1" w:themeTint="A6"/>
        </w:rPr>
        <w:t>-proyecto</w:t>
      </w:r>
      <w:r w:rsidRPr="005E4E3C">
        <w:rPr>
          <w:color w:val="595959" w:themeColor="text1" w:themeTint="A6"/>
          <w:vertAlign w:val="superscript"/>
        </w:rPr>
        <w:footnoteReference w:id="1"/>
      </w:r>
    </w:p>
    <w:p w14:paraId="5E3F6579" w14:textId="4124B124" w:rsidR="00C64CC7" w:rsidRPr="005E4E3C" w:rsidRDefault="00B93A2C" w:rsidP="00456A86">
      <w:pPr>
        <w:pStyle w:val="Estilo1"/>
        <w:numPr>
          <w:ilvl w:val="0"/>
          <w:numId w:val="0"/>
        </w:numPr>
        <w:rPr>
          <w:color w:val="595959" w:themeColor="text1" w:themeTint="A6"/>
        </w:rPr>
      </w:pPr>
      <w:r w:rsidRPr="005E4E3C">
        <w:rPr>
          <w:color w:val="595959" w:themeColor="text1" w:themeTint="A6"/>
        </w:rPr>
        <w:t>Introducción</w:t>
      </w:r>
    </w:p>
    <w:p w14:paraId="66029D64" w14:textId="4CCCAB4B" w:rsidR="00407185" w:rsidRPr="005E4E3C" w:rsidRDefault="00D062CF" w:rsidP="00407185">
      <w:pPr>
        <w:pStyle w:val="paragraph"/>
        <w:spacing w:before="0" w:beforeAutospacing="0" w:after="0" w:afterAutospacing="0" w:line="360" w:lineRule="auto"/>
        <w:jc w:val="both"/>
        <w:textAlignment w:val="baseline"/>
        <w:rPr>
          <w:rFonts w:eastAsiaTheme="majorEastAsia"/>
          <w:color w:val="595959" w:themeColor="text1" w:themeTint="A6"/>
        </w:rPr>
      </w:pPr>
      <w:bookmarkStart w:id="3" w:name="_Hlk178325673"/>
      <w:r w:rsidRPr="005E4E3C">
        <w:rPr>
          <w:rStyle w:val="normaltextrun"/>
          <w:rFonts w:eastAsiaTheme="majorEastAsia"/>
          <w:color w:val="595959" w:themeColor="text1" w:themeTint="A6"/>
        </w:rPr>
        <w:t>En los sistemas de producción y circulación de conocimiento</w:t>
      </w:r>
      <w:r w:rsidR="0016299D" w:rsidRPr="005E4E3C">
        <w:rPr>
          <w:rStyle w:val="normaltextrun"/>
          <w:rFonts w:eastAsiaTheme="majorEastAsia"/>
          <w:color w:val="595959" w:themeColor="text1" w:themeTint="A6"/>
        </w:rPr>
        <w:t xml:space="preserve"> es importante comprender el rol de</w:t>
      </w:r>
      <w:r w:rsidRPr="005E4E3C">
        <w:rPr>
          <w:rStyle w:val="normaltextrun"/>
          <w:rFonts w:eastAsiaTheme="majorEastAsia"/>
          <w:color w:val="595959" w:themeColor="text1" w:themeTint="A6"/>
        </w:rPr>
        <w:t xml:space="preserve"> la</w:t>
      </w:r>
      <w:r w:rsidR="0016299D" w:rsidRPr="005E4E3C">
        <w:rPr>
          <w:rStyle w:val="normaltextrun"/>
          <w:rFonts w:eastAsiaTheme="majorEastAsia"/>
          <w:color w:val="595959" w:themeColor="text1" w:themeTint="A6"/>
        </w:rPr>
        <w:t>s</w:t>
      </w:r>
      <w:r w:rsidRPr="005E4E3C">
        <w:rPr>
          <w:rStyle w:val="normaltextrun"/>
          <w:rFonts w:eastAsiaTheme="majorEastAsia"/>
          <w:color w:val="595959" w:themeColor="text1" w:themeTint="A6"/>
        </w:rPr>
        <w:t xml:space="preserve"> universidad</w:t>
      </w:r>
      <w:r w:rsidR="0016299D" w:rsidRPr="005E4E3C">
        <w:rPr>
          <w:rStyle w:val="normaltextrun"/>
          <w:rFonts w:eastAsiaTheme="majorEastAsia"/>
          <w:color w:val="595959" w:themeColor="text1" w:themeTint="A6"/>
        </w:rPr>
        <w:t>es</w:t>
      </w:r>
      <w:r w:rsidRPr="005E4E3C">
        <w:rPr>
          <w:rStyle w:val="normaltextrun"/>
          <w:rFonts w:eastAsiaTheme="majorEastAsia"/>
          <w:color w:val="595959" w:themeColor="text1" w:themeTint="A6"/>
        </w:rPr>
        <w:t xml:space="preserve"> </w:t>
      </w:r>
      <w:r w:rsidR="0016299D" w:rsidRPr="005E4E3C">
        <w:rPr>
          <w:rFonts w:eastAsiaTheme="majorEastAsia"/>
          <w:color w:val="595959" w:themeColor="text1" w:themeTint="A6"/>
        </w:rPr>
        <w:t>de</w:t>
      </w:r>
      <w:r w:rsidR="00407185" w:rsidRPr="005E4E3C">
        <w:rPr>
          <w:rFonts w:eastAsiaTheme="majorEastAsia"/>
          <w:color w:val="595959" w:themeColor="text1" w:themeTint="A6"/>
        </w:rPr>
        <w:t xml:space="preserve"> </w:t>
      </w:r>
      <w:r w:rsidR="00F04619" w:rsidRPr="005E4E3C">
        <w:rPr>
          <w:rFonts w:eastAsiaTheme="majorEastAsia"/>
          <w:color w:val="595959" w:themeColor="text1" w:themeTint="A6"/>
        </w:rPr>
        <w:t xml:space="preserve">América Latina – en adelante </w:t>
      </w:r>
      <w:r w:rsidR="00407185" w:rsidRPr="005E4E3C">
        <w:rPr>
          <w:rFonts w:eastAsiaTheme="majorEastAsia"/>
          <w:color w:val="595959" w:themeColor="text1" w:themeTint="A6"/>
        </w:rPr>
        <w:t>AL</w:t>
      </w:r>
      <w:r w:rsidR="00DA4D49">
        <w:rPr>
          <w:rFonts w:eastAsiaTheme="majorEastAsia"/>
          <w:color w:val="595959" w:themeColor="text1" w:themeTint="A6"/>
        </w:rPr>
        <w:t xml:space="preserve"> </w:t>
      </w:r>
      <w:r w:rsidR="00DA4D49" w:rsidRPr="005E4E3C">
        <w:rPr>
          <w:rFonts w:eastAsiaTheme="majorEastAsia"/>
          <w:color w:val="595959" w:themeColor="text1" w:themeTint="A6"/>
        </w:rPr>
        <w:fldChar w:fldCharType="begin" w:fldLock="1"/>
      </w:r>
      <w:r w:rsidR="00DA4D49" w:rsidRPr="005E4E3C">
        <w:rPr>
          <w:rFonts w:eastAsiaTheme="majorEastAsia"/>
          <w:color w:val="595959" w:themeColor="text1" w:themeTint="A6"/>
        </w:rPr>
        <w:instrText>MERGEFIELD .wWw..wWw.QIQQA_CLUSTER.oOo.8a6ce80f8c8d48358599444ff67cb17d.oOo.albornoz2017barrere.oOo.INTRANET_BF91FE0F-8D57-492F-8EDD-EB6E776D4FCE.xXx.SEPARATE_AUTHOR_DATE.xXx..oOo. \* MERGEFORMAT</w:instrText>
      </w:r>
      <w:r w:rsidR="00DA4D49" w:rsidRPr="005E4E3C">
        <w:rPr>
          <w:rFonts w:eastAsiaTheme="majorEastAsia"/>
          <w:color w:val="595959" w:themeColor="text1" w:themeTint="A6"/>
        </w:rPr>
        <w:fldChar w:fldCharType="separate"/>
      </w:r>
      <w:r w:rsidR="00DA4D49" w:rsidRPr="005E4E3C">
        <w:rPr>
          <w:color w:val="595959" w:themeColor="text1" w:themeTint="A6"/>
        </w:rPr>
        <w:t>(Albornoz et al., 2017)</w:t>
      </w:r>
      <w:r w:rsidR="00DA4D49" w:rsidRPr="005E4E3C">
        <w:rPr>
          <w:rFonts w:eastAsiaTheme="majorEastAsia"/>
          <w:color w:val="595959" w:themeColor="text1" w:themeTint="A6"/>
        </w:rPr>
        <w:fldChar w:fldCharType="end"/>
      </w:r>
      <w:r w:rsidR="00711D29" w:rsidRPr="005E4E3C">
        <w:rPr>
          <w:rFonts w:eastAsiaTheme="majorEastAsia"/>
          <w:color w:val="595959" w:themeColor="text1" w:themeTint="A6"/>
        </w:rPr>
        <w:t xml:space="preserve">, </w:t>
      </w:r>
      <w:r w:rsidR="00407185" w:rsidRPr="005E4E3C">
        <w:rPr>
          <w:rFonts w:eastAsiaTheme="majorEastAsia"/>
          <w:color w:val="595959" w:themeColor="text1" w:themeTint="A6"/>
        </w:rPr>
        <w:t xml:space="preserve">incluso en un grado mayor que en los países hegemónicos. En las universidades de AL están el 75% de los investigadores </w:t>
      </w:r>
      <w:r w:rsidR="00906A9D"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.wWw..wWw.QIQQA_CLUSTER.oOo.1a331d2eb91f438d82dd987178992b58.oOo.albornoz2022ricyt.oOo.INTRANET_BF91FE0F-8D57-492F-8EDD-EB6E776D4FCE.xXx.SEPARATE_AUTHOR_DATE.xXx..oOo. \* MERGEFORMAT</w:instrText>
      </w:r>
      <w:r w:rsidR="00906A9D" w:rsidRPr="005E4E3C">
        <w:rPr>
          <w:rFonts w:eastAsiaTheme="majorEastAsia"/>
          <w:color w:val="595959" w:themeColor="text1" w:themeTint="A6"/>
        </w:rPr>
        <w:fldChar w:fldCharType="separate"/>
      </w:r>
      <w:r w:rsidR="00EF41C8" w:rsidRPr="005E4E3C">
        <w:rPr>
          <w:color w:val="595959" w:themeColor="text1" w:themeTint="A6"/>
        </w:rPr>
        <w:t>(Albornoz, 2022)</w:t>
      </w:r>
      <w:r w:rsidR="00906A9D" w:rsidRPr="005E4E3C">
        <w:rPr>
          <w:rFonts w:eastAsiaTheme="majorEastAsia"/>
          <w:color w:val="595959" w:themeColor="text1" w:themeTint="A6"/>
        </w:rPr>
        <w:fldChar w:fldCharType="end"/>
      </w:r>
      <w:r w:rsidR="00407185" w:rsidRPr="005E4E3C">
        <w:rPr>
          <w:rFonts w:eastAsiaTheme="majorEastAsia"/>
          <w:color w:val="595959" w:themeColor="text1" w:themeTint="A6"/>
        </w:rPr>
        <w:t>, es decir, allí se encuentra la mayor</w:t>
      </w:r>
      <w:r w:rsidR="00A4763F" w:rsidRPr="005E4E3C">
        <w:rPr>
          <w:rFonts w:eastAsiaTheme="majorEastAsia"/>
          <w:color w:val="595959" w:themeColor="text1" w:themeTint="A6"/>
        </w:rPr>
        <w:t xml:space="preserve">ía de </w:t>
      </w:r>
      <w:r w:rsidR="00407185" w:rsidRPr="005E4E3C">
        <w:rPr>
          <w:rFonts w:eastAsiaTheme="majorEastAsia"/>
          <w:color w:val="595959" w:themeColor="text1" w:themeTint="A6"/>
        </w:rPr>
        <w:t xml:space="preserve">procesos de producción de conocimiento de la región. Además, la universidad es el espacio de formación de </w:t>
      </w:r>
      <w:r w:rsidR="00A4763F" w:rsidRPr="005E4E3C">
        <w:rPr>
          <w:rFonts w:eastAsiaTheme="majorEastAsia"/>
          <w:color w:val="595959" w:themeColor="text1" w:themeTint="A6"/>
        </w:rPr>
        <w:t xml:space="preserve">las </w:t>
      </w:r>
      <w:r w:rsidR="00407185" w:rsidRPr="005E4E3C">
        <w:rPr>
          <w:rFonts w:eastAsiaTheme="majorEastAsia"/>
          <w:color w:val="595959" w:themeColor="text1" w:themeTint="A6"/>
        </w:rPr>
        <w:t xml:space="preserve">vocaciones científicas </w:t>
      </w:r>
      <w:r w:rsidR="00A4763F"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.wWw..wWw.QIQQA_CLUSTER.oOo.5d39e7aa4d3a4996a5fee21bb481b193.oOo.españa2021fertgs.oOo.INTRANET_BF91FE0F-8D57-492F-8EDD-EB6E776D4FCE.xXx.SEPARATE_AUTHOR_DATE.xXx..oOo.zapata2022propuesta.oOo.INTRANET_BF91FE0F-8D57-492F-8EDD-EB6E776D4FCE.oOo. \* MERGEFORMAT</w:instrText>
      </w:r>
      <w:r w:rsidR="00A4763F" w:rsidRPr="005E4E3C">
        <w:rPr>
          <w:rFonts w:eastAsiaTheme="majorEastAsia"/>
          <w:color w:val="595959" w:themeColor="text1" w:themeTint="A6"/>
        </w:rPr>
        <w:fldChar w:fldCharType="separate"/>
      </w:r>
      <w:r w:rsidR="00EF41C8" w:rsidRPr="005E4E3C">
        <w:rPr>
          <w:color w:val="595959" w:themeColor="text1" w:themeTint="A6"/>
        </w:rPr>
        <w:t>(Luisa Barbosa Gómez, 2021; Zapata Sánchez, 2022)</w:t>
      </w:r>
      <w:r w:rsidR="00A4763F" w:rsidRPr="005E4E3C">
        <w:rPr>
          <w:rFonts w:eastAsiaTheme="majorEastAsia"/>
          <w:color w:val="595959" w:themeColor="text1" w:themeTint="A6"/>
        </w:rPr>
        <w:fldChar w:fldCharType="end"/>
      </w:r>
      <w:r w:rsidR="00407185" w:rsidRPr="005E4E3C">
        <w:rPr>
          <w:rFonts w:eastAsiaTheme="majorEastAsia"/>
          <w:color w:val="595959" w:themeColor="text1" w:themeTint="A6"/>
        </w:rPr>
        <w:t xml:space="preserve"> que garantizan la continuidad del proceso de producción del conocimiento y, en muchos casos, respalda acciones en contextos no-científicos</w:t>
      </w:r>
      <w:r w:rsidR="003826EC" w:rsidRPr="005E4E3C">
        <w:rPr>
          <w:rFonts w:eastAsiaTheme="majorEastAsia"/>
          <w:color w:val="595959" w:themeColor="text1" w:themeTint="A6"/>
        </w:rPr>
        <w:t xml:space="preserve"> </w:t>
      </w:r>
      <w:r w:rsidR="003826EC"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6c32d3d0e177450cace1eec244c913ac.oOo.vienni2014socializacion.oOo.INTRANET_BF91FE0F-8D57-492F-8EDD-EB6E776D4FCE.xXx.SEPARATE_AUTHOR_DATE.xXx..oOo.andres2017nuevas.oOo.INTRANET_BF91FE0F-8D57-492F-8EDD-EB6E776D4FCE.oOo.echeverry2021esquema.oOo.INTRANET_BF91FE0F-8D57-492F-8EDD-EB6E776D4FCE.oOo.trampuz2021medios.oOo.INTRANET_BF91FE0F-8D57-492F-8EDD-EB6E776D4FCE.oOo. \* MERGEFORMAT</w:instrText>
      </w:r>
      <w:r w:rsidR="003826EC" w:rsidRPr="005E4E3C">
        <w:rPr>
          <w:rFonts w:eastAsiaTheme="majorEastAsia"/>
          <w:color w:val="595959" w:themeColor="text1" w:themeTint="A6"/>
        </w:rPr>
        <w:fldChar w:fldCharType="separate"/>
      </w:r>
      <w:r w:rsidR="00EF41C8" w:rsidRPr="005E4E3C">
        <w:rPr>
          <w:color w:val="595959" w:themeColor="text1" w:themeTint="A6"/>
        </w:rPr>
        <w:t>(Andrés et al., 2017; Echeverry Mejia, 2021; Trampuz &amp; others, 2021; Vienni, 2014)</w:t>
      </w:r>
      <w:r w:rsidR="003826EC" w:rsidRPr="005E4E3C">
        <w:rPr>
          <w:rFonts w:eastAsiaTheme="majorEastAsia"/>
          <w:color w:val="595959" w:themeColor="text1" w:themeTint="A6"/>
        </w:rPr>
        <w:fldChar w:fldCharType="end"/>
      </w:r>
      <w:r w:rsidR="00407185" w:rsidRPr="005E4E3C">
        <w:rPr>
          <w:rFonts w:eastAsiaTheme="majorEastAsia"/>
          <w:color w:val="595959" w:themeColor="text1" w:themeTint="A6"/>
        </w:rPr>
        <w:t>. Sin embargo, la producción académica sobre universidades y su participación en la circulación del conocimiento</w:t>
      </w:r>
      <w:r w:rsidR="00067FF5" w:rsidRPr="005E4E3C">
        <w:rPr>
          <w:rFonts w:eastAsiaTheme="majorEastAsia"/>
          <w:color w:val="595959" w:themeColor="text1" w:themeTint="A6"/>
        </w:rPr>
        <w:t>,</w:t>
      </w:r>
      <w:r w:rsidR="00407185" w:rsidRPr="005E4E3C">
        <w:rPr>
          <w:rFonts w:eastAsiaTheme="majorEastAsia"/>
          <w:color w:val="595959" w:themeColor="text1" w:themeTint="A6"/>
        </w:rPr>
        <w:t xml:space="preserve"> por fuera de la docencia</w:t>
      </w:r>
      <w:r w:rsidR="00067FF5" w:rsidRPr="005E4E3C">
        <w:rPr>
          <w:rFonts w:eastAsiaTheme="majorEastAsia"/>
          <w:color w:val="595959" w:themeColor="text1" w:themeTint="A6"/>
        </w:rPr>
        <w:t>,</w:t>
      </w:r>
      <w:r w:rsidR="00407185" w:rsidRPr="005E4E3C">
        <w:rPr>
          <w:rFonts w:eastAsiaTheme="majorEastAsia"/>
          <w:color w:val="595959" w:themeColor="text1" w:themeTint="A6"/>
        </w:rPr>
        <w:t xml:space="preserve"> se percibe como escasa en general</w:t>
      </w:r>
      <w:r w:rsidR="00926EE7" w:rsidRPr="005E4E3C">
        <w:rPr>
          <w:rFonts w:eastAsiaTheme="majorEastAsia"/>
          <w:color w:val="595959" w:themeColor="text1" w:themeTint="A6"/>
        </w:rPr>
        <w:t xml:space="preserve"> </w:t>
      </w:r>
      <w:r w:rsidR="00926EE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.wWw..wWw.QIQQA_CLUSTER.oOo.c7aed6130cb241558c9a0546f253ab26.oOo.schafer2020communicating.oOo.INTRANET_BF91FE0F-8D57-492F-8EDD-EB6E776D4FCE.xXx.SEPARATE_AUTHOR_DATE.xXx..oOo. \* MERGEFORMAT</w:instrText>
      </w:r>
      <w:r w:rsidR="00926EE7" w:rsidRPr="005E4E3C">
        <w:rPr>
          <w:rFonts w:eastAsiaTheme="majorEastAsia"/>
          <w:color w:val="595959" w:themeColor="text1" w:themeTint="A6"/>
        </w:rPr>
        <w:fldChar w:fldCharType="separate"/>
      </w:r>
      <w:r w:rsidR="00EF41C8" w:rsidRPr="005E4E3C">
        <w:rPr>
          <w:color w:val="595959" w:themeColor="text1" w:themeTint="A6"/>
        </w:rPr>
        <w:t>(Schäfer &amp; Fähnrich, 2020)</w:t>
      </w:r>
      <w:r w:rsidR="00926EE7" w:rsidRPr="005E4E3C">
        <w:rPr>
          <w:rFonts w:eastAsiaTheme="majorEastAsia"/>
          <w:color w:val="595959" w:themeColor="text1" w:themeTint="A6"/>
        </w:rPr>
        <w:fldChar w:fldCharType="end"/>
      </w:r>
      <w:r w:rsidR="00407185" w:rsidRPr="005E4E3C">
        <w:rPr>
          <w:rFonts w:eastAsiaTheme="majorEastAsia"/>
          <w:color w:val="595959" w:themeColor="text1" w:themeTint="A6"/>
        </w:rPr>
        <w:t xml:space="preserve">, es más común encontrar estudios situados en otras instituciones, como museos </w:t>
      </w:r>
      <w:r w:rsidR="00926EE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f1f268e72c9a408395f348ac5200213e.oOo.mora2019papeles.oOo.INTRANET_BF91FE0F-8D57-492F-8EDD-EB6E776D4FCE.xXx.SEPARATE_AUTHOR_DATE.xXx..oOo.gasparri2014iii.oOo.INTRANET_BF91FE0F-8D57-492F-8EDD-EB6E776D4FCE.oOo.massarani2017aproximaciones.oOo.INTRANET_BF91FE0F-8D57-492F-8EDD-EB6E776D4FCE.oOo.mejia2021apropiacion.oOo.INTRANET_BF91FE0F-8D57-492F-8EDD-EB6E776D4FCE.oOo. \* MERGEFORMAT</w:instrText>
      </w:r>
      <w:r w:rsidR="00926EE7" w:rsidRPr="005E4E3C">
        <w:rPr>
          <w:rFonts w:eastAsiaTheme="majorEastAsia"/>
          <w:color w:val="595959" w:themeColor="text1" w:themeTint="A6"/>
        </w:rPr>
        <w:fldChar w:fldCharType="separate"/>
      </w:r>
      <w:r w:rsidR="00EF41C8" w:rsidRPr="005E4E3C">
        <w:rPr>
          <w:color w:val="595959" w:themeColor="text1" w:themeTint="A6"/>
        </w:rPr>
        <w:t>(Gasparri &amp; Azziani, 2013; Massarani et al., 2017; Mejía-Saldarriaga et al., 2020; Sánchez-Mora &amp; Macías-Nestor, 2019)</w:t>
      </w:r>
      <w:r w:rsidR="00926EE7" w:rsidRPr="005E4E3C">
        <w:rPr>
          <w:rFonts w:eastAsiaTheme="majorEastAsia"/>
          <w:color w:val="595959" w:themeColor="text1" w:themeTint="A6"/>
        </w:rPr>
        <w:fldChar w:fldCharType="end"/>
      </w:r>
      <w:r w:rsidR="00407185" w:rsidRPr="005E4E3C">
        <w:rPr>
          <w:rFonts w:eastAsiaTheme="majorEastAsia"/>
          <w:color w:val="595959" w:themeColor="text1" w:themeTint="A6"/>
        </w:rPr>
        <w:t xml:space="preserve"> y centros de ciencia </w:t>
      </w:r>
      <w:r w:rsidR="00926EE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.wWw..wWw.QIQQA_CLUSTER.oOo.c2e414c774fc4af390de3a59b8a7bc92.oOo.broks2020communicating.oOo.INTRANET_BF91FE0F-8D57-492F-8EDD-EB6E776D4FCE.xXx.SEPARATE_AUTHOR_DATE.xXx..oOo. \* MERGEFORMAT</w:instrText>
      </w:r>
      <w:r w:rsidR="00926EE7" w:rsidRPr="005E4E3C">
        <w:rPr>
          <w:rFonts w:eastAsiaTheme="majorEastAsia"/>
          <w:color w:val="595959" w:themeColor="text1" w:themeTint="A6"/>
        </w:rPr>
        <w:fldChar w:fldCharType="separate"/>
      </w:r>
      <w:r w:rsidR="00EF41C8" w:rsidRPr="005E4E3C">
        <w:rPr>
          <w:color w:val="595959" w:themeColor="text1" w:themeTint="A6"/>
        </w:rPr>
        <w:t>(Broks et al., 2020)</w:t>
      </w:r>
      <w:r w:rsidR="00926EE7" w:rsidRPr="005E4E3C">
        <w:rPr>
          <w:rFonts w:eastAsiaTheme="majorEastAsia"/>
          <w:color w:val="595959" w:themeColor="text1" w:themeTint="A6"/>
        </w:rPr>
        <w:fldChar w:fldCharType="end"/>
      </w:r>
      <w:r w:rsidR="00926EE7" w:rsidRPr="005E4E3C">
        <w:rPr>
          <w:rFonts w:eastAsiaTheme="majorEastAsia"/>
          <w:color w:val="595959" w:themeColor="text1" w:themeTint="A6"/>
        </w:rPr>
        <w:t xml:space="preserve"> </w:t>
      </w:r>
      <w:r w:rsidR="00407185" w:rsidRPr="005E4E3C">
        <w:rPr>
          <w:rFonts w:eastAsiaTheme="majorEastAsia"/>
          <w:color w:val="595959" w:themeColor="text1" w:themeTint="A6"/>
        </w:rPr>
        <w:t xml:space="preserve">aunque su mayoría son producidos, justamente, desde universidades </w:t>
      </w:r>
      <w:r w:rsidR="00926EE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.wWw..wWw.QIQQA_CLUSTER.oOo.b2dcf8fe139d41bf8f7eea204c9a0d42.oOo.barcelo2023produccion.oOo.INTRANET_BF91FE0F-8D57-492F-8EDD-EB6E776D4FCE.xXx.SEPARATE_AUTHOR_DATE.xXx..oOo. \* MERGEFORMAT</w:instrText>
      </w:r>
      <w:r w:rsidR="00926EE7" w:rsidRPr="005E4E3C">
        <w:rPr>
          <w:rFonts w:eastAsiaTheme="majorEastAsia"/>
          <w:color w:val="595959" w:themeColor="text1" w:themeTint="A6"/>
        </w:rPr>
        <w:fldChar w:fldCharType="separate"/>
      </w:r>
      <w:r w:rsidR="00EF41C8" w:rsidRPr="005E4E3C">
        <w:rPr>
          <w:color w:val="595959" w:themeColor="text1" w:themeTint="A6"/>
        </w:rPr>
        <w:t>(Barceló &amp; Dávila, 2023)</w:t>
      </w:r>
      <w:r w:rsidR="00926EE7" w:rsidRPr="005E4E3C">
        <w:rPr>
          <w:rFonts w:eastAsiaTheme="majorEastAsia"/>
          <w:color w:val="595959" w:themeColor="text1" w:themeTint="A6"/>
        </w:rPr>
        <w:fldChar w:fldCharType="end"/>
      </w:r>
      <w:r w:rsidR="00926EE7" w:rsidRPr="005E4E3C">
        <w:rPr>
          <w:rFonts w:eastAsiaTheme="majorEastAsia"/>
          <w:color w:val="595959" w:themeColor="text1" w:themeTint="A6"/>
        </w:rPr>
        <w:t xml:space="preserve">. </w:t>
      </w:r>
    </w:p>
    <w:p w14:paraId="4202B03E" w14:textId="482EC70C" w:rsidR="00407185" w:rsidRPr="005E4E3C" w:rsidRDefault="009956A8" w:rsidP="00456A86">
      <w:pPr>
        <w:pStyle w:val="paragraph"/>
        <w:spacing w:before="0" w:beforeAutospacing="0" w:after="0" w:afterAutospacing="0" w:line="360" w:lineRule="auto"/>
        <w:jc w:val="both"/>
        <w:textAlignment w:val="baseline"/>
        <w:rPr>
          <w:rFonts w:eastAsiaTheme="majorEastAsia"/>
          <w:color w:val="595959" w:themeColor="text1" w:themeTint="A6"/>
        </w:rPr>
      </w:pPr>
      <w:r w:rsidRPr="005E4E3C">
        <w:rPr>
          <w:rFonts w:eastAsiaTheme="majorEastAsia"/>
          <w:color w:val="595959" w:themeColor="text1" w:themeTint="A6"/>
        </w:rPr>
        <w:t xml:space="preserve">La circulación de conocimiento </w:t>
      </w:r>
      <w:r w:rsidR="00407185" w:rsidRPr="005E4E3C">
        <w:rPr>
          <w:rFonts w:eastAsiaTheme="majorEastAsia"/>
          <w:color w:val="595959" w:themeColor="text1" w:themeTint="A6"/>
        </w:rPr>
        <w:t>para públicos no-científicos (que el presente trabajo denominará comunicación pública de la ciencia -</w:t>
      </w:r>
      <w:r w:rsidR="00AB0A42" w:rsidRPr="005E4E3C">
        <w:rPr>
          <w:rFonts w:eastAsiaTheme="majorEastAsia"/>
          <w:color w:val="595959" w:themeColor="text1" w:themeTint="A6"/>
        </w:rPr>
        <w:t xml:space="preserve"> </w:t>
      </w:r>
      <w:r w:rsidR="00407185" w:rsidRPr="005E4E3C">
        <w:rPr>
          <w:rFonts w:eastAsiaTheme="majorEastAsia"/>
          <w:color w:val="595959" w:themeColor="text1" w:themeTint="A6"/>
        </w:rPr>
        <w:t xml:space="preserve">CPC) es un campo de estudio cuya emergencia se sitúa alrededor de los años ochenta en </w:t>
      </w:r>
      <w:r w:rsidR="004A6C1B" w:rsidRPr="005E4E3C">
        <w:rPr>
          <w:rFonts w:eastAsiaTheme="majorEastAsia"/>
          <w:color w:val="595959" w:themeColor="text1" w:themeTint="A6"/>
        </w:rPr>
        <w:t>AL</w:t>
      </w:r>
      <w:r w:rsidR="00B61EF8" w:rsidRPr="005E4E3C">
        <w:rPr>
          <w:rFonts w:eastAsiaTheme="majorEastAsia"/>
          <w:color w:val="595959" w:themeColor="text1" w:themeTint="A6"/>
        </w:rPr>
        <w:t xml:space="preserve"> </w:t>
      </w:r>
      <w:r w:rsidR="00926EE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.wWw..wWw.QIQQA_CLUSTER.oOo.a2162871e4f94f8fade53505fb79c728.oOo.massarani2018estado.oOo.INTRANET_BF91FE0F-8D57-492F-8EDD-EB6E776D4FCE.xXx.SEPARATE_AUTHOR_DATE.xXx..oOo. \* MERGEFORMAT</w:instrText>
      </w:r>
      <w:r w:rsidR="00926EE7" w:rsidRPr="005E4E3C">
        <w:rPr>
          <w:rFonts w:eastAsiaTheme="majorEastAsia"/>
          <w:color w:val="595959" w:themeColor="text1" w:themeTint="A6"/>
        </w:rPr>
        <w:fldChar w:fldCharType="separate"/>
      </w:r>
      <w:r w:rsidR="00EF41C8" w:rsidRPr="005E4E3C">
        <w:rPr>
          <w:color w:val="595959" w:themeColor="text1" w:themeTint="A6"/>
        </w:rPr>
        <w:t>(L. Massarani, 2018)</w:t>
      </w:r>
      <w:r w:rsidR="00926EE7" w:rsidRPr="005E4E3C">
        <w:rPr>
          <w:rFonts w:eastAsiaTheme="majorEastAsia"/>
          <w:color w:val="595959" w:themeColor="text1" w:themeTint="A6"/>
        </w:rPr>
        <w:fldChar w:fldCharType="end"/>
      </w:r>
      <w:r w:rsidR="0008023A" w:rsidRPr="005E4E3C">
        <w:rPr>
          <w:rFonts w:eastAsiaTheme="majorEastAsia"/>
          <w:color w:val="595959" w:themeColor="text1" w:themeTint="A6"/>
        </w:rPr>
        <w:t>.</w:t>
      </w:r>
      <w:r w:rsidR="00D04DDF" w:rsidRPr="005E4E3C">
        <w:rPr>
          <w:rFonts w:eastAsiaTheme="majorEastAsia"/>
          <w:color w:val="595959" w:themeColor="text1" w:themeTint="A6"/>
        </w:rPr>
        <w:t xml:space="preserve"> </w:t>
      </w:r>
      <w:r w:rsidR="00407185" w:rsidRPr="005E4E3C">
        <w:rPr>
          <w:rFonts w:eastAsiaTheme="majorEastAsia"/>
          <w:color w:val="595959" w:themeColor="text1" w:themeTint="A6"/>
        </w:rPr>
        <w:t xml:space="preserve">Este campo comprende </w:t>
      </w:r>
      <w:r w:rsidR="00067FF5" w:rsidRPr="005E4E3C">
        <w:rPr>
          <w:rFonts w:eastAsiaTheme="majorEastAsia"/>
          <w:color w:val="595959" w:themeColor="text1" w:themeTint="A6"/>
        </w:rPr>
        <w:t xml:space="preserve">iniciativas </w:t>
      </w:r>
      <w:r w:rsidR="00407185" w:rsidRPr="005E4E3C">
        <w:rPr>
          <w:rFonts w:eastAsiaTheme="majorEastAsia"/>
          <w:color w:val="595959" w:themeColor="text1" w:themeTint="A6"/>
        </w:rPr>
        <w:t xml:space="preserve">tanto “serving narrow promotional purposes to science communication as an intellectual pursuit that serves self-awareness and reflexivity” </w:t>
      </w:r>
      <w:r w:rsidR="0008023A" w:rsidRPr="005E4E3C">
        <w:rPr>
          <w:rFonts w:eastAsiaTheme="majorEastAsia"/>
          <w:color w:val="595959" w:themeColor="text1" w:themeTint="A6"/>
          <w:lang w:val="en-US"/>
        </w:rPr>
        <w:fldChar w:fldCharType="begin" w:fldLock="1"/>
      </w:r>
      <w:r w:rsidR="00EF41C8" w:rsidRPr="005E4E3C">
        <w:rPr>
          <w:rFonts w:eastAsiaTheme="majorEastAsia"/>
          <w:color w:val="595959" w:themeColor="text1" w:themeTint="A6"/>
        </w:rPr>
        <w:instrText>MERGEFIELD .wWw..wWw.QIQQA_CLUSTER.oOo.837bbe0187264844a5e1ade23e7b6b25.oOo.trench2017universities.oOo.INTRANET_BF91FE0F-8D57-492F-8EDD-EB6E776D4FCE.xXx.SEPARATE_AUTHOR_DATE.xXx..xXx.PARAM_SPECIFIER_TYPE.xXx.page.xXx.PARAM_SPECIFIER_LOCATION.xXx.6.xXx.PARAM_PREFIX.xXx..xXx.PARAM_SUFFIX.xXx..oOo. \* MERGEFORMAT</w:instrText>
      </w:r>
      <w:r w:rsidR="0008023A" w:rsidRPr="005E4E3C">
        <w:rPr>
          <w:rFonts w:eastAsiaTheme="majorEastAsia"/>
          <w:color w:val="595959" w:themeColor="text1" w:themeTint="A6"/>
          <w:lang w:val="en-US"/>
        </w:rPr>
        <w:fldChar w:fldCharType="separate"/>
      </w:r>
      <w:r w:rsidR="00EF41C8" w:rsidRPr="005E4E3C">
        <w:rPr>
          <w:color w:val="595959" w:themeColor="text1" w:themeTint="A6"/>
        </w:rPr>
        <w:t>(Trench, 2017, p. 6)</w:t>
      </w:r>
      <w:r w:rsidR="0008023A" w:rsidRPr="005E4E3C">
        <w:rPr>
          <w:rFonts w:eastAsiaTheme="majorEastAsia"/>
          <w:color w:val="595959" w:themeColor="text1" w:themeTint="A6"/>
        </w:rPr>
        <w:fldChar w:fldCharType="end"/>
      </w:r>
      <w:r w:rsidR="00B61EF8" w:rsidRPr="005E4E3C">
        <w:rPr>
          <w:rFonts w:eastAsiaTheme="majorEastAsia"/>
          <w:color w:val="595959" w:themeColor="text1" w:themeTint="A6"/>
        </w:rPr>
        <w:t xml:space="preserve"> </w:t>
      </w:r>
      <w:r w:rsidR="00D04DDF" w:rsidRPr="005E4E3C">
        <w:rPr>
          <w:rFonts w:eastAsiaTheme="majorEastAsia"/>
          <w:color w:val="595959" w:themeColor="text1" w:themeTint="A6"/>
        </w:rPr>
        <w:t>señalando algunas</w:t>
      </w:r>
      <w:r w:rsidR="00407185" w:rsidRPr="005E4E3C">
        <w:rPr>
          <w:rFonts w:eastAsiaTheme="majorEastAsia"/>
          <w:color w:val="595959" w:themeColor="text1" w:themeTint="A6"/>
        </w:rPr>
        <w:t xml:space="preserve"> tensiones entre los actores</w:t>
      </w:r>
      <w:r w:rsidR="00067FF5" w:rsidRPr="005E4E3C">
        <w:rPr>
          <w:rFonts w:eastAsiaTheme="majorEastAsia"/>
          <w:color w:val="595959" w:themeColor="text1" w:themeTint="A6"/>
        </w:rPr>
        <w:t xml:space="preserve"> del sistema</w:t>
      </w:r>
      <w:r w:rsidR="00D04DDF" w:rsidRPr="005E4E3C">
        <w:rPr>
          <w:rFonts w:eastAsiaTheme="majorEastAsia"/>
          <w:color w:val="595959" w:themeColor="text1" w:themeTint="A6"/>
        </w:rPr>
        <w:t xml:space="preserve"> </w:t>
      </w:r>
      <w:r w:rsidR="00D04DDF"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.wWw..wWw.QIQQA_CLUSTER.oOo.5aea6a1767ea42a29a234106fd33a315.oOo.albornoz2022ricyt.oOo.INTRANET_BF91FE0F-8D57-492F-8EDD-EB6E776D4FCE.xXx.SEPARATE_AUTHOR_DATE.xXx..oOo. \* MERGEFORMAT</w:instrText>
      </w:r>
      <w:r w:rsidR="00D04DDF" w:rsidRPr="005E4E3C">
        <w:rPr>
          <w:rFonts w:eastAsiaTheme="majorEastAsia"/>
          <w:color w:val="595959" w:themeColor="text1" w:themeTint="A6"/>
        </w:rPr>
        <w:fldChar w:fldCharType="separate"/>
      </w:r>
      <w:r w:rsidR="00EF41C8" w:rsidRPr="005E4E3C">
        <w:rPr>
          <w:color w:val="595959" w:themeColor="text1" w:themeTint="A6"/>
        </w:rPr>
        <w:t>(Albornoz, 2022)</w:t>
      </w:r>
      <w:r w:rsidR="00D04DDF" w:rsidRPr="005E4E3C">
        <w:rPr>
          <w:rFonts w:eastAsiaTheme="majorEastAsia"/>
          <w:color w:val="595959" w:themeColor="text1" w:themeTint="A6"/>
        </w:rPr>
        <w:fldChar w:fldCharType="end"/>
      </w:r>
      <w:r w:rsidR="00BD3360" w:rsidRPr="005E4E3C">
        <w:rPr>
          <w:rFonts w:eastAsiaTheme="majorEastAsia"/>
          <w:color w:val="595959" w:themeColor="text1" w:themeTint="A6"/>
        </w:rPr>
        <w:t xml:space="preserve">. Esta revisión se centrará en el actor universidad y rastreará lo que se ha estudiado </w:t>
      </w:r>
      <w:r w:rsidR="00D04DDF" w:rsidRPr="005E4E3C">
        <w:rPr>
          <w:rFonts w:eastAsiaTheme="majorEastAsia"/>
          <w:color w:val="595959" w:themeColor="text1" w:themeTint="A6"/>
        </w:rPr>
        <w:t>sobre</w:t>
      </w:r>
      <w:r w:rsidR="00BD3360" w:rsidRPr="005E4E3C">
        <w:rPr>
          <w:rFonts w:eastAsiaTheme="majorEastAsia"/>
          <w:color w:val="595959" w:themeColor="text1" w:themeTint="A6"/>
        </w:rPr>
        <w:t xml:space="preserve"> CPC</w:t>
      </w:r>
      <w:r w:rsidR="004A6C1B" w:rsidRPr="005E4E3C">
        <w:rPr>
          <w:rFonts w:eastAsiaTheme="majorEastAsia"/>
          <w:color w:val="595959" w:themeColor="text1" w:themeTint="A6"/>
        </w:rPr>
        <w:t xml:space="preserve"> en AL</w:t>
      </w:r>
      <w:r w:rsidR="00BD3360" w:rsidRPr="005E4E3C">
        <w:rPr>
          <w:rFonts w:eastAsiaTheme="majorEastAsia"/>
          <w:color w:val="595959" w:themeColor="text1" w:themeTint="A6"/>
        </w:rPr>
        <w:t xml:space="preserve"> para identificar nuevas oportunidades de investigación</w:t>
      </w:r>
      <w:r w:rsidR="004A6C1B" w:rsidRPr="005E4E3C">
        <w:rPr>
          <w:rFonts w:eastAsiaTheme="majorEastAsia"/>
          <w:color w:val="595959" w:themeColor="text1" w:themeTint="A6"/>
        </w:rPr>
        <w:t xml:space="preserve"> y fortalecer su acción</w:t>
      </w:r>
      <w:r w:rsidR="00BD3360" w:rsidRPr="005E4E3C">
        <w:rPr>
          <w:rFonts w:eastAsiaTheme="majorEastAsia"/>
          <w:color w:val="595959" w:themeColor="text1" w:themeTint="A6"/>
        </w:rPr>
        <w:t xml:space="preserve">.  </w:t>
      </w:r>
    </w:p>
    <w:p w14:paraId="489306C9" w14:textId="15B3C918" w:rsidR="00067FF5" w:rsidRPr="005E4E3C" w:rsidRDefault="004F768A" w:rsidP="00E9287E">
      <w:pPr>
        <w:spacing w:after="280" w:line="360" w:lineRule="auto"/>
        <w:jc w:val="both"/>
        <w:rPr>
          <w:rStyle w:val="normaltextrun"/>
          <w:rFonts w:ascii="Times New Roman" w:eastAsia="MS Mincho" w:hAnsi="Times New Roman" w:cs="Times New Roman"/>
          <w:color w:val="595959" w:themeColor="text1" w:themeTint="A6"/>
          <w:sz w:val="24"/>
          <w:szCs w:val="24"/>
          <w14:ligatures w14:val="none"/>
        </w:rPr>
      </w:pPr>
      <w:r w:rsidRPr="005E4E3C">
        <w:rPr>
          <w:rFonts w:ascii="Times New Roman" w:eastAsia="MS Mincho" w:hAnsi="Times New Roman" w:cs="Times New Roman"/>
          <w:color w:val="595959" w:themeColor="text1" w:themeTint="A6"/>
          <w:sz w:val="24"/>
          <w:szCs w:val="24"/>
          <w14:ligatures w14:val="none"/>
        </w:rPr>
        <w:lastRenderedPageBreak/>
        <w:t xml:space="preserve">A las universidades </w:t>
      </w:r>
      <w:r w:rsidR="00BD3360" w:rsidRPr="005E4E3C">
        <w:rPr>
          <w:rFonts w:ascii="Times New Roman" w:eastAsia="MS Mincho" w:hAnsi="Times New Roman" w:cs="Times New Roman"/>
          <w:color w:val="595959" w:themeColor="text1" w:themeTint="A6"/>
          <w:sz w:val="24"/>
          <w:szCs w:val="24"/>
          <w14:ligatures w14:val="none"/>
        </w:rPr>
        <w:t>se le</w:t>
      </w:r>
      <w:r w:rsidRPr="005E4E3C">
        <w:rPr>
          <w:rFonts w:ascii="Times New Roman" w:eastAsia="MS Mincho" w:hAnsi="Times New Roman" w:cs="Times New Roman"/>
          <w:color w:val="595959" w:themeColor="text1" w:themeTint="A6"/>
          <w:sz w:val="24"/>
          <w:szCs w:val="24"/>
          <w14:ligatures w14:val="none"/>
        </w:rPr>
        <w:t>s</w:t>
      </w:r>
      <w:r w:rsidR="00BD3360" w:rsidRPr="005E4E3C">
        <w:rPr>
          <w:rFonts w:ascii="Times New Roman" w:eastAsia="MS Mincho" w:hAnsi="Times New Roman" w:cs="Times New Roman"/>
          <w:color w:val="595959" w:themeColor="text1" w:themeTint="A6"/>
          <w:sz w:val="24"/>
          <w:szCs w:val="24"/>
          <w14:ligatures w14:val="none"/>
        </w:rPr>
        <w:t xml:space="preserve"> ha cuestionado lo largo del siglo XX un conocimiento </w:t>
      </w:r>
      <w:r w:rsidR="00690B12" w:rsidRPr="005E4E3C">
        <w:rPr>
          <w:rFonts w:ascii="Times New Roman" w:eastAsia="MS Mincho" w:hAnsi="Times New Roman" w:cs="Times New Roman"/>
          <w:color w:val="595959" w:themeColor="text1" w:themeTint="A6"/>
          <w:sz w:val="24"/>
          <w:szCs w:val="24"/>
          <w14:ligatures w14:val="none"/>
        </w:rPr>
        <w:t xml:space="preserve">producido </w:t>
      </w:r>
      <w:r w:rsidR="00BD3360" w:rsidRPr="005E4E3C">
        <w:rPr>
          <w:rFonts w:ascii="Times New Roman" w:eastAsia="MS Mincho" w:hAnsi="Times New Roman" w:cs="Times New Roman"/>
          <w:color w:val="595959" w:themeColor="text1" w:themeTint="A6"/>
          <w:sz w:val="24"/>
          <w:szCs w:val="24"/>
          <w14:ligatures w14:val="none"/>
        </w:rPr>
        <w:t xml:space="preserve">relativamente descontextualizado </w:t>
      </w:r>
      <w:r w:rsidR="00BD3360"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.wWw..wWw.QIQQA_CLUSTER.oOo.42b240237d31425aa04f7a252bfb130c.oOo.bidina2019produccion.oOo.INTRANET_BF91FE0F-8D57-492F-8EDD-EB6E776D4FCE.xXx.SEPARATE_AUTHOR_DATE.xXx..oOo. \* MERGEFORMAT</w:instrText>
      </w:r>
      <w:r w:rsidR="00BD3360"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(Bidiña et al., 2019)</w:t>
      </w:r>
      <w:r w:rsidR="00BD3360" w:rsidRPr="005E4E3C">
        <w:rPr>
          <w:rFonts w:ascii="Times New Roman" w:eastAsia="MS Mincho" w:hAnsi="Times New Roman" w:cs="Times New Roman"/>
          <w:color w:val="595959" w:themeColor="text1" w:themeTint="A6"/>
          <w:sz w:val="24"/>
          <w:szCs w:val="24"/>
          <w14:ligatures w14:val="none"/>
        </w:rPr>
        <w:fldChar w:fldCharType="end"/>
      </w:r>
      <w:r w:rsidR="00BD3360" w:rsidRPr="005E4E3C">
        <w:rPr>
          <w:rFonts w:ascii="Times New Roman" w:eastAsia="MS Mincho" w:hAnsi="Times New Roman" w:cs="Times New Roman"/>
          <w:color w:val="595959" w:themeColor="text1" w:themeTint="A6"/>
          <w:sz w:val="24"/>
          <w:szCs w:val="24"/>
          <w14:ligatures w14:val="none"/>
        </w:rPr>
        <w:t xml:space="preserve"> en un momento histórico que le pregunta por valor social</w:t>
      </w:r>
      <w:r w:rsidR="00690B12" w:rsidRPr="005E4E3C">
        <w:rPr>
          <w:rFonts w:ascii="Times New Roman" w:eastAsia="MS Mincho" w:hAnsi="Times New Roman" w:cs="Times New Roman"/>
          <w:color w:val="595959" w:themeColor="text1" w:themeTint="A6"/>
          <w:sz w:val="24"/>
          <w:szCs w:val="24"/>
          <w14:ligatures w14:val="none"/>
        </w:rPr>
        <w:t xml:space="preserve"> de este</w:t>
      </w:r>
      <w:r w:rsidR="00BD3360" w:rsidRPr="005E4E3C">
        <w:rPr>
          <w:rFonts w:ascii="Times New Roman" w:eastAsia="MS Mincho" w:hAnsi="Times New Roman" w:cs="Times New Roman"/>
          <w:color w:val="595959" w:themeColor="text1" w:themeTint="A6"/>
          <w:sz w:val="24"/>
          <w:szCs w:val="24"/>
          <w14:ligatures w14:val="none"/>
        </w:rPr>
        <w:t xml:space="preserve"> </w:t>
      </w:r>
      <w:r w:rsidR="00BD3360"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b0ed64ac062042c1be865314a6bdb35c.oOo.andres2017nuevas.oOo.INTRANET_BF91FE0F-8D57-492F-8EDD-EB6E776D4FCE.xXx.SEPARATE_AUTHOR_DATE.xXx..oOo.munevar2020representaciones.oOo.INTRANET_BF91FE0F-8D57-492F-8EDD-EB6E776D4FCE.oOo.entradas2022bpublic.oOo.INTRANET_BF91FE0F-8D57-492F-8EDD-EB6E776D4FCE.oOo.vienni2014socializacion.oOo.INTRANET_BF91FE0F-8D57-492F-8EDD-EB6E776D4FCE.oOo.ojeda2022divulgacion.oOo.INTRANET_BF91FE0F-8D57-492F-8EDD-EB6E776D4FCE.oOo. \* MERGEFORMAT</w:instrText>
      </w:r>
      <w:r w:rsidR="00BD3360"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(Andrés et al., 2017; Entradas &amp; Bauer, 2022; Munevar, 2020; Ojeda-Serna et al., 2022; Vienni, 2014)</w:t>
      </w:r>
      <w:r w:rsidR="00BD3360" w:rsidRPr="005E4E3C">
        <w:rPr>
          <w:rFonts w:ascii="Times New Roman" w:eastAsia="MS Mincho" w:hAnsi="Times New Roman" w:cs="Times New Roman"/>
          <w:color w:val="595959" w:themeColor="text1" w:themeTint="A6"/>
          <w:sz w:val="24"/>
          <w:szCs w:val="24"/>
          <w14:ligatures w14:val="none"/>
        </w:rPr>
        <w:fldChar w:fldCharType="end"/>
      </w:r>
      <w:r w:rsidR="00BD3360" w:rsidRPr="005E4E3C">
        <w:rPr>
          <w:rFonts w:ascii="Times New Roman" w:eastAsia="MS Mincho" w:hAnsi="Times New Roman" w:cs="Times New Roman"/>
          <w:color w:val="595959" w:themeColor="text1" w:themeTint="A6"/>
          <w:sz w:val="24"/>
          <w:szCs w:val="24"/>
          <w14:ligatures w14:val="none"/>
        </w:rPr>
        <w:t xml:space="preserve">, como se verá en el primer apartado de esta revisión. Las universidades en AL se posicionan frente a estos </w:t>
      </w:r>
      <w:r w:rsidR="008F7697" w:rsidRPr="005E4E3C">
        <w:rPr>
          <w:rFonts w:ascii="Times New Roman" w:eastAsia="MS Mincho" w:hAnsi="Times New Roman" w:cs="Times New Roman"/>
          <w:color w:val="595959" w:themeColor="text1" w:themeTint="A6"/>
          <w:sz w:val="24"/>
          <w:szCs w:val="24"/>
          <w14:ligatures w14:val="none"/>
        </w:rPr>
        <w:t>cuestionamientos</w:t>
      </w:r>
      <w:r w:rsidR="00BD3360" w:rsidRPr="005E4E3C">
        <w:rPr>
          <w:rFonts w:ascii="Times New Roman" w:eastAsia="MS Mincho" w:hAnsi="Times New Roman" w:cs="Times New Roman"/>
          <w:color w:val="595959" w:themeColor="text1" w:themeTint="A6"/>
          <w:sz w:val="24"/>
          <w:szCs w:val="24"/>
          <w14:ligatures w14:val="none"/>
        </w:rPr>
        <w:t xml:space="preserve"> y, desde </w:t>
      </w:r>
      <w:r w:rsidR="008F7697" w:rsidRPr="005E4E3C">
        <w:rPr>
          <w:rFonts w:ascii="Times New Roman" w:eastAsia="MS Mincho" w:hAnsi="Times New Roman" w:cs="Times New Roman"/>
          <w:color w:val="595959" w:themeColor="text1" w:themeTint="A6"/>
          <w:sz w:val="24"/>
          <w:szCs w:val="24"/>
          <w14:ligatures w14:val="none"/>
        </w:rPr>
        <w:t xml:space="preserve">su </w:t>
      </w:r>
      <w:r w:rsidR="00BD3360" w:rsidRPr="005E4E3C">
        <w:rPr>
          <w:rFonts w:ascii="Times New Roman" w:eastAsia="MS Mincho" w:hAnsi="Times New Roman" w:cs="Times New Roman"/>
          <w:color w:val="595959" w:themeColor="text1" w:themeTint="A6"/>
          <w:sz w:val="24"/>
          <w:szCs w:val="24"/>
          <w14:ligatures w14:val="none"/>
        </w:rPr>
        <w:t>relación con el contexto local, nacional o internacional</w:t>
      </w:r>
      <w:r w:rsidR="004A6C1B" w:rsidRPr="005E4E3C">
        <w:rPr>
          <w:rFonts w:ascii="Times New Roman" w:eastAsia="MS Mincho" w:hAnsi="Times New Roman" w:cs="Times New Roman"/>
          <w:color w:val="595959" w:themeColor="text1" w:themeTint="A6"/>
          <w:sz w:val="24"/>
          <w:szCs w:val="24"/>
          <w14:ligatures w14:val="none"/>
        </w:rPr>
        <w:t xml:space="preserve"> </w:t>
      </w:r>
      <w:r w:rsidR="00D45D58"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.wWw..wWw.QIQQA_CLUSTER.oOo.38763a2e52a441c4b52b1544eca95edc.oOo.davies2016science.oOo.INTRANET_BF91FE0F-8D57-492F-8EDD-EB6E776D4FCE.xXx.SEPARATE_AUTHOR_DATE.xXx..oOo. \* MERGEFORMAT</w:instrText>
      </w:r>
      <w:r w:rsidR="00D45D58"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(Davies &amp; Horst, 2016)</w:t>
      </w:r>
      <w:r w:rsidR="00D45D58" w:rsidRPr="005E4E3C">
        <w:rPr>
          <w:rFonts w:ascii="Times New Roman" w:eastAsia="MS Mincho" w:hAnsi="Times New Roman" w:cs="Times New Roman"/>
          <w:color w:val="595959" w:themeColor="text1" w:themeTint="A6"/>
          <w:sz w:val="24"/>
          <w:szCs w:val="24"/>
          <w14:ligatures w14:val="none"/>
        </w:rPr>
        <w:fldChar w:fldCharType="end"/>
      </w:r>
      <w:r w:rsidR="00BD3360" w:rsidRPr="005E4E3C">
        <w:rPr>
          <w:rFonts w:ascii="Times New Roman" w:eastAsia="MS Mincho" w:hAnsi="Times New Roman" w:cs="Times New Roman"/>
          <w:color w:val="595959" w:themeColor="text1" w:themeTint="A6"/>
          <w:sz w:val="24"/>
          <w:szCs w:val="24"/>
          <w14:ligatures w14:val="none"/>
        </w:rPr>
        <w:t>, desde sus intereses</w:t>
      </w:r>
      <w:r w:rsidR="000C1E34" w:rsidRPr="005E4E3C">
        <w:rPr>
          <w:rFonts w:ascii="Times New Roman" w:eastAsia="MS Mincho" w:hAnsi="Times New Roman" w:cs="Times New Roman"/>
          <w:color w:val="595959" w:themeColor="text1" w:themeTint="A6"/>
          <w:sz w:val="24"/>
          <w:szCs w:val="24"/>
          <w14:ligatures w14:val="none"/>
        </w:rPr>
        <w:t xml:space="preserve"> </w:t>
      </w:r>
      <w:r w:rsidR="000C1E34"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.wWw..wWw.QIQQA_CLUSTER.oOo.e3ebc5b7397646c084a0384eb5f37bca.oOo.entradas2022bpublic.oOo.INTRANET_BF91FE0F-8D57-492F-8EDD-EB6E776D4FCE.xXx.SEPARATE_AUTHOR_DATE.xXx..oOo. \* MERGEFORMAT</w:instrText>
      </w:r>
      <w:r w:rsidR="000C1E34"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(Entradas &amp; Bauer, 2022)</w:t>
      </w:r>
      <w:r w:rsidR="000C1E34" w:rsidRPr="005E4E3C">
        <w:rPr>
          <w:rFonts w:ascii="Times New Roman" w:eastAsia="MS Mincho" w:hAnsi="Times New Roman" w:cs="Times New Roman"/>
          <w:color w:val="595959" w:themeColor="text1" w:themeTint="A6"/>
          <w:sz w:val="24"/>
          <w:szCs w:val="24"/>
          <w14:ligatures w14:val="none"/>
        </w:rPr>
        <w:fldChar w:fldCharType="end"/>
      </w:r>
      <w:r w:rsidR="00BD3360" w:rsidRPr="005E4E3C">
        <w:rPr>
          <w:rFonts w:ascii="Times New Roman" w:eastAsia="MS Mincho" w:hAnsi="Times New Roman" w:cs="Times New Roman"/>
          <w:color w:val="595959" w:themeColor="text1" w:themeTint="A6"/>
          <w:sz w:val="24"/>
          <w:szCs w:val="24"/>
          <w14:ligatures w14:val="none"/>
        </w:rPr>
        <w:t xml:space="preserve"> y capacidades organizacionales</w:t>
      </w:r>
      <w:r w:rsidR="00D45D58" w:rsidRPr="005E4E3C">
        <w:rPr>
          <w:rFonts w:ascii="Times New Roman" w:eastAsia="MS Mincho" w:hAnsi="Times New Roman" w:cs="Times New Roman"/>
          <w:color w:val="595959" w:themeColor="text1" w:themeTint="A6"/>
          <w:sz w:val="24"/>
          <w:szCs w:val="24"/>
          <w14:ligatures w14:val="none"/>
        </w:rPr>
        <w:t xml:space="preserve"> </w:t>
      </w:r>
      <w:r w:rsidR="00D45D58"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.wWw..wWw.QIQQA_CLUSTER.oOo.c6b341a3062c48888a229c7c30ccfffd.oOo.fahnrich2021rethinking.oOo.INTRANET_BF91FE0F-8D57-492F-8EDD-EB6E776D4FCE.xXx.SEPARATE_AUTHOR_DATE.xXx..oOo. \* MERGEFORMAT</w:instrText>
      </w:r>
      <w:r w:rsidR="00D45D58"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(Fähnrich et al., 2021)</w:t>
      </w:r>
      <w:r w:rsidR="00D45D58" w:rsidRPr="005E4E3C">
        <w:rPr>
          <w:rFonts w:ascii="Times New Roman" w:eastAsia="MS Mincho" w:hAnsi="Times New Roman" w:cs="Times New Roman"/>
          <w:color w:val="595959" w:themeColor="text1" w:themeTint="A6"/>
          <w:sz w:val="24"/>
          <w:szCs w:val="24"/>
          <w14:ligatures w14:val="none"/>
        </w:rPr>
        <w:fldChar w:fldCharType="end"/>
      </w:r>
      <w:r w:rsidR="00BD3360" w:rsidRPr="005E4E3C">
        <w:rPr>
          <w:rFonts w:ascii="Times New Roman" w:eastAsia="MS Mincho" w:hAnsi="Times New Roman" w:cs="Times New Roman"/>
          <w:color w:val="595959" w:themeColor="text1" w:themeTint="A6"/>
          <w:sz w:val="24"/>
          <w:szCs w:val="24"/>
          <w14:ligatures w14:val="none"/>
        </w:rPr>
        <w:t xml:space="preserve">, desde </w:t>
      </w:r>
      <w:r w:rsidR="00690B12" w:rsidRPr="005E4E3C">
        <w:rPr>
          <w:rFonts w:ascii="Times New Roman" w:eastAsia="MS Mincho" w:hAnsi="Times New Roman" w:cs="Times New Roman"/>
          <w:color w:val="595959" w:themeColor="text1" w:themeTint="A6"/>
          <w:sz w:val="24"/>
          <w:szCs w:val="24"/>
          <w14:ligatures w14:val="none"/>
        </w:rPr>
        <w:t>su</w:t>
      </w:r>
      <w:r w:rsidR="00BD3360" w:rsidRPr="005E4E3C">
        <w:rPr>
          <w:rFonts w:ascii="Times New Roman" w:eastAsia="MS Mincho" w:hAnsi="Times New Roman" w:cs="Times New Roman"/>
          <w:color w:val="595959" w:themeColor="text1" w:themeTint="A6"/>
          <w:sz w:val="24"/>
          <w:szCs w:val="24"/>
          <w14:ligatures w14:val="none"/>
        </w:rPr>
        <w:t xml:space="preserve"> posicionamiento en el sistema de producción </w:t>
      </w:r>
      <w:r w:rsidR="0097242D" w:rsidRPr="005E4E3C">
        <w:rPr>
          <w:rFonts w:ascii="Times New Roman" w:eastAsia="MS Mincho" w:hAnsi="Times New Roman" w:cs="Times New Roman"/>
          <w:color w:val="595959" w:themeColor="text1" w:themeTint="A6"/>
          <w:sz w:val="24"/>
          <w:szCs w:val="24"/>
          <w14:ligatures w14:val="none"/>
        </w:rPr>
        <w:t xml:space="preserve">y circulación </w:t>
      </w:r>
      <w:r w:rsidR="00690B12" w:rsidRPr="005E4E3C">
        <w:rPr>
          <w:rFonts w:ascii="Times New Roman" w:eastAsia="MS Mincho" w:hAnsi="Times New Roman" w:cs="Times New Roman"/>
          <w:color w:val="595959" w:themeColor="text1" w:themeTint="A6"/>
          <w:sz w:val="24"/>
          <w:szCs w:val="24"/>
          <w14:ligatures w14:val="none"/>
        </w:rPr>
        <w:t>de conocimiento</w:t>
      </w:r>
      <w:r w:rsidR="00BD3360" w:rsidRPr="005E4E3C">
        <w:rPr>
          <w:rFonts w:ascii="Times New Roman" w:eastAsia="MS Mincho" w:hAnsi="Times New Roman" w:cs="Times New Roman"/>
          <w:color w:val="595959" w:themeColor="text1" w:themeTint="A6"/>
          <w:sz w:val="24"/>
          <w:szCs w:val="24"/>
          <w14:ligatures w14:val="none"/>
        </w:rPr>
        <w:t xml:space="preserve">, </w:t>
      </w:r>
      <w:r w:rsidR="00DA4D49">
        <w:rPr>
          <w:rFonts w:ascii="Times New Roman" w:eastAsia="MS Mincho" w:hAnsi="Times New Roman" w:cs="Times New Roman"/>
          <w:color w:val="595959" w:themeColor="text1" w:themeTint="A6"/>
          <w:sz w:val="24"/>
          <w:szCs w:val="24"/>
          <w14:ligatures w14:val="none"/>
        </w:rPr>
        <w:t xml:space="preserve">se </w:t>
      </w:r>
      <w:r w:rsidR="00BD3360" w:rsidRPr="005E4E3C">
        <w:rPr>
          <w:rFonts w:ascii="Times New Roman" w:eastAsia="MS Mincho" w:hAnsi="Times New Roman" w:cs="Times New Roman"/>
          <w:color w:val="595959" w:themeColor="text1" w:themeTint="A6"/>
          <w:sz w:val="24"/>
          <w:szCs w:val="24"/>
          <w14:ligatures w14:val="none"/>
        </w:rPr>
        <w:t xml:space="preserve">plantea un rol de la CPC </w:t>
      </w:r>
      <w:r w:rsidR="008F7697" w:rsidRPr="005E4E3C">
        <w:rPr>
          <w:rFonts w:ascii="Times New Roman" w:eastAsia="MS Mincho" w:hAnsi="Times New Roman" w:cs="Times New Roman"/>
          <w:color w:val="595959" w:themeColor="text1" w:themeTint="A6"/>
          <w:sz w:val="24"/>
          <w:szCs w:val="24"/>
          <w14:ligatures w14:val="none"/>
        </w:rPr>
        <w:t>en su</w:t>
      </w:r>
      <w:r w:rsidR="00BD3360" w:rsidRPr="005E4E3C">
        <w:rPr>
          <w:rFonts w:ascii="Times New Roman" w:eastAsia="MS Mincho" w:hAnsi="Times New Roman" w:cs="Times New Roman"/>
          <w:color w:val="595959" w:themeColor="text1" w:themeTint="A6"/>
          <w:sz w:val="24"/>
          <w:szCs w:val="24"/>
          <w14:ligatures w14:val="none"/>
        </w:rPr>
        <w:t xml:space="preserve"> misión</w:t>
      </w:r>
      <w:r w:rsidR="00421F38" w:rsidRPr="005E4E3C">
        <w:rPr>
          <w:rFonts w:ascii="Times New Roman" w:eastAsia="MS Mincho" w:hAnsi="Times New Roman" w:cs="Times New Roman"/>
          <w:color w:val="595959" w:themeColor="text1" w:themeTint="A6"/>
          <w:sz w:val="24"/>
          <w:szCs w:val="24"/>
          <w14:ligatures w14:val="none"/>
        </w:rPr>
        <w:t xml:space="preserve">, </w:t>
      </w:r>
      <w:r w:rsidR="008F7697" w:rsidRPr="005E4E3C">
        <w:rPr>
          <w:rFonts w:ascii="Times New Roman" w:eastAsia="MS Mincho" w:hAnsi="Times New Roman" w:cs="Times New Roman"/>
          <w:color w:val="595959" w:themeColor="text1" w:themeTint="A6"/>
          <w:sz w:val="24"/>
          <w:szCs w:val="24"/>
          <w14:ligatures w14:val="none"/>
        </w:rPr>
        <w:t xml:space="preserve">en </w:t>
      </w:r>
      <w:r w:rsidR="00421F38" w:rsidRPr="005E4E3C">
        <w:rPr>
          <w:rFonts w:ascii="Times New Roman" w:eastAsia="MS Mincho" w:hAnsi="Times New Roman" w:cs="Times New Roman"/>
          <w:color w:val="595959" w:themeColor="text1" w:themeTint="A6"/>
          <w:sz w:val="24"/>
          <w:szCs w:val="24"/>
          <w14:ligatures w14:val="none"/>
        </w:rPr>
        <w:t>su estructura</w:t>
      </w:r>
      <w:r w:rsidR="00BD3360" w:rsidRPr="005E4E3C">
        <w:rPr>
          <w:rFonts w:ascii="Times New Roman" w:eastAsia="MS Mincho" w:hAnsi="Times New Roman" w:cs="Times New Roman"/>
          <w:color w:val="595959" w:themeColor="text1" w:themeTint="A6"/>
          <w:sz w:val="24"/>
          <w:szCs w:val="24"/>
          <w14:ligatures w14:val="none"/>
        </w:rPr>
        <w:t xml:space="preserve"> administrativ</w:t>
      </w:r>
      <w:r w:rsidR="00421F38" w:rsidRPr="005E4E3C">
        <w:rPr>
          <w:rFonts w:ascii="Times New Roman" w:eastAsia="MS Mincho" w:hAnsi="Times New Roman" w:cs="Times New Roman"/>
          <w:color w:val="595959" w:themeColor="text1" w:themeTint="A6"/>
          <w:sz w:val="24"/>
          <w:szCs w:val="24"/>
          <w14:ligatures w14:val="none"/>
        </w:rPr>
        <w:t xml:space="preserve">a, </w:t>
      </w:r>
      <w:r w:rsidR="00071524" w:rsidRPr="005E4E3C">
        <w:rPr>
          <w:rFonts w:ascii="Times New Roman" w:eastAsia="MS Mincho" w:hAnsi="Times New Roman" w:cs="Times New Roman"/>
          <w:color w:val="595959" w:themeColor="text1" w:themeTint="A6"/>
          <w:sz w:val="24"/>
          <w:szCs w:val="24"/>
          <w14:ligatures w14:val="none"/>
        </w:rPr>
        <w:t>en su estrategia comunicativa</w:t>
      </w:r>
      <w:r w:rsidR="001345DF" w:rsidRPr="005E4E3C">
        <w:rPr>
          <w:rFonts w:ascii="Times New Roman" w:eastAsia="MS Mincho" w:hAnsi="Times New Roman" w:cs="Times New Roman"/>
          <w:color w:val="595959" w:themeColor="text1" w:themeTint="A6"/>
          <w:sz w:val="24"/>
          <w:szCs w:val="24"/>
          <w14:ligatures w14:val="none"/>
        </w:rPr>
        <w:t xml:space="preserve"> y los medios que articula</w:t>
      </w:r>
      <w:r w:rsidR="00071524" w:rsidRPr="005E4E3C">
        <w:rPr>
          <w:rFonts w:ascii="Times New Roman" w:eastAsia="MS Mincho" w:hAnsi="Times New Roman" w:cs="Times New Roman"/>
          <w:color w:val="595959" w:themeColor="text1" w:themeTint="A6"/>
          <w:sz w:val="24"/>
          <w:szCs w:val="24"/>
          <w14:ligatures w14:val="none"/>
        </w:rPr>
        <w:t xml:space="preserve">, </w:t>
      </w:r>
      <w:r w:rsidR="00421F38" w:rsidRPr="005E4E3C">
        <w:rPr>
          <w:rFonts w:ascii="Times New Roman" w:eastAsia="MS Mincho" w:hAnsi="Times New Roman" w:cs="Times New Roman"/>
          <w:color w:val="595959" w:themeColor="text1" w:themeTint="A6"/>
          <w:sz w:val="24"/>
          <w:szCs w:val="24"/>
          <w14:ligatures w14:val="none"/>
        </w:rPr>
        <w:t xml:space="preserve">en la oferta </w:t>
      </w:r>
      <w:r w:rsidR="00071524" w:rsidRPr="005E4E3C">
        <w:rPr>
          <w:rFonts w:ascii="Times New Roman" w:eastAsia="MS Mincho" w:hAnsi="Times New Roman" w:cs="Times New Roman"/>
          <w:color w:val="595959" w:themeColor="text1" w:themeTint="A6"/>
          <w:sz w:val="24"/>
          <w:szCs w:val="24"/>
          <w14:ligatures w14:val="none"/>
        </w:rPr>
        <w:t>de formación</w:t>
      </w:r>
      <w:r w:rsidR="00421F38" w:rsidRPr="005E4E3C">
        <w:rPr>
          <w:rFonts w:ascii="Times New Roman" w:eastAsia="MS Mincho" w:hAnsi="Times New Roman" w:cs="Times New Roman"/>
          <w:color w:val="595959" w:themeColor="text1" w:themeTint="A6"/>
          <w:sz w:val="24"/>
          <w:szCs w:val="24"/>
          <w14:ligatures w14:val="none"/>
        </w:rPr>
        <w:t xml:space="preserve"> sobre CPC y en los roles que desarrollan los profesionales dedicados al tema</w:t>
      </w:r>
      <w:r w:rsidR="004A6C1B" w:rsidRPr="005E4E3C">
        <w:rPr>
          <w:rFonts w:ascii="Times New Roman" w:eastAsia="MS Mincho" w:hAnsi="Times New Roman" w:cs="Times New Roman"/>
          <w:color w:val="595959" w:themeColor="text1" w:themeTint="A6"/>
          <w:sz w:val="24"/>
          <w:szCs w:val="24"/>
          <w14:ligatures w14:val="none"/>
        </w:rPr>
        <w:t xml:space="preserve"> </w:t>
      </w:r>
      <w:r w:rsidR="00440951" w:rsidRPr="005E4E3C">
        <w:rPr>
          <w:rFonts w:ascii="Times New Roman" w:eastAsia="MS Mincho" w:hAnsi="Times New Roman" w:cs="Times New Roman"/>
          <w:color w:val="595959" w:themeColor="text1" w:themeTint="A6"/>
          <w:sz w:val="24"/>
          <w:szCs w:val="24"/>
          <w14:ligatures w14:val="none"/>
        </w:rPr>
        <w:t>allí</w:t>
      </w:r>
      <w:r w:rsidR="00690B12" w:rsidRPr="005E4E3C">
        <w:rPr>
          <w:rFonts w:ascii="Times New Roman" w:eastAsia="MS Mincho" w:hAnsi="Times New Roman" w:cs="Times New Roman"/>
          <w:color w:val="595959" w:themeColor="text1" w:themeTint="A6"/>
          <w:sz w:val="24"/>
          <w:szCs w:val="24"/>
          <w14:ligatures w14:val="none"/>
        </w:rPr>
        <w:t xml:space="preserve">, según se plantea en la literatura alcanzable a través de bases de datos indexadas – en adelante BDI – como Scopus, Web of Science y Scielo principalmente. </w:t>
      </w:r>
      <w:r w:rsidR="009757C8" w:rsidRPr="005E4E3C">
        <w:rPr>
          <w:rFonts w:ascii="Times New Roman" w:eastAsia="MS Mincho" w:hAnsi="Times New Roman" w:cs="Times New Roman"/>
          <w:color w:val="595959" w:themeColor="text1" w:themeTint="A6"/>
          <w:sz w:val="24"/>
          <w:szCs w:val="24"/>
          <w14:ligatures w14:val="none"/>
        </w:rPr>
        <w:t xml:space="preserve">No se encontraron estados del arte </w:t>
      </w:r>
      <w:r w:rsidR="004A6C1B" w:rsidRPr="005E4E3C">
        <w:rPr>
          <w:rFonts w:ascii="Times New Roman" w:eastAsia="MS Mincho" w:hAnsi="Times New Roman" w:cs="Times New Roman"/>
          <w:color w:val="595959" w:themeColor="text1" w:themeTint="A6"/>
          <w:sz w:val="24"/>
          <w:szCs w:val="24"/>
          <w14:ligatures w14:val="none"/>
        </w:rPr>
        <w:t xml:space="preserve">que </w:t>
      </w:r>
      <w:r w:rsidR="009757C8" w:rsidRPr="005E4E3C">
        <w:rPr>
          <w:rFonts w:ascii="Times New Roman" w:eastAsia="MS Mincho" w:hAnsi="Times New Roman" w:cs="Times New Roman"/>
          <w:color w:val="595959" w:themeColor="text1" w:themeTint="A6"/>
          <w:sz w:val="24"/>
          <w:szCs w:val="24"/>
          <w14:ligatures w14:val="none"/>
        </w:rPr>
        <w:t xml:space="preserve">aborden la CPC exclusivamente con este enfoque y tampoco sobre </w:t>
      </w:r>
      <w:r w:rsidR="009C5178" w:rsidRPr="005E4E3C">
        <w:rPr>
          <w:rFonts w:ascii="Times New Roman" w:eastAsia="MS Mincho" w:hAnsi="Times New Roman" w:cs="Times New Roman"/>
          <w:color w:val="595959" w:themeColor="text1" w:themeTint="A6"/>
          <w:sz w:val="24"/>
          <w:szCs w:val="24"/>
          <w14:ligatures w14:val="none"/>
        </w:rPr>
        <w:t>el</w:t>
      </w:r>
      <w:r w:rsidR="009757C8" w:rsidRPr="005E4E3C">
        <w:rPr>
          <w:rFonts w:ascii="Times New Roman" w:eastAsia="MS Mincho" w:hAnsi="Times New Roman" w:cs="Times New Roman"/>
          <w:color w:val="595959" w:themeColor="text1" w:themeTint="A6"/>
          <w:sz w:val="24"/>
          <w:szCs w:val="24"/>
          <w14:ligatures w14:val="none"/>
        </w:rPr>
        <w:t xml:space="preserve"> rol </w:t>
      </w:r>
      <w:r w:rsidR="009C5178" w:rsidRPr="005E4E3C">
        <w:rPr>
          <w:rFonts w:ascii="Times New Roman" w:eastAsia="MS Mincho" w:hAnsi="Times New Roman" w:cs="Times New Roman"/>
          <w:color w:val="595959" w:themeColor="text1" w:themeTint="A6"/>
          <w:sz w:val="24"/>
          <w:szCs w:val="24"/>
          <w14:ligatures w14:val="none"/>
        </w:rPr>
        <w:t>de la universidad en la</w:t>
      </w:r>
      <w:r w:rsidR="009757C8" w:rsidRPr="005E4E3C">
        <w:rPr>
          <w:rFonts w:ascii="Times New Roman" w:eastAsia="MS Mincho" w:hAnsi="Times New Roman" w:cs="Times New Roman"/>
          <w:color w:val="595959" w:themeColor="text1" w:themeTint="A6"/>
          <w:sz w:val="24"/>
          <w:szCs w:val="24"/>
          <w14:ligatures w14:val="none"/>
        </w:rPr>
        <w:t xml:space="preserve"> circulación del conocimiento </w:t>
      </w:r>
      <w:ins w:id="4" w:author="Elena Maria Gomez Rico" w:date="2024-09-15T10:25:00Z">
        <w:r w:rsidR="009757C8" w:rsidRPr="005E4E3C">
          <w:rPr>
            <w:rFonts w:ascii="Times New Roman" w:hAnsi="Times New Roman" w:cs="Times New Roman"/>
            <w:color w:val="595959" w:themeColor="text1" w:themeTint="A6"/>
            <w:sz w:val="24"/>
            <w:szCs w:val="24"/>
          </w:rPr>
          <w:fldChar w:fldCharType="begin"/>
        </w:r>
      </w:ins>
      <w:r w:rsidR="00EF41C8" w:rsidRPr="005E4E3C">
        <w:rPr>
          <w:rFonts w:ascii="Times New Roman" w:hAnsi="Times New Roman" w:cs="Times New Roman"/>
          <w:color w:val="595959" w:themeColor="text1" w:themeTint="A6"/>
          <w:sz w:val="24"/>
          <w:szCs w:val="24"/>
        </w:rPr>
        <w:instrText>MERGEFIELD .wWw..wWw.QIQQA_CLUSTER.oOo.b0159859ff5e4ae584d03d55902aaa2b.oOo.massarani2017aproximaciones.oOo.INTRANET_BF91FE0F-8D57-492F-8EDD-EB6E776D4FCE.xXx.SEPARATE_AUTHOR_DATE.xXx..oOo.rocha2017divulgacion.oOo.INTRANET_BF91FE0F-8D57-492F-8EDD-EB6E776D4FCE.oOo.entradas2020public.oOo.INTRANET_BF91FE0F-8D57-492F-8EDD-EB6E776D4FCE.oOo.massarani2018estado.oOo.INTRANET_BF91FE0F-8D57-492F-8EDD-EB6E776D4FCE.oOo.massarani2015voices.oOo.INTRANET_BF91FE0F-8D57-492F-8EDD-EB6E776D4FCE.oOo. \* MERGEFORMAT</w:instrText>
      </w:r>
      <w:ins w:id="5" w:author="Elena Maria Gomez Rico" w:date="2024-09-15T10:25:00Z">
        <w:r w:rsidR="009757C8" w:rsidRPr="005E4E3C">
          <w:rPr>
            <w:rFonts w:ascii="Times New Roman" w:hAnsi="Times New Roman" w:cs="Times New Roman"/>
            <w:color w:val="595959" w:themeColor="text1" w:themeTint="A6"/>
            <w:sz w:val="24"/>
            <w:szCs w:val="24"/>
          </w:rPr>
          <w:fldChar w:fldCharType="separate"/>
        </w:r>
      </w:ins>
      <w:r w:rsidR="00EF41C8" w:rsidRPr="005E4E3C">
        <w:rPr>
          <w:rFonts w:ascii="Times New Roman" w:hAnsi="Times New Roman" w:cs="Times New Roman"/>
          <w:color w:val="595959" w:themeColor="text1" w:themeTint="A6"/>
          <w:sz w:val="24"/>
          <w:szCs w:val="24"/>
        </w:rPr>
        <w:t>(Entradas et al., 2020; L. Massarani, 2015, 2018; Massarani et al., 2017; Rocha et al., 2017)</w:t>
      </w:r>
      <w:ins w:id="6" w:author="Elena Maria Gomez Rico" w:date="2024-09-15T10:25:00Z">
        <w:r w:rsidR="009757C8" w:rsidRPr="005E4E3C">
          <w:rPr>
            <w:rFonts w:ascii="Times New Roman" w:hAnsi="Times New Roman" w:cs="Times New Roman"/>
            <w:color w:val="595959" w:themeColor="text1" w:themeTint="A6"/>
            <w:sz w:val="24"/>
            <w:szCs w:val="24"/>
          </w:rPr>
          <w:fldChar w:fldCharType="end"/>
        </w:r>
      </w:ins>
      <w:r w:rsidR="009757C8"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Se relaciona más comúnmente</w:t>
      </w:r>
      <w:r w:rsidR="009C5178"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la universidad</w:t>
      </w:r>
      <w:r w:rsidR="009757C8"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co</w:t>
      </w:r>
      <w:r w:rsidR="009C5178" w:rsidRPr="005E4E3C">
        <w:rPr>
          <w:rFonts w:ascii="Times New Roman" w:eastAsia="MS Mincho" w:hAnsi="Times New Roman" w:cs="Times New Roman"/>
          <w:color w:val="595959" w:themeColor="text1" w:themeTint="A6"/>
          <w:sz w:val="24"/>
          <w:szCs w:val="24"/>
          <w14:ligatures w14:val="none"/>
        </w:rPr>
        <w:t>n la</w:t>
      </w:r>
      <w:r w:rsidR="00067FF5" w:rsidRPr="005E4E3C">
        <w:rPr>
          <w:rFonts w:ascii="Times New Roman" w:eastAsia="MS Mincho" w:hAnsi="Times New Roman" w:cs="Times New Roman"/>
          <w:color w:val="595959" w:themeColor="text1" w:themeTint="A6"/>
          <w:sz w:val="24"/>
          <w:szCs w:val="24"/>
          <w14:ligatures w14:val="none"/>
        </w:rPr>
        <w:t xml:space="preserve"> </w:t>
      </w:r>
      <w:r w:rsidR="009757C8" w:rsidRPr="005E4E3C">
        <w:rPr>
          <w:rFonts w:ascii="Times New Roman" w:eastAsia="MS Mincho" w:hAnsi="Times New Roman" w:cs="Times New Roman"/>
          <w:color w:val="595959" w:themeColor="text1" w:themeTint="A6"/>
          <w:sz w:val="24"/>
          <w:szCs w:val="24"/>
          <w14:ligatures w14:val="none"/>
        </w:rPr>
        <w:t>produc</w:t>
      </w:r>
      <w:r w:rsidR="009C5178" w:rsidRPr="005E4E3C">
        <w:rPr>
          <w:rFonts w:ascii="Times New Roman" w:eastAsia="MS Mincho" w:hAnsi="Times New Roman" w:cs="Times New Roman"/>
          <w:color w:val="595959" w:themeColor="text1" w:themeTint="A6"/>
          <w:sz w:val="24"/>
          <w:szCs w:val="24"/>
          <w14:ligatures w14:val="none"/>
        </w:rPr>
        <w:t>ción</w:t>
      </w:r>
      <w:r w:rsidR="009757C8" w:rsidRPr="005E4E3C">
        <w:rPr>
          <w:rFonts w:ascii="Times New Roman" w:eastAsia="MS Mincho" w:hAnsi="Times New Roman" w:cs="Times New Roman"/>
          <w:color w:val="595959" w:themeColor="text1" w:themeTint="A6"/>
          <w:sz w:val="24"/>
          <w:szCs w:val="24"/>
          <w14:ligatures w14:val="none"/>
        </w:rPr>
        <w:t xml:space="preserve"> de </w:t>
      </w:r>
      <w:r w:rsidR="009C5178" w:rsidRPr="005E4E3C">
        <w:rPr>
          <w:rFonts w:ascii="Times New Roman" w:eastAsia="MS Mincho" w:hAnsi="Times New Roman" w:cs="Times New Roman"/>
          <w:color w:val="595959" w:themeColor="text1" w:themeTint="A6"/>
          <w:sz w:val="24"/>
          <w:szCs w:val="24"/>
          <w14:ligatures w14:val="none"/>
        </w:rPr>
        <w:t>este</w:t>
      </w:r>
      <w:r w:rsidR="009757C8" w:rsidRPr="005E4E3C">
        <w:rPr>
          <w:rFonts w:ascii="Times New Roman" w:eastAsia="MS Mincho" w:hAnsi="Times New Roman" w:cs="Times New Roman"/>
          <w:color w:val="595959" w:themeColor="text1" w:themeTint="A6"/>
          <w:sz w:val="24"/>
          <w:szCs w:val="24"/>
          <w14:ligatures w14:val="none"/>
        </w:rPr>
        <w:t xml:space="preserve"> </w:t>
      </w:r>
      <w:r w:rsidR="00906A9D"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.wWw..wWw.QIQQA_CLUSTER.oOo.56140f2e8eb84880aff6f8489c31d16d.oOo.albornoz2022ricyt.oOo.INTRANET_BF91FE0F-8D57-492F-8EDD-EB6E776D4FCE.xXx.SEPARATE_AUTHOR_DATE.xXx..oOo. \* MERGEFORMAT</w:instrText>
      </w:r>
      <w:r w:rsidR="00906A9D"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(Albornoz, 2022)</w:t>
      </w:r>
      <w:r w:rsidR="00906A9D" w:rsidRPr="005E4E3C">
        <w:rPr>
          <w:rFonts w:ascii="Times New Roman" w:eastAsia="MS Mincho" w:hAnsi="Times New Roman" w:cs="Times New Roman"/>
          <w:color w:val="595959" w:themeColor="text1" w:themeTint="A6"/>
          <w:sz w:val="24"/>
          <w:szCs w:val="24"/>
          <w14:ligatures w14:val="none"/>
        </w:rPr>
        <w:fldChar w:fldCharType="end"/>
      </w:r>
      <w:r w:rsidR="009C5178" w:rsidRPr="005E4E3C">
        <w:rPr>
          <w:rFonts w:ascii="Times New Roman" w:eastAsia="MS Mincho" w:hAnsi="Times New Roman" w:cs="Times New Roman"/>
          <w:color w:val="595959" w:themeColor="text1" w:themeTint="A6"/>
          <w:sz w:val="24"/>
          <w:szCs w:val="24"/>
          <w14:ligatures w14:val="none"/>
        </w:rPr>
        <w:t xml:space="preserve"> y no tanto con la otra faceta de esta actividad, que es su c</w:t>
      </w:r>
      <w:r w:rsidR="00906A9D" w:rsidRPr="005E4E3C">
        <w:rPr>
          <w:rFonts w:ascii="Times New Roman" w:eastAsia="MS Mincho" w:hAnsi="Times New Roman" w:cs="Times New Roman"/>
          <w:color w:val="595959" w:themeColor="text1" w:themeTint="A6"/>
          <w:sz w:val="24"/>
          <w:szCs w:val="24"/>
          <w14:ligatures w14:val="none"/>
        </w:rPr>
        <w:t>irculación</w:t>
      </w:r>
      <w:r w:rsidR="009C5178" w:rsidRPr="005E4E3C">
        <w:rPr>
          <w:rFonts w:ascii="Times New Roman" w:eastAsia="MS Mincho" w:hAnsi="Times New Roman" w:cs="Times New Roman"/>
          <w:color w:val="595959" w:themeColor="text1" w:themeTint="A6"/>
          <w:sz w:val="24"/>
          <w:szCs w:val="24"/>
          <w14:ligatures w14:val="none"/>
        </w:rPr>
        <w:t>, especialmente desde u</w:t>
      </w:r>
      <w:r w:rsidR="00F04619" w:rsidRPr="005E4E3C">
        <w:rPr>
          <w:rFonts w:ascii="Times New Roman" w:eastAsia="MS Mincho" w:hAnsi="Times New Roman" w:cs="Times New Roman"/>
          <w:color w:val="595959" w:themeColor="text1" w:themeTint="A6"/>
          <w:sz w:val="24"/>
          <w:szCs w:val="24"/>
          <w14:ligatures w14:val="none"/>
        </w:rPr>
        <w:t xml:space="preserve">n punto de vista organizacional </w:t>
      </w:r>
      <w:r w:rsidR="00F04619" w:rsidRPr="005E4E3C">
        <w:rPr>
          <w:rFonts w:ascii="Times New Roman" w:eastAsia="MS Mincho" w:hAnsi="Times New Roman" w:cs="Times New Roman"/>
          <w:color w:val="595959" w:themeColor="text1" w:themeTint="A6"/>
          <w:sz w:val="24"/>
          <w:szCs w:val="24"/>
          <w14:ligatures w14:val="none"/>
        </w:rPr>
        <w:fldChar w:fldCharType="begin" w:fldLock="1"/>
      </w:r>
      <w:r w:rsidR="00EF41C8" w:rsidRPr="005E4E3C">
        <w:rPr>
          <w:rFonts w:ascii="Times New Roman" w:eastAsia="MS Mincho" w:hAnsi="Times New Roman" w:cs="Times New Roman"/>
          <w:color w:val="595959" w:themeColor="text1" w:themeTint="A6"/>
          <w:sz w:val="24"/>
          <w:szCs w:val="24"/>
          <w14:ligatures w14:val="none"/>
        </w:rPr>
        <w:instrText>MERGEFIELD .wWw..wWw.QIQQA_CLUSTER.oOo.84750d76ba284b5db89bf3e61e1924cb.oOo.schafer2020communicating.oOo.INTRANET_BF91FE0F-8D57-492F-8EDD-EB6E776D4FCE.xXx.SEPARATE_AUTHOR_DATE.xXx..oOo. \* MERGEFORMAT</w:instrText>
      </w:r>
      <w:r w:rsidR="00F04619" w:rsidRPr="005E4E3C">
        <w:rPr>
          <w:rFonts w:ascii="Times New Roman" w:eastAsia="MS Mincho"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(Schäfer &amp; Fähnrich, 2020)</w:t>
      </w:r>
      <w:r w:rsidR="00F04619" w:rsidRPr="005E4E3C">
        <w:rPr>
          <w:rFonts w:ascii="Times New Roman" w:eastAsia="MS Mincho" w:hAnsi="Times New Roman" w:cs="Times New Roman"/>
          <w:color w:val="595959" w:themeColor="text1" w:themeTint="A6"/>
          <w:sz w:val="24"/>
          <w:szCs w:val="24"/>
          <w14:ligatures w14:val="none"/>
        </w:rPr>
        <w:fldChar w:fldCharType="end"/>
      </w:r>
      <w:r w:rsidR="00906A9D" w:rsidRPr="005E4E3C">
        <w:rPr>
          <w:rFonts w:ascii="Times New Roman" w:eastAsia="MS Mincho" w:hAnsi="Times New Roman" w:cs="Times New Roman"/>
          <w:color w:val="595959" w:themeColor="text1" w:themeTint="A6"/>
          <w:sz w:val="24"/>
          <w:szCs w:val="24"/>
          <w14:ligatures w14:val="none"/>
        </w:rPr>
        <w:t xml:space="preserve">. </w:t>
      </w:r>
      <w:r w:rsidR="00F04619" w:rsidRPr="005E4E3C">
        <w:rPr>
          <w:rFonts w:ascii="Times New Roman" w:eastAsia="MS Mincho" w:hAnsi="Times New Roman" w:cs="Times New Roman"/>
          <w:color w:val="595959" w:themeColor="text1" w:themeTint="A6"/>
          <w:sz w:val="24"/>
          <w:szCs w:val="24"/>
          <w14:ligatures w14:val="none"/>
        </w:rPr>
        <w:t>Habiendo identificado esto, se realiz</w:t>
      </w:r>
      <w:r w:rsidR="00067FF5" w:rsidRPr="005E4E3C">
        <w:rPr>
          <w:rFonts w:ascii="Times New Roman" w:eastAsia="MS Mincho" w:hAnsi="Times New Roman" w:cs="Times New Roman"/>
          <w:color w:val="595959" w:themeColor="text1" w:themeTint="A6"/>
          <w:sz w:val="24"/>
          <w:szCs w:val="24"/>
          <w14:ligatures w14:val="none"/>
        </w:rPr>
        <w:t>ó</w:t>
      </w:r>
      <w:r w:rsidR="00F04619"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esta</w:t>
      </w:r>
      <w:r w:rsidR="00F04619" w:rsidRPr="005E4E3C">
        <w:rPr>
          <w:rFonts w:ascii="Times New Roman" w:eastAsia="MS Mincho" w:hAnsi="Times New Roman" w:cs="Times New Roman"/>
          <w:color w:val="595959" w:themeColor="text1" w:themeTint="A6"/>
          <w:sz w:val="24"/>
          <w:szCs w:val="24"/>
          <w14:ligatures w14:val="none"/>
        </w:rPr>
        <w:t xml:space="preserve"> revisión de literatura sobre la CPC en universidades de AL</w:t>
      </w:r>
      <w:r w:rsidR="00067FF5" w:rsidRPr="005E4E3C">
        <w:rPr>
          <w:rFonts w:ascii="Times New Roman" w:eastAsia="MS Mincho" w:hAnsi="Times New Roman" w:cs="Times New Roman"/>
          <w:color w:val="595959" w:themeColor="text1" w:themeTint="A6"/>
          <w:sz w:val="24"/>
          <w:szCs w:val="24"/>
          <w14:ligatures w14:val="none"/>
        </w:rPr>
        <w:t xml:space="preserve">, tema de </w:t>
      </w:r>
      <w:r w:rsidR="009C5178" w:rsidRPr="005E4E3C">
        <w:rPr>
          <w:rFonts w:ascii="Times New Roman" w:eastAsia="MS Mincho" w:hAnsi="Times New Roman" w:cs="Times New Roman"/>
          <w:color w:val="595959" w:themeColor="text1" w:themeTint="A6"/>
          <w:sz w:val="24"/>
          <w:szCs w:val="24"/>
          <w14:ligatures w14:val="none"/>
        </w:rPr>
        <w:t xml:space="preserve">algunas </w:t>
      </w:r>
      <w:r w:rsidR="00067FF5" w:rsidRPr="005E4E3C">
        <w:rPr>
          <w:rFonts w:ascii="Times New Roman" w:eastAsia="MS Mincho" w:hAnsi="Times New Roman" w:cs="Times New Roman"/>
          <w:color w:val="595959" w:themeColor="text1" w:themeTint="A6"/>
          <w:sz w:val="24"/>
          <w:szCs w:val="24"/>
          <w14:ligatures w14:val="none"/>
        </w:rPr>
        <w:t>investigaciones</w:t>
      </w:r>
      <w:r w:rsidR="004B56DE"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aunque</w:t>
      </w:r>
      <w:r w:rsidR="004B56DE" w:rsidRPr="005E4E3C">
        <w:rPr>
          <w:rFonts w:ascii="Times New Roman" w:eastAsia="MS Mincho" w:hAnsi="Times New Roman" w:cs="Times New Roman"/>
          <w:color w:val="595959" w:themeColor="text1" w:themeTint="A6"/>
          <w:sz w:val="24"/>
          <w:szCs w:val="24"/>
          <w14:ligatures w14:val="none"/>
        </w:rPr>
        <w:t xml:space="preserve"> no </w:t>
      </w:r>
      <w:r w:rsidR="009C5178" w:rsidRPr="005E4E3C">
        <w:rPr>
          <w:rFonts w:ascii="Times New Roman" w:eastAsia="MS Mincho" w:hAnsi="Times New Roman" w:cs="Times New Roman"/>
          <w:color w:val="595959" w:themeColor="text1" w:themeTint="A6"/>
          <w:sz w:val="24"/>
          <w:szCs w:val="24"/>
          <w14:ligatures w14:val="none"/>
        </w:rPr>
        <w:t xml:space="preserve">de las </w:t>
      </w:r>
      <w:r w:rsidR="004B56DE" w:rsidRPr="005E4E3C">
        <w:rPr>
          <w:rFonts w:ascii="Times New Roman" w:eastAsia="MS Mincho" w:hAnsi="Times New Roman" w:cs="Times New Roman"/>
          <w:color w:val="595959" w:themeColor="text1" w:themeTint="A6"/>
          <w:sz w:val="24"/>
          <w:szCs w:val="24"/>
          <w14:ligatures w14:val="none"/>
        </w:rPr>
        <w:t>suficientes para consolidar un corpus de un estado del arte (se detallará en el apartado metodológico). Por esta razón se integra</w:t>
      </w:r>
      <w:r w:rsidR="00067FF5" w:rsidRPr="005E4E3C">
        <w:rPr>
          <w:rFonts w:ascii="Times New Roman" w:eastAsia="MS Mincho" w:hAnsi="Times New Roman" w:cs="Times New Roman"/>
          <w:color w:val="595959" w:themeColor="text1" w:themeTint="A6"/>
          <w:sz w:val="24"/>
          <w:szCs w:val="24"/>
          <w14:ligatures w14:val="none"/>
        </w:rPr>
        <w:t>ron</w:t>
      </w:r>
      <w:r w:rsidR="00F04619" w:rsidRPr="005E4E3C">
        <w:rPr>
          <w:rFonts w:ascii="Times New Roman" w:eastAsia="MS Mincho" w:hAnsi="Times New Roman" w:cs="Times New Roman"/>
          <w:color w:val="595959" w:themeColor="text1" w:themeTint="A6"/>
          <w:sz w:val="24"/>
          <w:szCs w:val="24"/>
          <w14:ligatures w14:val="none"/>
        </w:rPr>
        <w:t xml:space="preserve"> trabajos que </w:t>
      </w:r>
      <w:r w:rsidR="004B56DE" w:rsidRPr="005E4E3C">
        <w:rPr>
          <w:rFonts w:ascii="Times New Roman" w:eastAsia="MS Mincho" w:hAnsi="Times New Roman" w:cs="Times New Roman"/>
          <w:color w:val="595959" w:themeColor="text1" w:themeTint="A6"/>
          <w:sz w:val="24"/>
          <w:szCs w:val="24"/>
          <w14:ligatures w14:val="none"/>
        </w:rPr>
        <w:t>relacion</w:t>
      </w:r>
      <w:r w:rsidR="00067FF5" w:rsidRPr="005E4E3C">
        <w:rPr>
          <w:rFonts w:ascii="Times New Roman" w:eastAsia="MS Mincho" w:hAnsi="Times New Roman" w:cs="Times New Roman"/>
          <w:color w:val="595959" w:themeColor="text1" w:themeTint="A6"/>
          <w:sz w:val="24"/>
          <w:szCs w:val="24"/>
          <w14:ligatures w14:val="none"/>
        </w:rPr>
        <w:t>an</w:t>
      </w:r>
      <w:r w:rsidR="004B56DE" w:rsidRPr="005E4E3C">
        <w:rPr>
          <w:rFonts w:ascii="Times New Roman" w:eastAsia="MS Mincho" w:hAnsi="Times New Roman" w:cs="Times New Roman"/>
          <w:color w:val="595959" w:themeColor="text1" w:themeTint="A6"/>
          <w:sz w:val="24"/>
          <w:szCs w:val="24"/>
          <w14:ligatures w14:val="none"/>
        </w:rPr>
        <w:t xml:space="preserve"> </w:t>
      </w:r>
      <w:r w:rsidR="009C5178" w:rsidRPr="005E4E3C">
        <w:rPr>
          <w:rFonts w:ascii="Times New Roman" w:eastAsia="MS Mincho" w:hAnsi="Times New Roman" w:cs="Times New Roman"/>
          <w:color w:val="595959" w:themeColor="text1" w:themeTint="A6"/>
          <w:sz w:val="24"/>
          <w:szCs w:val="24"/>
          <w14:ligatures w14:val="none"/>
        </w:rPr>
        <w:t xml:space="preserve">CPC con </w:t>
      </w:r>
      <w:r w:rsidR="00726D7A" w:rsidRPr="005E4E3C">
        <w:rPr>
          <w:rFonts w:ascii="Times New Roman" w:eastAsia="MS Mincho" w:hAnsi="Times New Roman" w:cs="Times New Roman"/>
          <w:color w:val="595959" w:themeColor="text1" w:themeTint="A6"/>
          <w:sz w:val="24"/>
          <w:szCs w:val="24"/>
          <w14:ligatures w14:val="none"/>
        </w:rPr>
        <w:t xml:space="preserve">universidades en sus muestras de estudio, que </w:t>
      </w:r>
      <w:r w:rsidR="00986DA4" w:rsidRPr="005E4E3C">
        <w:rPr>
          <w:rFonts w:ascii="Times New Roman" w:eastAsia="MS Mincho" w:hAnsi="Times New Roman" w:cs="Times New Roman"/>
          <w:color w:val="595959" w:themeColor="text1" w:themeTint="A6"/>
          <w:sz w:val="24"/>
          <w:szCs w:val="24"/>
          <w14:ligatures w14:val="none"/>
        </w:rPr>
        <w:t>incluy</w:t>
      </w:r>
      <w:r w:rsidR="009C5178" w:rsidRPr="005E4E3C">
        <w:rPr>
          <w:rFonts w:ascii="Times New Roman" w:eastAsia="MS Mincho" w:hAnsi="Times New Roman" w:cs="Times New Roman"/>
          <w:color w:val="595959" w:themeColor="text1" w:themeTint="A6"/>
          <w:sz w:val="24"/>
          <w:szCs w:val="24"/>
          <w14:ligatures w14:val="none"/>
        </w:rPr>
        <w:t>en</w:t>
      </w:r>
      <w:r w:rsidR="00726D7A" w:rsidRPr="005E4E3C">
        <w:rPr>
          <w:rFonts w:ascii="Times New Roman" w:eastAsia="MS Mincho" w:hAnsi="Times New Roman" w:cs="Times New Roman"/>
          <w:color w:val="595959" w:themeColor="text1" w:themeTint="A6"/>
          <w:sz w:val="24"/>
          <w:szCs w:val="24"/>
          <w14:ligatures w14:val="none"/>
        </w:rPr>
        <w:t xml:space="preserve"> algún país latinoamericano o</w:t>
      </w:r>
      <w:r w:rsidR="00217276" w:rsidRPr="005E4E3C">
        <w:rPr>
          <w:rFonts w:ascii="Times New Roman" w:eastAsia="MS Mincho" w:hAnsi="Times New Roman" w:cs="Times New Roman"/>
          <w:color w:val="595959" w:themeColor="text1" w:themeTint="A6"/>
          <w:sz w:val="24"/>
          <w:szCs w:val="24"/>
          <w14:ligatures w14:val="none"/>
        </w:rPr>
        <w:t xml:space="preserve"> alguno de</w:t>
      </w:r>
      <w:r w:rsidR="00726D7A" w:rsidRPr="005E4E3C">
        <w:rPr>
          <w:rFonts w:ascii="Times New Roman" w:eastAsia="MS Mincho" w:hAnsi="Times New Roman" w:cs="Times New Roman"/>
          <w:color w:val="595959" w:themeColor="text1" w:themeTint="A6"/>
          <w:sz w:val="24"/>
          <w:szCs w:val="24"/>
          <w14:ligatures w14:val="none"/>
        </w:rPr>
        <w:t xml:space="preserve"> sus proyectos</w:t>
      </w:r>
      <w:r w:rsidR="00067FF5" w:rsidRPr="005E4E3C">
        <w:rPr>
          <w:rFonts w:ascii="Times New Roman" w:eastAsia="MS Mincho" w:hAnsi="Times New Roman" w:cs="Times New Roman"/>
          <w:color w:val="595959" w:themeColor="text1" w:themeTint="A6"/>
          <w:sz w:val="24"/>
          <w:szCs w:val="24"/>
          <w14:ligatures w14:val="none"/>
        </w:rPr>
        <w:t xml:space="preserve"> universitarios</w:t>
      </w:r>
      <w:r w:rsidR="00217276" w:rsidRPr="005E4E3C">
        <w:rPr>
          <w:rFonts w:ascii="Times New Roman" w:eastAsia="MS Mincho" w:hAnsi="Times New Roman" w:cs="Times New Roman"/>
          <w:color w:val="595959" w:themeColor="text1" w:themeTint="A6"/>
          <w:sz w:val="24"/>
          <w:szCs w:val="24"/>
          <w14:ligatures w14:val="none"/>
        </w:rPr>
        <w:t>,</w:t>
      </w:r>
      <w:r w:rsidR="00986DA4" w:rsidRPr="005E4E3C">
        <w:rPr>
          <w:rFonts w:ascii="Times New Roman" w:eastAsia="MS Mincho" w:hAnsi="Times New Roman" w:cs="Times New Roman"/>
          <w:color w:val="595959" w:themeColor="text1" w:themeTint="A6"/>
          <w:sz w:val="24"/>
          <w:szCs w:val="24"/>
          <w14:ligatures w14:val="none"/>
        </w:rPr>
        <w:t xml:space="preserve"> o </w:t>
      </w:r>
      <w:r w:rsidR="00726D7A" w:rsidRPr="005E4E3C">
        <w:rPr>
          <w:rFonts w:ascii="Times New Roman" w:eastAsia="MS Mincho" w:hAnsi="Times New Roman" w:cs="Times New Roman"/>
          <w:color w:val="595959" w:themeColor="text1" w:themeTint="A6"/>
          <w:sz w:val="24"/>
          <w:szCs w:val="24"/>
          <w14:ligatures w14:val="none"/>
        </w:rPr>
        <w:t xml:space="preserve">que se refieran a la </w:t>
      </w:r>
      <w:r w:rsidR="00067FF5" w:rsidRPr="005E4E3C">
        <w:rPr>
          <w:rFonts w:ascii="Times New Roman" w:eastAsia="MS Mincho" w:hAnsi="Times New Roman" w:cs="Times New Roman"/>
          <w:color w:val="595959" w:themeColor="text1" w:themeTint="A6"/>
          <w:sz w:val="24"/>
          <w:szCs w:val="24"/>
          <w14:ligatures w14:val="none"/>
        </w:rPr>
        <w:t>educación superior</w:t>
      </w:r>
      <w:r w:rsidR="00726D7A" w:rsidRPr="005E4E3C">
        <w:rPr>
          <w:rFonts w:ascii="Times New Roman" w:eastAsia="MS Mincho" w:hAnsi="Times New Roman" w:cs="Times New Roman"/>
          <w:color w:val="595959" w:themeColor="text1" w:themeTint="A6"/>
          <w:sz w:val="24"/>
          <w:szCs w:val="24"/>
          <w14:ligatures w14:val="none"/>
        </w:rPr>
        <w:t xml:space="preserve"> de manera explícita, aunque no se centre</w:t>
      </w:r>
      <w:r w:rsidR="00986DA4" w:rsidRPr="005E4E3C">
        <w:rPr>
          <w:rFonts w:ascii="Times New Roman" w:eastAsia="MS Mincho" w:hAnsi="Times New Roman" w:cs="Times New Roman"/>
          <w:color w:val="595959" w:themeColor="text1" w:themeTint="A6"/>
          <w:sz w:val="24"/>
          <w:szCs w:val="24"/>
          <w14:ligatures w14:val="none"/>
        </w:rPr>
        <w:t>n</w:t>
      </w:r>
      <w:r w:rsidR="00726D7A" w:rsidRPr="005E4E3C">
        <w:rPr>
          <w:rFonts w:ascii="Times New Roman" w:eastAsia="MS Mincho" w:hAnsi="Times New Roman" w:cs="Times New Roman"/>
          <w:color w:val="595959" w:themeColor="text1" w:themeTint="A6"/>
          <w:sz w:val="24"/>
          <w:szCs w:val="24"/>
          <w14:ligatures w14:val="none"/>
        </w:rPr>
        <w:t xml:space="preserve"> en ella. </w:t>
      </w:r>
      <w:r w:rsidR="00217276" w:rsidRPr="005E4E3C">
        <w:rPr>
          <w:rFonts w:ascii="Times New Roman" w:eastAsia="MS Mincho" w:hAnsi="Times New Roman" w:cs="Times New Roman"/>
          <w:color w:val="595959" w:themeColor="text1" w:themeTint="A6"/>
          <w:sz w:val="24"/>
          <w:szCs w:val="24"/>
          <w14:ligatures w14:val="none"/>
        </w:rPr>
        <w:t xml:space="preserve">Se encuentran estudios y relaciones </w:t>
      </w:r>
      <w:r w:rsidR="00067FF5" w:rsidRPr="005E4E3C">
        <w:rPr>
          <w:rFonts w:ascii="Times New Roman" w:eastAsia="MS Mincho" w:hAnsi="Times New Roman" w:cs="Times New Roman"/>
          <w:color w:val="595959" w:themeColor="text1" w:themeTint="A6"/>
          <w:sz w:val="24"/>
          <w:szCs w:val="24"/>
          <w14:ligatures w14:val="none"/>
        </w:rPr>
        <w:t>que proponen una relación profunda</w:t>
      </w:r>
      <w:r w:rsidR="00217276"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 xml:space="preserve">entre CPC y </w:t>
      </w:r>
      <w:r w:rsidR="00217276" w:rsidRPr="005E4E3C">
        <w:rPr>
          <w:rFonts w:ascii="Times New Roman" w:eastAsia="MS Mincho" w:hAnsi="Times New Roman" w:cs="Times New Roman"/>
          <w:color w:val="595959" w:themeColor="text1" w:themeTint="A6"/>
          <w:sz w:val="24"/>
          <w:szCs w:val="24"/>
          <w14:ligatures w14:val="none"/>
        </w:rPr>
        <w:t xml:space="preserve">universidad como </w:t>
      </w:r>
      <w:r w:rsidR="00067FF5" w:rsidRPr="005E4E3C">
        <w:rPr>
          <w:rFonts w:ascii="Times New Roman" w:eastAsia="MS Mincho" w:hAnsi="Times New Roman" w:cs="Times New Roman"/>
          <w:color w:val="595959" w:themeColor="text1" w:themeTint="A6"/>
          <w:sz w:val="24"/>
          <w:szCs w:val="24"/>
          <w14:ligatures w14:val="none"/>
        </w:rPr>
        <w:t xml:space="preserve">lo </w:t>
      </w:r>
      <w:r w:rsidR="00217276" w:rsidRPr="005E4E3C">
        <w:rPr>
          <w:rFonts w:ascii="Times New Roman" w:eastAsia="MS Mincho" w:hAnsi="Times New Roman" w:cs="Times New Roman"/>
          <w:color w:val="595959" w:themeColor="text1" w:themeTint="A6"/>
          <w:sz w:val="24"/>
          <w:szCs w:val="24"/>
          <w14:ligatures w14:val="none"/>
        </w:rPr>
        <w:t xml:space="preserve">es el planteamiento de su misión. </w:t>
      </w:r>
      <w:r w:rsidR="00067FF5" w:rsidRPr="005E4E3C">
        <w:rPr>
          <w:rFonts w:ascii="Times New Roman" w:eastAsia="MS Mincho" w:hAnsi="Times New Roman" w:cs="Times New Roman"/>
          <w:color w:val="595959" w:themeColor="text1" w:themeTint="A6"/>
          <w:sz w:val="24"/>
          <w:szCs w:val="24"/>
          <w14:ligatures w14:val="none"/>
        </w:rPr>
        <w:t>Las universidades y sus misiones</w:t>
      </w:r>
      <w:r w:rsidR="00217276" w:rsidRPr="005E4E3C">
        <w:rPr>
          <w:rFonts w:ascii="Times New Roman" w:eastAsia="MS Mincho" w:hAnsi="Times New Roman" w:cs="Times New Roman"/>
          <w:color w:val="595959" w:themeColor="text1" w:themeTint="A6"/>
          <w:sz w:val="24"/>
          <w:szCs w:val="24"/>
          <w14:ligatures w14:val="none"/>
        </w:rPr>
        <w:t xml:space="preserve"> se transforma</w:t>
      </w:r>
      <w:r w:rsidR="00067FF5" w:rsidRPr="005E4E3C">
        <w:rPr>
          <w:rFonts w:ascii="Times New Roman" w:eastAsia="MS Mincho" w:hAnsi="Times New Roman" w:cs="Times New Roman"/>
          <w:color w:val="595959" w:themeColor="text1" w:themeTint="A6"/>
          <w:sz w:val="24"/>
          <w:szCs w:val="24"/>
          <w14:ligatures w14:val="none"/>
        </w:rPr>
        <w:t>n</w:t>
      </w:r>
      <w:r w:rsidR="00217276" w:rsidRPr="005E4E3C">
        <w:rPr>
          <w:rFonts w:ascii="Times New Roman" w:eastAsia="MS Mincho" w:hAnsi="Times New Roman" w:cs="Times New Roman"/>
          <w:color w:val="595959" w:themeColor="text1" w:themeTint="A6"/>
          <w:sz w:val="24"/>
          <w:szCs w:val="24"/>
          <w14:ligatures w14:val="none"/>
        </w:rPr>
        <w:t xml:space="preserve"> </w:t>
      </w:r>
      <w:r w:rsidR="00067FF5" w:rsidRPr="005E4E3C">
        <w:rPr>
          <w:rFonts w:ascii="Times New Roman" w:eastAsia="MS Mincho" w:hAnsi="Times New Roman" w:cs="Times New Roman"/>
          <w:color w:val="595959" w:themeColor="text1" w:themeTint="A6"/>
          <w:sz w:val="24"/>
          <w:szCs w:val="24"/>
          <w14:ligatures w14:val="none"/>
        </w:rPr>
        <w:t xml:space="preserve">por </w:t>
      </w:r>
      <w:r w:rsidR="00217276" w:rsidRPr="005E4E3C">
        <w:rPr>
          <w:rFonts w:ascii="Times New Roman" w:eastAsia="MS Mincho" w:hAnsi="Times New Roman" w:cs="Times New Roman"/>
          <w:color w:val="595959" w:themeColor="text1" w:themeTint="A6"/>
          <w:sz w:val="24"/>
          <w:szCs w:val="24"/>
          <w14:ligatures w14:val="none"/>
        </w:rPr>
        <w:t>las demandas de contextualización del conocimiento y de su valor social</w:t>
      </w:r>
      <w:r w:rsidR="008804F2" w:rsidRPr="005E4E3C">
        <w:rPr>
          <w:rFonts w:ascii="Times New Roman" w:eastAsia="MS Mincho" w:hAnsi="Times New Roman" w:cs="Times New Roman"/>
          <w:color w:val="595959" w:themeColor="text1" w:themeTint="A6"/>
          <w:sz w:val="24"/>
          <w:szCs w:val="24"/>
          <w14:ligatures w14:val="none"/>
        </w:rPr>
        <w:t>; por las expectativas propias y las que de esto mismo tiene su ciudad y su país</w:t>
      </w:r>
      <w:r w:rsidR="00217276" w:rsidRPr="005E4E3C">
        <w:rPr>
          <w:rFonts w:ascii="Times New Roman" w:eastAsia="MS Mincho" w:hAnsi="Times New Roman" w:cs="Times New Roman"/>
          <w:color w:val="595959" w:themeColor="text1" w:themeTint="A6"/>
          <w:sz w:val="24"/>
          <w:szCs w:val="24"/>
          <w14:ligatures w14:val="none"/>
        </w:rPr>
        <w:t xml:space="preserve">. </w:t>
      </w:r>
      <w:r w:rsidR="00AE2480" w:rsidRPr="005E4E3C">
        <w:rPr>
          <w:rFonts w:ascii="Times New Roman" w:eastAsia="MS Mincho" w:hAnsi="Times New Roman" w:cs="Times New Roman"/>
          <w:color w:val="595959" w:themeColor="text1" w:themeTint="A6"/>
          <w:sz w:val="24"/>
          <w:szCs w:val="24"/>
          <w14:ligatures w14:val="none"/>
        </w:rPr>
        <w:t xml:space="preserve">Además </w:t>
      </w:r>
      <w:r w:rsidR="00067FF5" w:rsidRPr="005E4E3C">
        <w:rPr>
          <w:rFonts w:ascii="Times New Roman" w:eastAsia="MS Mincho" w:hAnsi="Times New Roman" w:cs="Times New Roman"/>
          <w:color w:val="595959" w:themeColor="text1" w:themeTint="A6"/>
          <w:sz w:val="24"/>
          <w:szCs w:val="24"/>
          <w14:ligatures w14:val="none"/>
        </w:rPr>
        <w:t xml:space="preserve">se adapta para </w:t>
      </w:r>
      <w:r w:rsidR="00AE2480" w:rsidRPr="005E4E3C">
        <w:rPr>
          <w:rFonts w:ascii="Times New Roman" w:eastAsia="MS Mincho" w:hAnsi="Times New Roman" w:cs="Times New Roman"/>
          <w:color w:val="595959" w:themeColor="text1" w:themeTint="A6"/>
          <w:sz w:val="24"/>
          <w:szCs w:val="24"/>
          <w14:ligatures w14:val="none"/>
        </w:rPr>
        <w:t xml:space="preserve">responder a </w:t>
      </w:r>
      <w:r w:rsidR="00224C2F" w:rsidRPr="005E4E3C">
        <w:rPr>
          <w:rFonts w:ascii="Times New Roman" w:hAnsi="Times New Roman" w:cs="Times New Roman"/>
          <w:color w:val="595959" w:themeColor="text1" w:themeTint="A6"/>
          <w:sz w:val="24"/>
          <w:szCs w:val="24"/>
        </w:rPr>
        <w:t xml:space="preserve">los intereses propios de la institución desde la sostenibilidad y la financiación </w:t>
      </w:r>
      <w:r w:rsidR="00224C2F" w:rsidRPr="005E4E3C">
        <w:rPr>
          <w:rFonts w:ascii="Times New Roman" w:hAnsi="Times New Roman" w:cs="Times New Roman"/>
          <w:color w:val="595959" w:themeColor="text1" w:themeTint="A6"/>
          <w:sz w:val="24"/>
          <w:szCs w:val="24"/>
        </w:rPr>
        <w:fldChar w:fldCharType="begin" w:fldLock="1"/>
      </w:r>
      <w:r w:rsidR="00EF41C8" w:rsidRPr="005E4E3C">
        <w:rPr>
          <w:rFonts w:ascii="Times New Roman" w:hAnsi="Times New Roman" w:cs="Times New Roman"/>
          <w:color w:val="595959" w:themeColor="text1" w:themeTint="A6"/>
          <w:sz w:val="24"/>
          <w:szCs w:val="24"/>
        </w:rPr>
        <w:instrText>MERGEFIELD .wWw..wWw.QIQQA_CLUSTER.oOo.f9bb7d2921ec491b827e075a1c006a8f.oOo.salazar2013colciencias.oOo.INTRANET_BF91FE0F-8D57-492F-8EDD-EB6E776D4FCE.xXx.SEPARATE_AUTHOR_DATE.xXx..oOo.romero2022indicadoresocyt.oOo.INTRANET_BF91FE0F-8D57-492F-8EDD-EB6E776D4FCE.oOo.ojeda2019fomento.oOo.INTRANET_BF91FE0F-8D57-492F-8EDD-EB6E776D4FCE.oOo.alcibar2015public.oOo.INTRANET_BF91FE0F-8D57-492F-8EDD-EB6E776D4FCE.oOo. \* MERGEFORMAT</w:instrText>
      </w:r>
      <w:r w:rsidR="00224C2F" w:rsidRPr="005E4E3C">
        <w:rPr>
          <w:rFonts w:ascii="Times New Roman"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(Alcíbar, 2015; Ojeda-Romano, 2019; Riaño, 2022; Salazar, 2013)</w:t>
      </w:r>
      <w:r w:rsidR="00224C2F" w:rsidRPr="005E4E3C">
        <w:rPr>
          <w:rFonts w:ascii="Times New Roman" w:hAnsi="Times New Roman" w:cs="Times New Roman"/>
          <w:color w:val="595959" w:themeColor="text1" w:themeTint="A6"/>
          <w:sz w:val="24"/>
          <w:szCs w:val="24"/>
        </w:rPr>
        <w:fldChar w:fldCharType="end"/>
      </w:r>
      <w:r w:rsidR="00224C2F" w:rsidRPr="005E4E3C">
        <w:rPr>
          <w:rFonts w:ascii="Times New Roman" w:hAnsi="Times New Roman" w:cs="Times New Roman"/>
          <w:color w:val="595959" w:themeColor="text1" w:themeTint="A6"/>
          <w:sz w:val="24"/>
          <w:szCs w:val="24"/>
        </w:rPr>
        <w:t xml:space="preserve"> , la visibilidad </w:t>
      </w:r>
      <w:r w:rsidR="00224C2F" w:rsidRPr="005E4E3C">
        <w:rPr>
          <w:rFonts w:ascii="Times New Roman" w:hAnsi="Times New Roman" w:cs="Times New Roman"/>
          <w:color w:val="595959" w:themeColor="text1" w:themeTint="A6"/>
          <w:sz w:val="24"/>
          <w:szCs w:val="24"/>
        </w:rPr>
        <w:fldChar w:fldCharType="begin" w:fldLock="1"/>
      </w:r>
      <w:r w:rsidR="00EF41C8" w:rsidRPr="005E4E3C">
        <w:rPr>
          <w:rFonts w:ascii="Times New Roman" w:hAnsi="Times New Roman" w:cs="Times New Roman"/>
          <w:color w:val="595959" w:themeColor="text1" w:themeTint="A6"/>
          <w:sz w:val="24"/>
          <w:szCs w:val="24"/>
        </w:rPr>
        <w:instrText>MERGEFIELD .wWw..wWw.QIQQA_CLUSTER.oOo.d1288f3fe1b74b5984bc79ad5f86bccf.oOo.entradas2022bpublic.oOo.INTRANET_BF91FE0F-8D57-492F-8EDD-EB6E776D4FCE.xXx.SEPARATE_AUTHOR_DATE.xXx..oOo.dudo2015scientists.oOo.INTRANET_BF91FE0F-8D57-492F-8EDD-EB6E776D4FCE.oOo.entradas2020public.oOo.INTRANET_BF91FE0F-8D57-492F-8EDD-EB6E776D4FCE.oOo. \* MERGEFORMAT</w:instrText>
      </w:r>
      <w:r w:rsidR="00224C2F" w:rsidRPr="005E4E3C">
        <w:rPr>
          <w:rFonts w:ascii="Times New Roman"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(Dudo, 2015; Entradas et al., 2020; Entradas &amp; Bauer, 2022)</w:t>
      </w:r>
      <w:r w:rsidR="00224C2F" w:rsidRPr="005E4E3C">
        <w:rPr>
          <w:rFonts w:ascii="Times New Roman" w:hAnsi="Times New Roman" w:cs="Times New Roman"/>
          <w:color w:val="595959" w:themeColor="text1" w:themeTint="A6"/>
          <w:sz w:val="24"/>
          <w:szCs w:val="24"/>
        </w:rPr>
        <w:fldChar w:fldCharType="end"/>
      </w:r>
      <w:r w:rsidR="00224C2F" w:rsidRPr="005E4E3C">
        <w:rPr>
          <w:rFonts w:ascii="Times New Roman" w:hAnsi="Times New Roman" w:cs="Times New Roman"/>
          <w:color w:val="595959" w:themeColor="text1" w:themeTint="A6"/>
          <w:sz w:val="24"/>
          <w:szCs w:val="24"/>
        </w:rPr>
        <w:t xml:space="preserve">, el posicionamiento diferencial frente a los pares </w:t>
      </w:r>
      <w:r w:rsidR="00224C2F" w:rsidRPr="005E4E3C">
        <w:rPr>
          <w:rFonts w:ascii="Times New Roman" w:hAnsi="Times New Roman" w:cs="Times New Roman"/>
          <w:color w:val="595959" w:themeColor="text1" w:themeTint="A6"/>
          <w:sz w:val="24"/>
          <w:szCs w:val="24"/>
        </w:rPr>
        <w:fldChar w:fldCharType="begin" w:fldLock="1"/>
      </w:r>
      <w:r w:rsidR="00EF41C8" w:rsidRPr="005E4E3C">
        <w:rPr>
          <w:rFonts w:ascii="Times New Roman" w:hAnsi="Times New Roman" w:cs="Times New Roman"/>
          <w:color w:val="595959" w:themeColor="text1" w:themeTint="A6"/>
          <w:sz w:val="24"/>
          <w:szCs w:val="24"/>
        </w:rPr>
        <w:instrText>MERGEFIELD .wWw..wWw.QIQQA_CLUSTER.oOo.973ba93a5ecd4722bddac1b1da46418f.oOo.entradas2022bpublic.oOo.INTRANET_BF91FE0F-8D57-492F-8EDD-EB6E776D4FCE.xXx.SEPARATE_AUTHOR_DATE.xXx..oOo. \* MERGEFORMAT</w:instrText>
      </w:r>
      <w:r w:rsidR="00224C2F" w:rsidRPr="005E4E3C">
        <w:rPr>
          <w:rFonts w:ascii="Times New Roman"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(Entradas &amp; Bauer, 2022)</w:t>
      </w:r>
      <w:r w:rsidR="00224C2F" w:rsidRPr="005E4E3C">
        <w:rPr>
          <w:rFonts w:ascii="Times New Roman" w:hAnsi="Times New Roman" w:cs="Times New Roman"/>
          <w:color w:val="595959" w:themeColor="text1" w:themeTint="A6"/>
          <w:sz w:val="24"/>
          <w:szCs w:val="24"/>
        </w:rPr>
        <w:fldChar w:fldCharType="end"/>
      </w:r>
      <w:r w:rsidR="00224C2F" w:rsidRPr="005E4E3C">
        <w:rPr>
          <w:rFonts w:ascii="Times New Roman" w:hAnsi="Times New Roman" w:cs="Times New Roman"/>
          <w:color w:val="595959" w:themeColor="text1" w:themeTint="A6"/>
          <w:sz w:val="24"/>
          <w:szCs w:val="24"/>
        </w:rPr>
        <w:t xml:space="preserve"> y también </w:t>
      </w:r>
      <w:r w:rsidR="00AE2480" w:rsidRPr="005E4E3C">
        <w:rPr>
          <w:rFonts w:ascii="Times New Roman" w:hAnsi="Times New Roman" w:cs="Times New Roman"/>
          <w:color w:val="595959" w:themeColor="text1" w:themeTint="A6"/>
          <w:sz w:val="24"/>
          <w:szCs w:val="24"/>
        </w:rPr>
        <w:t>frente a</w:t>
      </w:r>
      <w:r w:rsidR="00224C2F" w:rsidRPr="005E4E3C">
        <w:rPr>
          <w:rFonts w:ascii="Times New Roman" w:hAnsi="Times New Roman" w:cs="Times New Roman"/>
          <w:color w:val="595959" w:themeColor="text1" w:themeTint="A6"/>
          <w:sz w:val="24"/>
          <w:szCs w:val="24"/>
        </w:rPr>
        <w:t xml:space="preserve"> instituciones de otras esferas sociales, políticas y económicas </w:t>
      </w:r>
      <w:r w:rsidR="00224C2F" w:rsidRPr="005E4E3C">
        <w:rPr>
          <w:rFonts w:ascii="Times New Roman" w:hAnsi="Times New Roman" w:cs="Times New Roman"/>
          <w:color w:val="595959" w:themeColor="text1" w:themeTint="A6"/>
          <w:sz w:val="24"/>
          <w:szCs w:val="24"/>
        </w:rPr>
        <w:fldChar w:fldCharType="begin" w:fldLock="1"/>
      </w:r>
      <w:r w:rsidR="00EF41C8" w:rsidRPr="005E4E3C">
        <w:rPr>
          <w:rFonts w:ascii="Times New Roman" w:hAnsi="Times New Roman" w:cs="Times New Roman"/>
          <w:color w:val="595959" w:themeColor="text1" w:themeTint="A6"/>
          <w:sz w:val="24"/>
          <w:szCs w:val="24"/>
        </w:rPr>
        <w:instrText>MERGEFIELD .wWw..wWw.QIQQA_CLUSTER.oOo.e7bdc0c71c34491f88d60491cd6f7020.oOo.romero2022indicadoresocyt.oOo.INTRANET_BF91FE0F-8D57-492F-8EDD-EB6E776D4FCE.xXx.SEPARATE_AUTHOR_DATE.xXx..oOo.albornoz2022ricyt.oOo.INTRANET_BF91FE0F-8D57-492F-8EDD-EB6E776D4FCE.oOo. \* MERGEFORMAT</w:instrText>
      </w:r>
      <w:r w:rsidR="00224C2F" w:rsidRPr="005E4E3C">
        <w:rPr>
          <w:rFonts w:ascii="Times New Roman"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(Albornoz, 2022; Riaño, 2022)</w:t>
      </w:r>
      <w:r w:rsidR="00224C2F" w:rsidRPr="005E4E3C">
        <w:rPr>
          <w:rFonts w:ascii="Times New Roman" w:hAnsi="Times New Roman" w:cs="Times New Roman"/>
          <w:color w:val="595959" w:themeColor="text1" w:themeTint="A6"/>
          <w:sz w:val="24"/>
          <w:szCs w:val="24"/>
        </w:rPr>
        <w:fldChar w:fldCharType="end"/>
      </w:r>
      <w:r w:rsidR="00224C2F" w:rsidRPr="005E4E3C">
        <w:rPr>
          <w:rFonts w:ascii="Times New Roman" w:hAnsi="Times New Roman" w:cs="Times New Roman"/>
          <w:color w:val="595959" w:themeColor="text1" w:themeTint="A6"/>
          <w:sz w:val="24"/>
          <w:szCs w:val="24"/>
        </w:rPr>
        <w:t xml:space="preserve">. </w:t>
      </w:r>
    </w:p>
    <w:p w14:paraId="57F0FDC6" w14:textId="1AB2E516" w:rsidR="00D91A41" w:rsidRPr="005E4E3C" w:rsidRDefault="00904CB1" w:rsidP="00D91A41">
      <w:pPr>
        <w:pStyle w:val="prrafonormal"/>
        <w:rPr>
          <w:color w:val="595959" w:themeColor="text1" w:themeTint="A6"/>
          <w:shd w:val="clear" w:color="auto" w:fill="FFFFFF"/>
        </w:rPr>
      </w:pPr>
      <w:r w:rsidRPr="005E4E3C">
        <w:rPr>
          <w:rStyle w:val="eop"/>
          <w:color w:val="595959" w:themeColor="text1" w:themeTint="A6"/>
          <w:shd w:val="clear" w:color="auto" w:fill="FFFFFF"/>
        </w:rPr>
        <w:lastRenderedPageBreak/>
        <w:t xml:space="preserve">También se encuentra una amplia variedad de oportunidades de investigación </w:t>
      </w:r>
      <w:r w:rsidR="009C5178" w:rsidRPr="005E4E3C">
        <w:rPr>
          <w:rStyle w:val="eop"/>
          <w:color w:val="595959" w:themeColor="text1" w:themeTint="A6"/>
          <w:shd w:val="clear" w:color="auto" w:fill="FFFFFF"/>
        </w:rPr>
        <w:t>de la universidad</w:t>
      </w:r>
      <w:r w:rsidRPr="005E4E3C">
        <w:rPr>
          <w:rStyle w:val="eop"/>
          <w:color w:val="595959" w:themeColor="text1" w:themeTint="A6"/>
          <w:shd w:val="clear" w:color="auto" w:fill="FFFFFF"/>
        </w:rPr>
        <w:t xml:space="preserve"> frente a la CPC pues en cada uno de los temas planteados se identificaron casos o </w:t>
      </w:r>
      <w:r w:rsidR="007406D6" w:rsidRPr="005E4E3C">
        <w:rPr>
          <w:rStyle w:val="eop"/>
          <w:color w:val="595959" w:themeColor="text1" w:themeTint="A6"/>
          <w:shd w:val="clear" w:color="auto" w:fill="FFFFFF"/>
        </w:rPr>
        <w:t>relaciones,</w:t>
      </w:r>
      <w:r w:rsidRPr="005E4E3C">
        <w:rPr>
          <w:rStyle w:val="eop"/>
          <w:color w:val="595959" w:themeColor="text1" w:themeTint="A6"/>
          <w:shd w:val="clear" w:color="auto" w:fill="FFFFFF"/>
        </w:rPr>
        <w:t xml:space="preserve"> pero no necesariamente estudios que comprendan dichos asuntos desde una postura crítica</w:t>
      </w:r>
      <w:r w:rsidR="00A75D55" w:rsidRPr="005E4E3C">
        <w:rPr>
          <w:rStyle w:val="eop"/>
          <w:color w:val="595959" w:themeColor="text1" w:themeTint="A6"/>
          <w:shd w:val="clear" w:color="auto" w:fill="FFFFFF"/>
        </w:rPr>
        <w:t xml:space="preserve"> o con una cantidad suficiente y representativa en la región </w:t>
      </w:r>
      <w:r w:rsidR="009C5178" w:rsidRPr="005E4E3C">
        <w:rPr>
          <w:rStyle w:val="eop"/>
          <w:color w:val="595959" w:themeColor="text1" w:themeTint="A6"/>
          <w:shd w:val="clear" w:color="auto" w:fill="FFFFFF"/>
        </w:rPr>
        <w:t>para</w:t>
      </w:r>
      <w:r w:rsidR="00A75D55" w:rsidRPr="005E4E3C">
        <w:rPr>
          <w:rStyle w:val="eop"/>
          <w:color w:val="595959" w:themeColor="text1" w:themeTint="A6"/>
          <w:shd w:val="clear" w:color="auto" w:fill="FFFFFF"/>
        </w:rPr>
        <w:t xml:space="preserve"> concluir</w:t>
      </w:r>
      <w:r w:rsidR="009C5178" w:rsidRPr="005E4E3C">
        <w:rPr>
          <w:rStyle w:val="eop"/>
          <w:color w:val="595959" w:themeColor="text1" w:themeTint="A6"/>
          <w:shd w:val="clear" w:color="auto" w:fill="FFFFFF"/>
        </w:rPr>
        <w:t xml:space="preserve"> con</w:t>
      </w:r>
      <w:r w:rsidR="00A75D55" w:rsidRPr="005E4E3C">
        <w:rPr>
          <w:rStyle w:val="eop"/>
          <w:color w:val="595959" w:themeColor="text1" w:themeTint="A6"/>
          <w:shd w:val="clear" w:color="auto" w:fill="FFFFFF"/>
        </w:rPr>
        <w:t xml:space="preserve"> tendencias o </w:t>
      </w:r>
      <w:r w:rsidR="009F7D61" w:rsidRPr="005E4E3C">
        <w:rPr>
          <w:rStyle w:val="eop"/>
          <w:color w:val="595959" w:themeColor="text1" w:themeTint="A6"/>
          <w:shd w:val="clear" w:color="auto" w:fill="FFFFFF"/>
        </w:rPr>
        <w:t xml:space="preserve">impactos. </w:t>
      </w:r>
      <w:r w:rsidR="007406D6" w:rsidRPr="005E4E3C">
        <w:rPr>
          <w:rStyle w:val="eop"/>
          <w:color w:val="595959" w:themeColor="text1" w:themeTint="A6"/>
          <w:shd w:val="clear" w:color="auto" w:fill="FFFFFF"/>
        </w:rPr>
        <w:t xml:space="preserve">Hay que mencionar </w:t>
      </w:r>
      <w:r w:rsidR="009E7237" w:rsidRPr="005E4E3C">
        <w:rPr>
          <w:rStyle w:val="eop"/>
          <w:color w:val="595959" w:themeColor="text1" w:themeTint="A6"/>
          <w:shd w:val="clear" w:color="auto" w:fill="FFFFFF"/>
        </w:rPr>
        <w:t>que en</w:t>
      </w:r>
      <w:r w:rsidR="007406D6" w:rsidRPr="005E4E3C">
        <w:rPr>
          <w:rStyle w:val="eop"/>
          <w:color w:val="595959" w:themeColor="text1" w:themeTint="A6"/>
          <w:shd w:val="clear" w:color="auto" w:fill="FFFFFF"/>
        </w:rPr>
        <w:t xml:space="preserve"> </w:t>
      </w:r>
      <w:r w:rsidR="00D91A41" w:rsidRPr="005E4E3C">
        <w:rPr>
          <w:color w:val="595959" w:themeColor="text1" w:themeTint="A6"/>
        </w:rPr>
        <w:t xml:space="preserve">la producción científica de este campo en AL </w:t>
      </w:r>
      <w:r w:rsidR="007406D6" w:rsidRPr="005E4E3C">
        <w:rPr>
          <w:color w:val="595959" w:themeColor="text1" w:themeTint="A6"/>
        </w:rPr>
        <w:t>existen</w:t>
      </w:r>
      <w:r w:rsidR="00D91A41" w:rsidRPr="005E4E3C">
        <w:rPr>
          <w:color w:val="595959" w:themeColor="text1" w:themeTint="A6"/>
        </w:rPr>
        <w:t xml:space="preserve"> dificultades para rastrear los estudios realizados</w:t>
      </w:r>
      <w:r w:rsidR="009F7D61" w:rsidRPr="005E4E3C">
        <w:rPr>
          <w:color w:val="595959" w:themeColor="text1" w:themeTint="A6"/>
        </w:rPr>
        <w:t xml:space="preserve"> y esto puede ser causante de una falta que no </w:t>
      </w:r>
      <w:r w:rsidR="00324BBC" w:rsidRPr="005E4E3C">
        <w:rPr>
          <w:color w:val="595959" w:themeColor="text1" w:themeTint="A6"/>
        </w:rPr>
        <w:t xml:space="preserve">es </w:t>
      </w:r>
      <w:r w:rsidR="009F7D61" w:rsidRPr="005E4E3C">
        <w:rPr>
          <w:color w:val="595959" w:themeColor="text1" w:themeTint="A6"/>
        </w:rPr>
        <w:t>necesariamente del campo de práctica sino de</w:t>
      </w:r>
      <w:r w:rsidR="00324BBC" w:rsidRPr="005E4E3C">
        <w:rPr>
          <w:color w:val="595959" w:themeColor="text1" w:themeTint="A6"/>
        </w:rPr>
        <w:t>l de</w:t>
      </w:r>
      <w:r w:rsidR="009F7D61" w:rsidRPr="005E4E3C">
        <w:rPr>
          <w:color w:val="595959" w:themeColor="text1" w:themeTint="A6"/>
        </w:rPr>
        <w:t xml:space="preserve"> la investigación</w:t>
      </w:r>
      <w:r w:rsidR="00324BBC" w:rsidRPr="005E4E3C">
        <w:rPr>
          <w:color w:val="595959" w:themeColor="text1" w:themeTint="A6"/>
        </w:rPr>
        <w:t xml:space="preserve"> propiamente</w:t>
      </w:r>
      <w:r w:rsidR="009F7D61" w:rsidRPr="005E4E3C">
        <w:rPr>
          <w:color w:val="595959" w:themeColor="text1" w:themeTint="A6"/>
        </w:rPr>
        <w:t xml:space="preserve">. En otras palabras, la escasez nombrada puede </w:t>
      </w:r>
      <w:r w:rsidR="00324BBC" w:rsidRPr="005E4E3C">
        <w:rPr>
          <w:color w:val="595959" w:themeColor="text1" w:themeTint="A6"/>
        </w:rPr>
        <w:t>estar</w:t>
      </w:r>
      <w:r w:rsidR="009F7D61" w:rsidRPr="005E4E3C">
        <w:rPr>
          <w:color w:val="595959" w:themeColor="text1" w:themeTint="A6"/>
        </w:rPr>
        <w:t xml:space="preserve"> en el campo de producción académica mientras hay abundancia de prácticas por investigar</w:t>
      </w:r>
      <w:r w:rsidR="007406D6" w:rsidRPr="005E4E3C">
        <w:rPr>
          <w:color w:val="595959" w:themeColor="text1" w:themeTint="A6"/>
        </w:rPr>
        <w:t xml:space="preserve">. </w:t>
      </w:r>
      <w:r w:rsidR="000C2316" w:rsidRPr="005E4E3C">
        <w:rPr>
          <w:color w:val="595959" w:themeColor="text1" w:themeTint="A6"/>
        </w:rPr>
        <w:t xml:space="preserve">Además de esto, la </w:t>
      </w:r>
      <w:r w:rsidR="007406D6" w:rsidRPr="005E4E3C">
        <w:rPr>
          <w:color w:val="595959" w:themeColor="text1" w:themeTint="A6"/>
        </w:rPr>
        <w:t>producción académica</w:t>
      </w:r>
      <w:r w:rsidR="000C2316" w:rsidRPr="005E4E3C">
        <w:rPr>
          <w:color w:val="595959" w:themeColor="text1" w:themeTint="A6"/>
        </w:rPr>
        <w:t xml:space="preserve"> existente</w:t>
      </w:r>
      <w:r w:rsidR="007406D6" w:rsidRPr="005E4E3C">
        <w:rPr>
          <w:color w:val="595959" w:themeColor="text1" w:themeTint="A6"/>
        </w:rPr>
        <w:t xml:space="preserve"> tiene </w:t>
      </w:r>
      <w:r w:rsidR="00D91A41" w:rsidRPr="005E4E3C">
        <w:rPr>
          <w:color w:val="595959" w:themeColor="text1" w:themeTint="A6"/>
        </w:rPr>
        <w:t xml:space="preserve">una alta diseminación </w:t>
      </w:r>
      <w:r w:rsidR="007406D6" w:rsidRPr="005E4E3C">
        <w:rPr>
          <w:color w:val="595959" w:themeColor="text1" w:themeTint="A6"/>
        </w:rPr>
        <w:t>en</w:t>
      </w:r>
      <w:r w:rsidR="00D91A41" w:rsidRPr="005E4E3C">
        <w:rPr>
          <w:color w:val="595959" w:themeColor="text1" w:themeTint="A6"/>
        </w:rPr>
        <w:t xml:space="preserve"> revistas</w:t>
      </w:r>
      <w:r w:rsidR="007406D6" w:rsidRPr="005E4E3C">
        <w:rPr>
          <w:color w:val="595959" w:themeColor="text1" w:themeTint="A6"/>
        </w:rPr>
        <w:t xml:space="preserve"> de diversos temas</w:t>
      </w:r>
      <w:r w:rsidR="00D91A41" w:rsidRPr="005E4E3C">
        <w:rPr>
          <w:color w:val="595959" w:themeColor="text1" w:themeTint="A6"/>
        </w:rPr>
        <w:t xml:space="preserve">, </w:t>
      </w:r>
      <w:r w:rsidR="000C2316" w:rsidRPr="005E4E3C">
        <w:rPr>
          <w:color w:val="595959" w:themeColor="text1" w:themeTint="A6"/>
        </w:rPr>
        <w:t xml:space="preserve">y </w:t>
      </w:r>
      <w:r w:rsidR="007406D6" w:rsidRPr="005E4E3C">
        <w:rPr>
          <w:color w:val="595959" w:themeColor="text1" w:themeTint="A6"/>
        </w:rPr>
        <w:t>u</w:t>
      </w:r>
      <w:r w:rsidR="00D91A41" w:rsidRPr="005E4E3C">
        <w:rPr>
          <w:color w:val="595959" w:themeColor="text1" w:themeTint="A6"/>
        </w:rPr>
        <w:t xml:space="preserve">na cantidad </w:t>
      </w:r>
      <w:r w:rsidR="007406D6" w:rsidRPr="005E4E3C">
        <w:rPr>
          <w:color w:val="595959" w:themeColor="text1" w:themeTint="A6"/>
        </w:rPr>
        <w:t xml:space="preserve">de estudios </w:t>
      </w:r>
      <w:r w:rsidR="00D91A41" w:rsidRPr="005E4E3C">
        <w:rPr>
          <w:color w:val="595959" w:themeColor="text1" w:themeTint="A6"/>
        </w:rPr>
        <w:t>que no ha sido normalizad</w:t>
      </w:r>
      <w:r w:rsidR="007406D6" w:rsidRPr="005E4E3C">
        <w:rPr>
          <w:color w:val="595959" w:themeColor="text1" w:themeTint="A6"/>
        </w:rPr>
        <w:t>os</w:t>
      </w:r>
      <w:r w:rsidR="00D91A41" w:rsidRPr="005E4E3C">
        <w:rPr>
          <w:color w:val="595959" w:themeColor="text1" w:themeTint="A6"/>
        </w:rPr>
        <w:t xml:space="preserve"> </w:t>
      </w:r>
      <w:r w:rsidR="007406D6" w:rsidRPr="005E4E3C">
        <w:rPr>
          <w:color w:val="595959" w:themeColor="text1" w:themeTint="A6"/>
        </w:rPr>
        <w:t xml:space="preserve">para </w:t>
      </w:r>
      <w:r w:rsidR="00D91A41" w:rsidRPr="005E4E3C">
        <w:rPr>
          <w:color w:val="595959" w:themeColor="text1" w:themeTint="A6"/>
        </w:rPr>
        <w:t xml:space="preserve">BDI (bases de datos indexadas) internacionales </w:t>
      </w:r>
      <w:r w:rsidR="00D91A41" w:rsidRPr="005E4E3C">
        <w:rPr>
          <w:color w:val="595959" w:themeColor="text1" w:themeTint="A6"/>
        </w:rPr>
        <w:fldChar w:fldCharType="begin" w:fldLock="1"/>
      </w:r>
      <w:r w:rsidR="00EF41C8" w:rsidRPr="005E4E3C">
        <w:rPr>
          <w:color w:val="595959" w:themeColor="text1" w:themeTint="A6"/>
        </w:rPr>
        <w:instrText>MERGEFIELD .wWw..wWw.QIQQA_CLUSTER.oOo.e1628c60a0154bf6843c867b04cad5bb.oOo.massarani2017aproximaciones.oOo.DACFE05D-6BF7-45A3-AE8A-FD343BABC7CB.xXx.SEPARATE_AUTHOR_DATE.xXx..xXx.PARAM_SPECIFIER_TYPE.xXx..xXx.PARAM_SPECIFIER_LOCATION.xXx..xXx.PARAM_PREFIX.xXx..xXx.PARAM_SUFFIX.xXx..oOo. \* MERGEFORMAT</w:instrText>
      </w:r>
      <w:r w:rsidR="00D91A41" w:rsidRPr="005E4E3C">
        <w:rPr>
          <w:color w:val="595959" w:themeColor="text1" w:themeTint="A6"/>
        </w:rPr>
        <w:fldChar w:fldCharType="separate"/>
      </w:r>
      <w:r w:rsidR="00EF41C8" w:rsidRPr="005E4E3C">
        <w:rPr>
          <w:color w:val="595959" w:themeColor="text1" w:themeTint="A6"/>
        </w:rPr>
        <w:t>(Massarani et al., 2017)</w:t>
      </w:r>
      <w:r w:rsidR="00D91A41" w:rsidRPr="005E4E3C">
        <w:rPr>
          <w:color w:val="595959" w:themeColor="text1" w:themeTint="A6"/>
        </w:rPr>
        <w:fldChar w:fldCharType="end"/>
      </w:r>
      <w:r w:rsidR="00D91A41" w:rsidRPr="005E4E3C">
        <w:rPr>
          <w:color w:val="595959" w:themeColor="text1" w:themeTint="A6"/>
        </w:rPr>
        <w:t xml:space="preserve"> donde, en consecuencia, la región</w:t>
      </w:r>
      <w:r w:rsidR="00324BBC" w:rsidRPr="005E4E3C">
        <w:rPr>
          <w:color w:val="595959" w:themeColor="text1" w:themeTint="A6"/>
        </w:rPr>
        <w:t xml:space="preserve"> de AL</w:t>
      </w:r>
      <w:r w:rsidR="00D91A41" w:rsidRPr="005E4E3C">
        <w:rPr>
          <w:color w:val="595959" w:themeColor="text1" w:themeTint="A6"/>
        </w:rPr>
        <w:t xml:space="preserve"> tiene baja representatividad </w:t>
      </w:r>
      <w:r w:rsidR="00D91A41" w:rsidRPr="005E4E3C">
        <w:rPr>
          <w:color w:val="595959" w:themeColor="text1" w:themeTint="A6"/>
        </w:rPr>
        <w:fldChar w:fldCharType="begin" w:fldLock="1"/>
      </w:r>
      <w:r w:rsidR="00EF41C8" w:rsidRPr="005E4E3C">
        <w:rPr>
          <w:color w:val="595959" w:themeColor="text1" w:themeTint="A6"/>
        </w:rPr>
        <w:instrText>MERGEFIELD .wWw..wWw.QIQQA_CLUSTER.oOo.4f088946b1544a9993ac9a8bd856642e.oOo.orozco2018diez.oOo.DACFE05D-6BF7-45A3-AE8A-FD343BABC7CB.xXx.SEPARATE_AUTHOR_DATE.xXx..oOo.barcelo2023produccion.oOo.DACFE05D-6BF7-45A3-AE8A-FD343BABC7CB.oOo.guenther2017science.oOo.DACFE05D-6BF7-45A3-AE8A-FD343BABC7CB.oOo.massarani2017aproximaciones.oOo.DACFE05D-6BF7-45A3-AE8A-FD343BABC7CB.oOo. \* MERGEFORMAT</w:instrText>
      </w:r>
      <w:r w:rsidR="00D91A41" w:rsidRPr="005E4E3C">
        <w:rPr>
          <w:color w:val="595959" w:themeColor="text1" w:themeTint="A6"/>
        </w:rPr>
        <w:fldChar w:fldCharType="separate"/>
      </w:r>
      <w:r w:rsidR="00EF41C8" w:rsidRPr="005E4E3C">
        <w:rPr>
          <w:color w:val="595959" w:themeColor="text1" w:themeTint="A6"/>
        </w:rPr>
        <w:t>(Barceló &amp; Dávila, 2023; Guenther &amp; Joubert, 2017; Massarani et al., 2017; Orozco Mart’\inez, 2018)</w:t>
      </w:r>
      <w:r w:rsidR="00D91A41" w:rsidRPr="005E4E3C">
        <w:rPr>
          <w:color w:val="595959" w:themeColor="text1" w:themeTint="A6"/>
        </w:rPr>
        <w:fldChar w:fldCharType="end"/>
      </w:r>
      <w:r w:rsidR="00D91A41" w:rsidRPr="005E4E3C">
        <w:rPr>
          <w:color w:val="595959" w:themeColor="text1" w:themeTint="A6"/>
        </w:rPr>
        <w:t xml:space="preserve">. </w:t>
      </w:r>
      <w:r w:rsidR="003456DF" w:rsidRPr="005E4E3C">
        <w:rPr>
          <w:color w:val="595959" w:themeColor="text1" w:themeTint="A6"/>
        </w:rPr>
        <w:t xml:space="preserve">Esta revisión propone sortear estas dificultades como se describe a continuación. </w:t>
      </w:r>
    </w:p>
    <w:bookmarkEnd w:id="3"/>
    <w:p w14:paraId="67B1BD1A" w14:textId="7A008626" w:rsidR="00B93A2C" w:rsidRPr="005E4E3C" w:rsidRDefault="00B93A2C" w:rsidP="00456A86">
      <w:pPr>
        <w:pStyle w:val="Estilo1"/>
        <w:numPr>
          <w:ilvl w:val="0"/>
          <w:numId w:val="0"/>
        </w:numPr>
        <w:rPr>
          <w:color w:val="595959" w:themeColor="text1" w:themeTint="A6"/>
        </w:rPr>
      </w:pPr>
      <w:r w:rsidRPr="005E4E3C">
        <w:rPr>
          <w:color w:val="595959" w:themeColor="text1" w:themeTint="A6"/>
        </w:rPr>
        <w:t xml:space="preserve">Metodología </w:t>
      </w:r>
    </w:p>
    <w:p w14:paraId="424FB694" w14:textId="4D5F36C8" w:rsidR="00467670" w:rsidRPr="005E4E3C" w:rsidRDefault="003A6A37" w:rsidP="00121BBE">
      <w:pPr>
        <w:spacing w:line="360" w:lineRule="auto"/>
        <w:jc w:val="both"/>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El objetivo de este estado del arte es identificar </w:t>
      </w:r>
      <w:r w:rsidR="00224049" w:rsidRPr="005E4E3C">
        <w:rPr>
          <w:rFonts w:ascii="Times New Roman" w:hAnsi="Times New Roman" w:cs="Times New Roman"/>
          <w:color w:val="595959" w:themeColor="text1" w:themeTint="A6"/>
          <w:sz w:val="24"/>
          <w:szCs w:val="24"/>
        </w:rPr>
        <w:t xml:space="preserve">en </w:t>
      </w:r>
      <w:r w:rsidR="00126558" w:rsidRPr="005E4E3C">
        <w:rPr>
          <w:rFonts w:ascii="Times New Roman" w:hAnsi="Times New Roman" w:cs="Times New Roman"/>
          <w:color w:val="595959" w:themeColor="text1" w:themeTint="A6"/>
          <w:sz w:val="24"/>
          <w:szCs w:val="24"/>
        </w:rPr>
        <w:t>BDI</w:t>
      </w:r>
      <w:r w:rsidR="00E935BF" w:rsidRPr="005E4E3C">
        <w:rPr>
          <w:rFonts w:ascii="Times New Roman" w:hAnsi="Times New Roman" w:cs="Times New Roman"/>
          <w:color w:val="595959" w:themeColor="text1" w:themeTint="A6"/>
          <w:sz w:val="24"/>
          <w:szCs w:val="24"/>
        </w:rPr>
        <w:t xml:space="preserve"> </w:t>
      </w:r>
      <w:r w:rsidR="00324BBC" w:rsidRPr="005E4E3C">
        <w:rPr>
          <w:rFonts w:ascii="Times New Roman" w:hAnsi="Times New Roman" w:cs="Times New Roman"/>
          <w:color w:val="595959" w:themeColor="text1" w:themeTint="A6"/>
          <w:sz w:val="24"/>
          <w:szCs w:val="24"/>
        </w:rPr>
        <w:t xml:space="preserve">lo </w:t>
      </w:r>
      <w:r w:rsidR="00121BBE" w:rsidRPr="005E4E3C">
        <w:rPr>
          <w:rFonts w:ascii="Times New Roman" w:hAnsi="Times New Roman" w:cs="Times New Roman"/>
          <w:color w:val="595959" w:themeColor="text1" w:themeTint="A6"/>
          <w:sz w:val="24"/>
          <w:szCs w:val="24"/>
        </w:rPr>
        <w:t>qu</w:t>
      </w:r>
      <w:r w:rsidR="00324BBC" w:rsidRPr="005E4E3C">
        <w:rPr>
          <w:rFonts w:ascii="Times New Roman" w:hAnsi="Times New Roman" w:cs="Times New Roman"/>
          <w:color w:val="595959" w:themeColor="text1" w:themeTint="A6"/>
          <w:sz w:val="24"/>
          <w:szCs w:val="24"/>
        </w:rPr>
        <w:t>e</w:t>
      </w:r>
      <w:r w:rsidR="00121BBE" w:rsidRPr="005E4E3C">
        <w:rPr>
          <w:rFonts w:ascii="Times New Roman" w:hAnsi="Times New Roman" w:cs="Times New Roman"/>
          <w:color w:val="595959" w:themeColor="text1" w:themeTint="A6"/>
          <w:sz w:val="24"/>
          <w:szCs w:val="24"/>
        </w:rPr>
        <w:t xml:space="preserve"> se</w:t>
      </w:r>
      <w:r w:rsidR="00E935BF" w:rsidRPr="005E4E3C">
        <w:rPr>
          <w:rFonts w:ascii="Times New Roman" w:hAnsi="Times New Roman" w:cs="Times New Roman"/>
          <w:color w:val="595959" w:themeColor="text1" w:themeTint="A6"/>
          <w:sz w:val="24"/>
          <w:szCs w:val="24"/>
        </w:rPr>
        <w:t xml:space="preserve"> </w:t>
      </w:r>
      <w:r w:rsidR="00121BBE" w:rsidRPr="005E4E3C">
        <w:rPr>
          <w:rFonts w:ascii="Times New Roman" w:hAnsi="Times New Roman" w:cs="Times New Roman"/>
          <w:color w:val="595959" w:themeColor="text1" w:themeTint="A6"/>
          <w:sz w:val="24"/>
          <w:szCs w:val="24"/>
        </w:rPr>
        <w:t xml:space="preserve">ha </w:t>
      </w:r>
      <w:r w:rsidR="00E935BF" w:rsidRPr="005E4E3C">
        <w:rPr>
          <w:rFonts w:ascii="Times New Roman" w:hAnsi="Times New Roman" w:cs="Times New Roman"/>
          <w:color w:val="595959" w:themeColor="text1" w:themeTint="A6"/>
          <w:sz w:val="24"/>
          <w:szCs w:val="24"/>
        </w:rPr>
        <w:t>investig</w:t>
      </w:r>
      <w:r w:rsidR="00121BBE" w:rsidRPr="005E4E3C">
        <w:rPr>
          <w:rFonts w:ascii="Times New Roman" w:hAnsi="Times New Roman" w:cs="Times New Roman"/>
          <w:color w:val="595959" w:themeColor="text1" w:themeTint="A6"/>
          <w:sz w:val="24"/>
          <w:szCs w:val="24"/>
        </w:rPr>
        <w:t>ado</w:t>
      </w:r>
      <w:r w:rsidR="00E935BF"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color w:val="595959" w:themeColor="text1" w:themeTint="A6"/>
          <w:sz w:val="24"/>
          <w:szCs w:val="24"/>
        </w:rPr>
        <w:t xml:space="preserve">sobre </w:t>
      </w:r>
      <w:r w:rsidR="00224049" w:rsidRPr="005E4E3C">
        <w:rPr>
          <w:rFonts w:ascii="Times New Roman" w:hAnsi="Times New Roman" w:cs="Times New Roman"/>
          <w:color w:val="595959" w:themeColor="text1" w:themeTint="A6"/>
          <w:sz w:val="24"/>
          <w:szCs w:val="24"/>
        </w:rPr>
        <w:t xml:space="preserve">CPC y universidades en AL </w:t>
      </w:r>
      <w:r w:rsidRPr="005E4E3C">
        <w:rPr>
          <w:rFonts w:ascii="Times New Roman" w:hAnsi="Times New Roman" w:cs="Times New Roman"/>
          <w:color w:val="595959" w:themeColor="text1" w:themeTint="A6"/>
          <w:sz w:val="24"/>
          <w:szCs w:val="24"/>
        </w:rPr>
        <w:t>(algunos son estudios de Iberoamérica - en adelante IBA</w:t>
      </w:r>
      <w:r w:rsidR="00B23DDC"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color w:val="595959" w:themeColor="text1" w:themeTint="A6"/>
          <w:sz w:val="24"/>
          <w:szCs w:val="24"/>
        </w:rPr>
        <w:t xml:space="preserve"> para</w:t>
      </w:r>
      <w:r w:rsidR="00B23DDC"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color w:val="595959" w:themeColor="text1" w:themeTint="A6"/>
          <w:sz w:val="24"/>
          <w:szCs w:val="24"/>
        </w:rPr>
        <w:t xml:space="preserve">rastrear lo que allí </w:t>
      </w:r>
      <w:r w:rsidR="00B23DDC" w:rsidRPr="005E4E3C">
        <w:rPr>
          <w:rFonts w:ascii="Times New Roman" w:hAnsi="Times New Roman" w:cs="Times New Roman"/>
          <w:color w:val="595959" w:themeColor="text1" w:themeTint="A6"/>
          <w:sz w:val="24"/>
          <w:szCs w:val="24"/>
        </w:rPr>
        <w:t>se dice</w:t>
      </w:r>
      <w:r w:rsidRPr="005E4E3C">
        <w:rPr>
          <w:rFonts w:ascii="Times New Roman" w:hAnsi="Times New Roman" w:cs="Times New Roman"/>
          <w:color w:val="595959" w:themeColor="text1" w:themeTint="A6"/>
          <w:sz w:val="24"/>
          <w:szCs w:val="24"/>
        </w:rPr>
        <w:t xml:space="preserve"> </w:t>
      </w:r>
      <w:r w:rsidR="00324BBC" w:rsidRPr="005E4E3C">
        <w:rPr>
          <w:rFonts w:ascii="Times New Roman" w:hAnsi="Times New Roman" w:cs="Times New Roman"/>
          <w:color w:val="595959" w:themeColor="text1" w:themeTint="A6"/>
          <w:sz w:val="24"/>
          <w:szCs w:val="24"/>
        </w:rPr>
        <w:t>de la región de interés</w:t>
      </w:r>
      <w:r w:rsidRPr="005E4E3C">
        <w:rPr>
          <w:rFonts w:ascii="Times New Roman" w:hAnsi="Times New Roman" w:cs="Times New Roman"/>
          <w:color w:val="595959" w:themeColor="text1" w:themeTint="A6"/>
          <w:sz w:val="24"/>
          <w:szCs w:val="24"/>
        </w:rPr>
        <w:t>)</w:t>
      </w:r>
      <w:r w:rsidR="00E935BF" w:rsidRPr="005E4E3C">
        <w:rPr>
          <w:rFonts w:ascii="Times New Roman" w:hAnsi="Times New Roman" w:cs="Times New Roman"/>
          <w:color w:val="595959" w:themeColor="text1" w:themeTint="A6"/>
          <w:sz w:val="24"/>
          <w:szCs w:val="24"/>
        </w:rPr>
        <w:t xml:space="preserve"> entre 2013 y 2024</w:t>
      </w:r>
      <w:r w:rsidRPr="005E4E3C">
        <w:rPr>
          <w:rFonts w:ascii="Times New Roman" w:hAnsi="Times New Roman" w:cs="Times New Roman"/>
          <w:color w:val="595959" w:themeColor="text1" w:themeTint="A6"/>
          <w:sz w:val="24"/>
          <w:szCs w:val="24"/>
        </w:rPr>
        <w:t>.</w:t>
      </w:r>
      <w:r w:rsidR="00224049"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color w:val="595959" w:themeColor="text1" w:themeTint="A6"/>
          <w:sz w:val="24"/>
          <w:szCs w:val="24"/>
        </w:rPr>
        <w:t xml:space="preserve">La revisión, construcción y análisis del corpus documental se realizó en </w:t>
      </w:r>
      <w:r w:rsidRPr="005E4E3C">
        <w:rPr>
          <w:rFonts w:ascii="Times New Roman" w:hAnsi="Times New Roman" w:cs="Times New Roman"/>
          <w:b/>
          <w:bCs/>
          <w:color w:val="595959" w:themeColor="text1" w:themeTint="A6"/>
          <w:sz w:val="24"/>
          <w:szCs w:val="24"/>
        </w:rPr>
        <w:t>dos fases</w:t>
      </w:r>
      <w:r w:rsidRPr="005E4E3C">
        <w:rPr>
          <w:rFonts w:ascii="Times New Roman" w:hAnsi="Times New Roman" w:cs="Times New Roman"/>
          <w:color w:val="595959" w:themeColor="text1" w:themeTint="A6"/>
          <w:sz w:val="24"/>
          <w:szCs w:val="24"/>
        </w:rPr>
        <w:t xml:space="preserve"> con distintos niveles de sistematización que conforman una base de información suficiente y relevante </w:t>
      </w:r>
      <w:r w:rsidRPr="005E4E3C">
        <w:rPr>
          <w:rFonts w:ascii="Times New Roman" w:hAnsi="Times New Roman" w:cs="Times New Roman"/>
          <w:color w:val="595959" w:themeColor="text1" w:themeTint="A6"/>
          <w:sz w:val="24"/>
          <w:szCs w:val="24"/>
        </w:rPr>
        <w:fldChar w:fldCharType="begin" w:fldLock="1"/>
      </w:r>
      <w:r w:rsidR="00EF41C8" w:rsidRPr="005E4E3C">
        <w:rPr>
          <w:rFonts w:ascii="Times New Roman" w:hAnsi="Times New Roman" w:cs="Times New Roman"/>
          <w:color w:val="595959" w:themeColor="text1" w:themeTint="A6"/>
          <w:sz w:val="24"/>
          <w:szCs w:val="24"/>
        </w:rPr>
        <w:instrText>MERGEFIELD .wWw..wWw.QIQQA_CLUSTER.oOo.d8f9d1434b0745d984cdfe40c7ea9383.oOo.londono2014guias.oOo.INTRANET_BF91FE0F-8D57-492F-8EDD-EB6E776D4FCE.xXx.SEPARATE_AUTHOR_DATE.xXx..xXx.PARAM_SPECIFIER_TYPE.xXx..xXx.PARAM_SPECIFIER_LOCATION.xXx..xXx.PARAM_PREFIX.xXx..xXx.PARAM_SUFFIX.xXx..oOo. \* MERGEFORMAT</w:instrText>
      </w:r>
      <w:r w:rsidRPr="005E4E3C">
        <w:rPr>
          <w:rFonts w:ascii="Times New Roman"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(Londoño Palacio et al., 2014)</w:t>
      </w:r>
      <w:r w:rsidRPr="005E4E3C">
        <w:rPr>
          <w:rFonts w:ascii="Times New Roman" w:hAnsi="Times New Roman" w:cs="Times New Roman"/>
          <w:color w:val="595959" w:themeColor="text1" w:themeTint="A6"/>
          <w:sz w:val="24"/>
          <w:szCs w:val="24"/>
        </w:rPr>
        <w:fldChar w:fldCharType="end"/>
      </w:r>
      <w:r w:rsidRPr="005E4E3C">
        <w:rPr>
          <w:rFonts w:ascii="Times New Roman" w:hAnsi="Times New Roman" w:cs="Times New Roman"/>
          <w:color w:val="595959" w:themeColor="text1" w:themeTint="A6"/>
          <w:sz w:val="24"/>
          <w:szCs w:val="24"/>
        </w:rPr>
        <w:t xml:space="preserve">. Primero, la </w:t>
      </w:r>
      <w:commentRangeStart w:id="7"/>
      <w:commentRangeStart w:id="8"/>
      <w:r w:rsidRPr="005E4E3C">
        <w:rPr>
          <w:rFonts w:ascii="Times New Roman" w:hAnsi="Times New Roman" w:cs="Times New Roman"/>
          <w:b/>
          <w:bCs/>
          <w:color w:val="595959" w:themeColor="text1" w:themeTint="A6"/>
          <w:sz w:val="24"/>
          <w:szCs w:val="24"/>
        </w:rPr>
        <w:t>fase heurística</w:t>
      </w:r>
      <w:commentRangeEnd w:id="7"/>
      <w:r w:rsidRPr="005E4E3C">
        <w:rPr>
          <w:rStyle w:val="CommentReference"/>
          <w:rFonts w:ascii="Times New Roman" w:hAnsi="Times New Roman" w:cs="Times New Roman"/>
          <w:color w:val="595959" w:themeColor="text1" w:themeTint="A6"/>
          <w:sz w:val="24"/>
          <w:szCs w:val="24"/>
        </w:rPr>
        <w:commentReference w:id="7"/>
      </w:r>
      <w:commentRangeEnd w:id="8"/>
      <w:r w:rsidRPr="005E4E3C">
        <w:rPr>
          <w:rStyle w:val="CommentReference"/>
          <w:rFonts w:ascii="Times New Roman" w:hAnsi="Times New Roman" w:cs="Times New Roman"/>
          <w:color w:val="595959" w:themeColor="text1" w:themeTint="A6"/>
          <w:sz w:val="24"/>
          <w:szCs w:val="24"/>
        </w:rPr>
        <w:commentReference w:id="8"/>
      </w:r>
      <w:r w:rsidRPr="005E4E3C">
        <w:rPr>
          <w:rFonts w:ascii="Times New Roman" w:hAnsi="Times New Roman" w:cs="Times New Roman"/>
          <w:color w:val="595959" w:themeColor="text1" w:themeTint="A6"/>
          <w:sz w:val="24"/>
          <w:szCs w:val="24"/>
        </w:rPr>
        <w:t xml:space="preserve">, usó palabras clave en </w:t>
      </w:r>
      <w:r w:rsidR="00126558" w:rsidRPr="005E4E3C">
        <w:rPr>
          <w:rFonts w:ascii="Times New Roman" w:hAnsi="Times New Roman" w:cs="Times New Roman"/>
          <w:color w:val="595959" w:themeColor="text1" w:themeTint="A6"/>
          <w:sz w:val="24"/>
          <w:szCs w:val="24"/>
        </w:rPr>
        <w:t xml:space="preserve">las </w:t>
      </w:r>
      <w:r w:rsidRPr="005E4E3C">
        <w:rPr>
          <w:rFonts w:ascii="Times New Roman" w:hAnsi="Times New Roman" w:cs="Times New Roman"/>
          <w:color w:val="595959" w:themeColor="text1" w:themeTint="A6"/>
          <w:sz w:val="24"/>
          <w:szCs w:val="24"/>
        </w:rPr>
        <w:t>BDI</w:t>
      </w:r>
      <w:r w:rsidR="00126558" w:rsidRPr="005E4E3C">
        <w:rPr>
          <w:rFonts w:ascii="Times New Roman" w:hAnsi="Times New Roman" w:cs="Times New Roman"/>
          <w:color w:val="595959" w:themeColor="text1" w:themeTint="A6"/>
          <w:sz w:val="24"/>
          <w:szCs w:val="24"/>
        </w:rPr>
        <w:t xml:space="preserve"> Scopus, Web of Science y Scielo principalmente, </w:t>
      </w:r>
      <w:r w:rsidRPr="005E4E3C">
        <w:rPr>
          <w:rFonts w:ascii="Times New Roman" w:hAnsi="Times New Roman" w:cs="Times New Roman"/>
          <w:color w:val="595959" w:themeColor="text1" w:themeTint="A6"/>
          <w:sz w:val="24"/>
          <w:szCs w:val="24"/>
        </w:rPr>
        <w:t xml:space="preserve">rastreando </w:t>
      </w:r>
      <w:r w:rsidR="00121BBE" w:rsidRPr="005E4E3C">
        <w:rPr>
          <w:rFonts w:ascii="Times New Roman" w:hAnsi="Times New Roman" w:cs="Times New Roman"/>
          <w:color w:val="595959" w:themeColor="text1" w:themeTint="A6"/>
          <w:sz w:val="24"/>
          <w:szCs w:val="24"/>
        </w:rPr>
        <w:t xml:space="preserve">estudios </w:t>
      </w:r>
      <w:r w:rsidRPr="005E4E3C">
        <w:rPr>
          <w:rFonts w:ascii="Times New Roman" w:hAnsi="Times New Roman" w:cs="Times New Roman"/>
          <w:color w:val="595959" w:themeColor="text1" w:themeTint="A6"/>
          <w:sz w:val="24"/>
          <w:szCs w:val="24"/>
        </w:rPr>
        <w:t>entre 2013 y 2024 localizado</w:t>
      </w:r>
      <w:r w:rsidR="00121BBE" w:rsidRPr="005E4E3C">
        <w:rPr>
          <w:rFonts w:ascii="Times New Roman" w:hAnsi="Times New Roman" w:cs="Times New Roman"/>
          <w:color w:val="595959" w:themeColor="text1" w:themeTint="A6"/>
          <w:sz w:val="24"/>
          <w:szCs w:val="24"/>
        </w:rPr>
        <w:t>s</w:t>
      </w:r>
      <w:r w:rsidRPr="005E4E3C">
        <w:rPr>
          <w:rFonts w:ascii="Times New Roman" w:hAnsi="Times New Roman" w:cs="Times New Roman"/>
          <w:color w:val="595959" w:themeColor="text1" w:themeTint="A6"/>
          <w:sz w:val="24"/>
          <w:szCs w:val="24"/>
        </w:rPr>
        <w:t xml:space="preserve"> en AL. Se consolidó un corpus inicial de alrededor de 1200 documentos con palabras clave generales como </w:t>
      </w:r>
      <w:r w:rsidRPr="005E4E3C">
        <w:rPr>
          <w:rFonts w:ascii="Times New Roman" w:hAnsi="Times New Roman" w:cs="Times New Roman"/>
          <w:i/>
          <w:iCs/>
          <w:color w:val="595959" w:themeColor="text1" w:themeTint="A6"/>
          <w:sz w:val="24"/>
          <w:szCs w:val="24"/>
        </w:rPr>
        <w:t>CPC (public communication of science - comunicação pública da ciência), divulgación científica (scientific dissemination - divulgação científica), ASC (social appropriation of knowledge - apropriação do conhecimento), compromiso con la ciencia (science engagement - engajamento científico),</w:t>
      </w:r>
      <w:r w:rsidRPr="005E4E3C">
        <w:rPr>
          <w:rFonts w:ascii="Times New Roman" w:hAnsi="Times New Roman" w:cs="Times New Roman"/>
          <w:color w:val="595959" w:themeColor="text1" w:themeTint="A6"/>
          <w:sz w:val="24"/>
          <w:szCs w:val="24"/>
        </w:rPr>
        <w:t xml:space="preserve"> entre otras, enfocadas en el contexto de las universidades. </w:t>
      </w:r>
    </w:p>
    <w:p w14:paraId="4B5224BA" w14:textId="5FE82FE0" w:rsidR="00BF0F05" w:rsidRPr="00AD4718" w:rsidRDefault="003A6A37" w:rsidP="00BF0F05">
      <w:pPr>
        <w:spacing w:line="360" w:lineRule="auto"/>
        <w:jc w:val="both"/>
        <w:rPr>
          <w:rFonts w:ascii="Times New Roman" w:hAnsi="Times New Roman" w:cs="Times New Roman"/>
          <w:color w:val="45B0E1" w:themeColor="accent1" w:themeTint="99"/>
          <w:sz w:val="24"/>
          <w:szCs w:val="24"/>
        </w:rPr>
      </w:pPr>
      <w:r w:rsidRPr="00AD4718">
        <w:rPr>
          <w:rFonts w:ascii="Times New Roman" w:hAnsi="Times New Roman" w:cs="Times New Roman"/>
          <w:color w:val="45B0E1" w:themeColor="accent1" w:themeTint="99"/>
          <w:sz w:val="24"/>
          <w:szCs w:val="24"/>
        </w:rPr>
        <w:lastRenderedPageBreak/>
        <w:t xml:space="preserve">Es reconocida la diversidad conceptual en el campo </w:t>
      </w:r>
      <w:r w:rsidR="00D32372" w:rsidRPr="00AD4718">
        <w:rPr>
          <w:rFonts w:ascii="Times New Roman" w:hAnsi="Times New Roman" w:cs="Times New Roman"/>
          <w:color w:val="45B0E1" w:themeColor="accent1" w:themeTint="99"/>
          <w:sz w:val="24"/>
          <w:szCs w:val="24"/>
        </w:rPr>
        <w:t xml:space="preserve">de </w:t>
      </w:r>
      <w:r w:rsidRPr="00AD4718">
        <w:rPr>
          <w:rFonts w:ascii="Times New Roman" w:hAnsi="Times New Roman" w:cs="Times New Roman"/>
          <w:color w:val="45B0E1" w:themeColor="accent1" w:themeTint="99"/>
          <w:sz w:val="24"/>
          <w:szCs w:val="24"/>
        </w:rPr>
        <w:t>la CPC</w:t>
      </w:r>
      <w:r w:rsidR="00BF0F05" w:rsidRPr="00AD4718">
        <w:rPr>
          <w:rStyle w:val="FootnoteReference"/>
          <w:rFonts w:ascii="Times New Roman" w:hAnsi="Times New Roman" w:cs="Times New Roman"/>
          <w:color w:val="45B0E1" w:themeColor="accent1" w:themeTint="99"/>
          <w:sz w:val="24"/>
          <w:szCs w:val="24"/>
        </w:rPr>
        <w:footnoteReference w:id="2"/>
      </w:r>
      <w:r w:rsidRPr="00AD4718">
        <w:rPr>
          <w:rFonts w:ascii="Times New Roman" w:hAnsi="Times New Roman" w:cs="Times New Roman"/>
          <w:color w:val="45B0E1" w:themeColor="accent1" w:themeTint="99"/>
          <w:sz w:val="24"/>
          <w:szCs w:val="24"/>
        </w:rPr>
        <w:t xml:space="preserve"> </w:t>
      </w:r>
      <w:r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7cf9f914e45a4d43bfb6b36f3cda33f5.oOo.herrera2023nocioness.oOo.INTRANET_BF91FE0F-8D57-492F-8EDD-EB6E776D4FCE.xXx.SEPARATE_AUTHOR_DATE.xXx..oOo.mora2019papeles.oOo.INTRANET_BF91FE0F-8D57-492F-8EDD-EB6E776D4FCE.oOo.trelles2019comunicacion.oOo.INTRANET_BF91FE0F-8D57-492F-8EDD-EB6E776D4FCE.oOo.rocha2017divulgacion.oOo.INTRANET_BF91FE0F-8D57-492F-8EDD-EB6E776D4FCE.oOo. \* MERGEFORMAT</w:instrText>
      </w:r>
      <w:r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(Herrera-Sánchez et al., 2023; Rocha et al., 2017; Sánchez-Mora &amp; Macías-Nestor, 2019; Trelles et al., 2019)</w:t>
      </w:r>
      <w:r w:rsidRPr="00AD4718">
        <w:rPr>
          <w:rFonts w:ascii="Times New Roman" w:hAnsi="Times New Roman" w:cs="Times New Roman"/>
          <w:color w:val="45B0E1" w:themeColor="accent1" w:themeTint="99"/>
          <w:sz w:val="24"/>
          <w:szCs w:val="24"/>
        </w:rPr>
        <w:fldChar w:fldCharType="end"/>
      </w:r>
      <w:r w:rsidRPr="00AD4718">
        <w:rPr>
          <w:rFonts w:ascii="Times New Roman" w:hAnsi="Times New Roman" w:cs="Times New Roman"/>
          <w:color w:val="45B0E1" w:themeColor="accent1" w:themeTint="99"/>
          <w:sz w:val="24"/>
          <w:szCs w:val="24"/>
        </w:rPr>
        <w:t xml:space="preserve"> con sus dificultades de operatividad </w:t>
      </w:r>
      <w:r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017e751d02c3428ebba188fda2971891.oOo.ojeda2019fomento.oOo.INTRANET_BF91FE0F-8D57-492F-8EDD-EB6E776D4FCE.xXx.SEPARATE_AUTHOR_DATE.xXx..oOo.ojeda2022organisational.oOo.INTRANET_BF91FE0F-8D57-492F-8EDD-EB6E776D4FCE.oOo.mejia2021apropiacion.oOo.INTRANET_BF91FE0F-8D57-492F-8EDD-EB6E776D4FCE.oOo. \* MERGEFORMAT</w:instrText>
      </w:r>
      <w:r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(Mejía-Saldarriaga et al., 2020; Ojeda-Romano et al., 2022; Ojeda-Romano, 2019)</w:t>
      </w:r>
      <w:r w:rsidRPr="00AD4718">
        <w:rPr>
          <w:rFonts w:ascii="Times New Roman" w:hAnsi="Times New Roman" w:cs="Times New Roman"/>
          <w:color w:val="45B0E1" w:themeColor="accent1" w:themeTint="99"/>
          <w:sz w:val="24"/>
          <w:szCs w:val="24"/>
        </w:rPr>
        <w:fldChar w:fldCharType="end"/>
      </w:r>
      <w:r w:rsidRPr="00AD4718">
        <w:rPr>
          <w:rFonts w:ascii="Times New Roman" w:hAnsi="Times New Roman" w:cs="Times New Roman"/>
          <w:color w:val="45B0E1" w:themeColor="accent1" w:themeTint="99"/>
          <w:sz w:val="24"/>
          <w:szCs w:val="24"/>
        </w:rPr>
        <w:t xml:space="preserve">. </w:t>
      </w:r>
      <w:commentRangeStart w:id="9"/>
      <w:r w:rsidRPr="00AD4718">
        <w:rPr>
          <w:rFonts w:ascii="Times New Roman" w:hAnsi="Times New Roman" w:cs="Times New Roman"/>
          <w:color w:val="45B0E1" w:themeColor="accent1" w:themeTint="99"/>
          <w:sz w:val="24"/>
          <w:szCs w:val="24"/>
        </w:rPr>
        <w:t xml:space="preserve">La variedad de conceptos que se usan para nombrar las acciones de dicho campo se describe como </w:t>
      </w:r>
      <w:ins w:id="10" w:author="Daniel Hermelin Bravo" w:date="2024-08-30T02:24:00Z">
        <w:r w:rsidRPr="00AD4718">
          <w:rPr>
            <w:rFonts w:ascii="Times New Roman" w:hAnsi="Times New Roman" w:cs="Times New Roman"/>
            <w:color w:val="45B0E1" w:themeColor="accent1" w:themeTint="99"/>
            <w:sz w:val="24"/>
            <w:szCs w:val="24"/>
          </w:rPr>
          <w:t xml:space="preserve">i) </w:t>
        </w:r>
      </w:ins>
      <w:r w:rsidRPr="00AD4718">
        <w:rPr>
          <w:rFonts w:ascii="Times New Roman" w:hAnsi="Times New Roman" w:cs="Times New Roman"/>
          <w:color w:val="45B0E1" w:themeColor="accent1" w:themeTint="99"/>
          <w:sz w:val="24"/>
          <w:szCs w:val="24"/>
        </w:rPr>
        <w:t xml:space="preserve">semántica, pues los autores no siempre desarrollan definiciones estructuradas; </w:t>
      </w:r>
      <w:del w:id="11" w:author="Daniel Hermelin Bravo" w:date="2024-08-30T02:25:00Z">
        <w:r w:rsidRPr="00AD4718" w:rsidDel="26A5E5A7">
          <w:rPr>
            <w:rFonts w:ascii="Times New Roman" w:hAnsi="Times New Roman" w:cs="Times New Roman"/>
            <w:color w:val="45B0E1" w:themeColor="accent1" w:themeTint="99"/>
            <w:sz w:val="24"/>
            <w:szCs w:val="24"/>
          </w:rPr>
          <w:delText>t</w:delText>
        </w:r>
      </w:del>
      <w:ins w:id="12" w:author="Daniel Hermelin Bravo" w:date="2024-08-30T02:24:00Z">
        <w:r w:rsidRPr="00AD4718">
          <w:rPr>
            <w:rFonts w:ascii="Times New Roman" w:hAnsi="Times New Roman" w:cs="Times New Roman"/>
            <w:color w:val="45B0E1" w:themeColor="accent1" w:themeTint="99"/>
            <w:sz w:val="24"/>
            <w:szCs w:val="24"/>
          </w:rPr>
          <w:t xml:space="preserve">ii) </w:t>
        </w:r>
      </w:ins>
      <w:ins w:id="13" w:author="Daniel Hermelin Bravo" w:date="2024-08-30T02:25:00Z">
        <w:r w:rsidRPr="00AD4718">
          <w:rPr>
            <w:rFonts w:ascii="Times New Roman" w:hAnsi="Times New Roman" w:cs="Times New Roman"/>
            <w:color w:val="45B0E1" w:themeColor="accent1" w:themeTint="99"/>
            <w:sz w:val="24"/>
            <w:szCs w:val="24"/>
          </w:rPr>
          <w:t>t</w:t>
        </w:r>
      </w:ins>
      <w:r w:rsidRPr="00AD4718">
        <w:rPr>
          <w:rFonts w:ascii="Times New Roman" w:hAnsi="Times New Roman" w:cs="Times New Roman"/>
          <w:color w:val="45B0E1" w:themeColor="accent1" w:themeTint="99"/>
          <w:sz w:val="24"/>
          <w:szCs w:val="24"/>
        </w:rPr>
        <w:t xml:space="preserve">emporal, con momentos de uso y desuso de conceptos; y </w:t>
      </w:r>
      <w:ins w:id="14" w:author="Daniel Hermelin Bravo" w:date="2024-08-30T02:24:00Z">
        <w:r w:rsidRPr="00AD4718">
          <w:rPr>
            <w:rFonts w:ascii="Times New Roman" w:hAnsi="Times New Roman" w:cs="Times New Roman"/>
            <w:color w:val="45B0E1" w:themeColor="accent1" w:themeTint="99"/>
            <w:sz w:val="24"/>
            <w:szCs w:val="24"/>
          </w:rPr>
          <w:t xml:space="preserve">iii) </w:t>
        </w:r>
      </w:ins>
      <w:r w:rsidRPr="00AD4718">
        <w:rPr>
          <w:rFonts w:ascii="Times New Roman" w:hAnsi="Times New Roman" w:cs="Times New Roman"/>
          <w:color w:val="45B0E1" w:themeColor="accent1" w:themeTint="99"/>
          <w:sz w:val="24"/>
          <w:szCs w:val="24"/>
        </w:rPr>
        <w:t>regionalmente localizada</w:t>
      </w:r>
      <w:commentRangeEnd w:id="9"/>
      <w:r w:rsidRPr="00AD4718">
        <w:rPr>
          <w:rStyle w:val="CommentReference"/>
          <w:rFonts w:ascii="Times New Roman" w:hAnsi="Times New Roman" w:cs="Times New Roman"/>
          <w:color w:val="45B0E1" w:themeColor="accent1" w:themeTint="99"/>
          <w:sz w:val="24"/>
          <w:szCs w:val="24"/>
        </w:rPr>
        <w:commentReference w:id="9"/>
      </w:r>
      <w:r w:rsidRPr="00AD4718">
        <w:rPr>
          <w:rFonts w:ascii="Times New Roman" w:hAnsi="Times New Roman" w:cs="Times New Roman"/>
          <w:color w:val="45B0E1" w:themeColor="accent1" w:themeTint="99"/>
          <w:sz w:val="24"/>
          <w:szCs w:val="24"/>
        </w:rPr>
        <w:t>, con denominaciones que se adoptan con mayor frecuencia en un país que en otro</w:t>
      </w:r>
      <w:r w:rsidRPr="00AD4718">
        <w:rPr>
          <w:rFonts w:ascii="Times New Roman" w:hAnsi="Times New Roman" w:cs="Times New Roman"/>
          <w:color w:val="45B0E1" w:themeColor="accent1" w:themeTint="99"/>
          <w:sz w:val="24"/>
          <w:szCs w:val="24"/>
          <w:vertAlign w:val="superscript"/>
        </w:rPr>
        <w:footnoteReference w:id="3"/>
      </w:r>
      <w:r w:rsidRPr="00AD4718">
        <w:rPr>
          <w:rFonts w:ascii="Times New Roman" w:hAnsi="Times New Roman" w:cs="Times New Roman"/>
          <w:color w:val="45B0E1" w:themeColor="accent1" w:themeTint="99"/>
          <w:sz w:val="24"/>
          <w:szCs w:val="24"/>
        </w:rPr>
        <w:t xml:space="preserve"> </w:t>
      </w:r>
      <w:r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65847c395a8f489a81ab5f49367551a2.oOo.massarani2017aproximaciones.oOo.INTRANET_BF91FE0F-8D57-492F-8EDD-EB6E776D4FCE.xXx.SEPARATE_AUTHOR_DATE.xXx..xXx.PARAM_SPECIFIER_TYPE.xXx..xXx.PARAM_SPECIFIER_LOCATION.xXx..xXx.PARAM_PREFIX.xXx..xXx.PARAM_SUFFIX.xXx..oOo. \* MERGEFORMAT</w:instrText>
      </w:r>
      <w:r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(Massarani et al., 2017)</w:t>
      </w:r>
      <w:r w:rsidRPr="00AD4718">
        <w:rPr>
          <w:rFonts w:ascii="Times New Roman" w:hAnsi="Times New Roman" w:cs="Times New Roman"/>
          <w:color w:val="45B0E1" w:themeColor="accent1" w:themeTint="99"/>
          <w:sz w:val="24"/>
          <w:szCs w:val="24"/>
        </w:rPr>
        <w:fldChar w:fldCharType="end"/>
      </w:r>
      <w:r w:rsidRPr="00AD4718">
        <w:rPr>
          <w:rFonts w:ascii="Times New Roman" w:hAnsi="Times New Roman" w:cs="Times New Roman"/>
          <w:color w:val="45B0E1" w:themeColor="accent1" w:themeTint="99"/>
          <w:sz w:val="24"/>
          <w:szCs w:val="24"/>
        </w:rPr>
        <w:t>.</w:t>
      </w:r>
      <w:r w:rsidR="00B23DDC" w:rsidRPr="00AD4718">
        <w:rPr>
          <w:rFonts w:ascii="Times New Roman" w:hAnsi="Times New Roman" w:cs="Times New Roman"/>
          <w:color w:val="45B0E1" w:themeColor="accent1" w:themeTint="99"/>
          <w:sz w:val="24"/>
          <w:szCs w:val="24"/>
        </w:rPr>
        <w:t xml:space="preserve"> Los múltiples conceptos es común encontrarlos en dos grupos:</w:t>
      </w:r>
      <w:r w:rsidR="00553232">
        <w:rPr>
          <w:rFonts w:ascii="Times New Roman" w:hAnsi="Times New Roman" w:cs="Times New Roman"/>
          <w:color w:val="45B0E1" w:themeColor="accent1" w:themeTint="99"/>
          <w:sz w:val="24"/>
          <w:szCs w:val="24"/>
        </w:rPr>
        <w:t xml:space="preserve"> i</w:t>
      </w:r>
      <w:r w:rsidR="00B23DDC" w:rsidRPr="00AD4718">
        <w:rPr>
          <w:rFonts w:ascii="Times New Roman" w:hAnsi="Times New Roman" w:cs="Times New Roman"/>
          <w:color w:val="45B0E1" w:themeColor="accent1" w:themeTint="99"/>
          <w:sz w:val="24"/>
          <w:szCs w:val="24"/>
        </w:rPr>
        <w:t xml:space="preserve">) el que comprende la comunicación en una sola vía, de carácter difusionista y jerarquizado, que se ha nombrado </w:t>
      </w:r>
      <w:r w:rsidR="00B23DDC" w:rsidRPr="00AD4718">
        <w:rPr>
          <w:rFonts w:ascii="Times New Roman" w:hAnsi="Times New Roman" w:cs="Times New Roman"/>
          <w:b/>
          <w:bCs/>
          <w:color w:val="45B0E1" w:themeColor="accent1" w:themeTint="99"/>
          <w:sz w:val="24"/>
          <w:szCs w:val="24"/>
        </w:rPr>
        <w:t>modelo tradicional</w:t>
      </w:r>
      <w:r w:rsidR="00B23DDC" w:rsidRPr="00AD4718">
        <w:rPr>
          <w:rFonts w:ascii="Times New Roman" w:hAnsi="Times New Roman" w:cs="Times New Roman"/>
          <w:i/>
          <w:iCs/>
          <w:color w:val="45B0E1" w:themeColor="accent1" w:themeTint="99"/>
          <w:sz w:val="24"/>
          <w:szCs w:val="24"/>
        </w:rPr>
        <w:t xml:space="preserve"> </w:t>
      </w:r>
      <w:commentRangeStart w:id="16"/>
      <w:r w:rsidR="00B23DDC" w:rsidRPr="00AD4718">
        <w:rPr>
          <w:rFonts w:ascii="Times New Roman" w:hAnsi="Times New Roman" w:cs="Times New Roman"/>
          <w:color w:val="45B0E1" w:themeColor="accent1" w:themeTint="99"/>
          <w:sz w:val="24"/>
          <w:szCs w:val="24"/>
        </w:rPr>
        <w:t xml:space="preserve">o deficitario </w:t>
      </w:r>
      <w:r w:rsidR="008662BF"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93ec6ac7a5d54f66ba7b4409813cd367.oOo.schafer2020communicating.oOo.INTRANET_BF91FE0F-8D57-492F-8EDD-EB6E776D4FCE.xXx.SEPARATE_AUTHOR_DATE.xXx..oOo.alcibar2015public.oOo.INTRANET_BF91FE0F-8D57-492F-8EDD-EB6E776D4FCE.oOo.trelles2019comunicacion.oOo.INTRANET_BF91FE0F-8D57-492F-8EDD-EB6E776D4FCE.oOo. \* MERGEFORMAT</w:instrText>
      </w:r>
      <w:r w:rsidR="008662BF"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(Alcíbar, 2015; Schäfer &amp; Fähnrich, 2020; Trelles et al., 2019)</w:t>
      </w:r>
      <w:r w:rsidR="008662BF" w:rsidRPr="00AD4718">
        <w:rPr>
          <w:rFonts w:ascii="Times New Roman" w:hAnsi="Times New Roman" w:cs="Times New Roman"/>
          <w:color w:val="45B0E1" w:themeColor="accent1" w:themeTint="99"/>
          <w:sz w:val="24"/>
          <w:szCs w:val="24"/>
        </w:rPr>
        <w:fldChar w:fldCharType="end"/>
      </w:r>
      <w:r w:rsidR="008662BF" w:rsidRPr="00AD4718">
        <w:rPr>
          <w:rFonts w:ascii="Times New Roman" w:hAnsi="Times New Roman" w:cs="Times New Roman"/>
          <w:color w:val="45B0E1" w:themeColor="accent1" w:themeTint="99"/>
          <w:sz w:val="24"/>
          <w:szCs w:val="24"/>
        </w:rPr>
        <w:t xml:space="preserve"> </w:t>
      </w:r>
      <w:r w:rsidR="00B23DDC" w:rsidRPr="00AD4718">
        <w:rPr>
          <w:rFonts w:ascii="Times New Roman" w:hAnsi="Times New Roman" w:cs="Times New Roman"/>
          <w:color w:val="45B0E1" w:themeColor="accent1" w:themeTint="99"/>
          <w:sz w:val="24"/>
          <w:szCs w:val="24"/>
        </w:rPr>
        <w:t xml:space="preserve">y </w:t>
      </w:r>
      <w:r w:rsidR="00553232">
        <w:rPr>
          <w:rFonts w:ascii="Times New Roman" w:hAnsi="Times New Roman" w:cs="Times New Roman"/>
          <w:color w:val="45B0E1" w:themeColor="accent1" w:themeTint="99"/>
          <w:sz w:val="24"/>
          <w:szCs w:val="24"/>
        </w:rPr>
        <w:t>ii</w:t>
      </w:r>
      <w:r w:rsidR="00B23DDC" w:rsidRPr="00AD4718">
        <w:rPr>
          <w:rFonts w:ascii="Times New Roman" w:hAnsi="Times New Roman" w:cs="Times New Roman"/>
          <w:color w:val="45B0E1" w:themeColor="accent1" w:themeTint="99"/>
          <w:sz w:val="24"/>
          <w:szCs w:val="24"/>
        </w:rPr>
        <w:t xml:space="preserve">) el modelo </w:t>
      </w:r>
      <w:r w:rsidR="00B23DDC" w:rsidRPr="00AD4718">
        <w:rPr>
          <w:rFonts w:ascii="Times New Roman" w:hAnsi="Times New Roman" w:cs="Times New Roman"/>
          <w:b/>
          <w:bCs/>
          <w:color w:val="45B0E1" w:themeColor="accent1" w:themeTint="99"/>
          <w:sz w:val="24"/>
          <w:szCs w:val="24"/>
        </w:rPr>
        <w:t>dialógico o democrático</w:t>
      </w:r>
      <w:r w:rsidR="00B23DDC" w:rsidRPr="00AD4718">
        <w:rPr>
          <w:rFonts w:ascii="Times New Roman" w:hAnsi="Times New Roman" w:cs="Times New Roman"/>
          <w:color w:val="45B0E1" w:themeColor="accent1" w:themeTint="99"/>
          <w:sz w:val="24"/>
          <w:szCs w:val="24"/>
        </w:rPr>
        <w:t xml:space="preserve">, que en principio, se contrapone al primero, pues hay una relación más horizontal entre los saberes institucionalizados por sistemas tecnocientíficos tradicionales y saberes que no lo están </w:t>
      </w:r>
      <w:commentRangeEnd w:id="16"/>
      <w:r w:rsidR="00B23DDC" w:rsidRPr="00AD4718">
        <w:rPr>
          <w:rStyle w:val="CommentReference"/>
          <w:rFonts w:ascii="Times New Roman" w:hAnsi="Times New Roman" w:cs="Times New Roman"/>
          <w:color w:val="45B0E1" w:themeColor="accent1" w:themeTint="99"/>
          <w:sz w:val="24"/>
          <w:szCs w:val="24"/>
        </w:rPr>
        <w:commentReference w:id="16"/>
      </w:r>
      <w:r w:rsidR="008662BF"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.wWw..wWw.QIQQA_CLUSTER.oOo.4289a69869f9479387113c0a764b60d9.oOo.broks2020communicating.oOo.INTRANET_BF91FE0F-8D57-492F-8EDD-EB6E776D4FCE.xXx.SEPARATE_AUTHOR_DATE.xXx..oOo.davies2019science.oOo.INTRANET_BF91FE0F-8D57-492F-8EDD-EB6E776D4FCE.oOo. \* MERGEFORMAT</w:instrText>
      </w:r>
      <w:r w:rsidR="008662BF"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(Broks et al., 2020; Davies et al., 2019)</w:t>
      </w:r>
      <w:r w:rsidR="008662BF" w:rsidRPr="00AD4718">
        <w:rPr>
          <w:rFonts w:ascii="Times New Roman" w:hAnsi="Times New Roman" w:cs="Times New Roman"/>
          <w:color w:val="45B0E1" w:themeColor="accent1" w:themeTint="99"/>
          <w:sz w:val="24"/>
          <w:szCs w:val="24"/>
        </w:rPr>
        <w:fldChar w:fldCharType="end"/>
      </w:r>
      <w:r w:rsidR="00B23DDC" w:rsidRPr="00AD4718">
        <w:rPr>
          <w:rFonts w:ascii="Times New Roman" w:hAnsi="Times New Roman" w:cs="Times New Roman"/>
          <w:color w:val="45B0E1" w:themeColor="accent1" w:themeTint="99"/>
          <w:sz w:val="24"/>
          <w:szCs w:val="24"/>
        </w:rPr>
        <w:t>.</w:t>
      </w:r>
      <w:r w:rsidR="00636BFF" w:rsidRPr="00AD4718">
        <w:rPr>
          <w:rFonts w:ascii="Times New Roman" w:hAnsi="Times New Roman" w:cs="Times New Roman"/>
          <w:color w:val="45B0E1" w:themeColor="accent1" w:themeTint="99"/>
          <w:sz w:val="24"/>
          <w:szCs w:val="24"/>
        </w:rPr>
        <w:t xml:space="preserve"> </w:t>
      </w:r>
      <w:r w:rsidR="00B23DDC" w:rsidRPr="00AD4718">
        <w:rPr>
          <w:rFonts w:ascii="Times New Roman" w:hAnsi="Times New Roman" w:cs="Times New Roman"/>
          <w:color w:val="45B0E1" w:themeColor="accent1" w:themeTint="99"/>
          <w:sz w:val="24"/>
          <w:szCs w:val="24"/>
        </w:rPr>
        <w:t>Si una acción pertenece a uno u otro es una discusión en desarrollo que se ha calificado de tres maneras</w:t>
      </w:r>
      <w:r w:rsidR="00DD429C" w:rsidRPr="00AD4718">
        <w:rPr>
          <w:rFonts w:ascii="Times New Roman" w:hAnsi="Times New Roman" w:cs="Times New Roman"/>
          <w:color w:val="45B0E1" w:themeColor="accent1" w:themeTint="99"/>
          <w:sz w:val="24"/>
          <w:szCs w:val="24"/>
        </w:rPr>
        <w:t>: i) polarizadora</w:t>
      </w:r>
      <w:r w:rsidR="005D6C76" w:rsidRPr="00AD4718">
        <w:rPr>
          <w:rFonts w:ascii="Times New Roman" w:hAnsi="Times New Roman" w:cs="Times New Roman"/>
          <w:color w:val="45B0E1" w:themeColor="accent1" w:themeTint="99"/>
          <w:sz w:val="24"/>
          <w:szCs w:val="24"/>
        </w:rPr>
        <w:t xml:space="preserve"> </w:t>
      </w:r>
      <w:r w:rsidR="005D6C76"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.wWw..wWw.QIQQA_CLUSTER.oOo.6908c84fab7c461b860c99e9b5fccc69.oOo.bucchi2014routledge.oOo.INTRANET_BF91FE0F-8D57-492F-8EDD-EB6E776D4FCE.xXx.SEPARATE_AUTHOR_DATE.xXx..oOo. \* MERGEFORMAT</w:instrText>
      </w:r>
      <w:r w:rsidR="005D6C76"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(Bucchi &amp; Trench, 2014)</w:t>
      </w:r>
      <w:r w:rsidR="005D6C76" w:rsidRPr="00AD4718">
        <w:rPr>
          <w:rFonts w:ascii="Times New Roman" w:hAnsi="Times New Roman" w:cs="Times New Roman"/>
          <w:color w:val="45B0E1" w:themeColor="accent1" w:themeTint="99"/>
          <w:sz w:val="24"/>
          <w:szCs w:val="24"/>
        </w:rPr>
        <w:fldChar w:fldCharType="end"/>
      </w:r>
      <w:r w:rsidR="00DD429C" w:rsidRPr="00AD4718">
        <w:rPr>
          <w:rFonts w:ascii="Times New Roman" w:hAnsi="Times New Roman" w:cs="Times New Roman"/>
          <w:color w:val="45B0E1" w:themeColor="accent1" w:themeTint="99"/>
          <w:sz w:val="24"/>
          <w:szCs w:val="24"/>
        </w:rPr>
        <w:t xml:space="preserve">, </w:t>
      </w:r>
      <w:r w:rsidR="005D6C76" w:rsidRPr="00AD4718">
        <w:rPr>
          <w:rFonts w:ascii="Times New Roman" w:hAnsi="Times New Roman" w:cs="Times New Roman"/>
          <w:color w:val="45B0E1" w:themeColor="accent1" w:themeTint="99"/>
          <w:sz w:val="24"/>
          <w:szCs w:val="24"/>
        </w:rPr>
        <w:t xml:space="preserve">pues </w:t>
      </w:r>
      <w:r w:rsidR="00DD429C" w:rsidRPr="00AD4718">
        <w:rPr>
          <w:rFonts w:ascii="Times New Roman" w:hAnsi="Times New Roman" w:cs="Times New Roman"/>
          <w:color w:val="45B0E1" w:themeColor="accent1" w:themeTint="99"/>
          <w:sz w:val="24"/>
          <w:szCs w:val="24"/>
        </w:rPr>
        <w:t>las separa</w:t>
      </w:r>
      <w:r w:rsidR="005D6C76" w:rsidRPr="00AD4718">
        <w:rPr>
          <w:rFonts w:ascii="Times New Roman" w:hAnsi="Times New Roman" w:cs="Times New Roman"/>
          <w:color w:val="45B0E1" w:themeColor="accent1" w:themeTint="99"/>
          <w:sz w:val="24"/>
          <w:szCs w:val="24"/>
        </w:rPr>
        <w:t>, o</w:t>
      </w:r>
      <w:r w:rsidR="00DD429C" w:rsidRPr="00AD4718">
        <w:rPr>
          <w:rFonts w:ascii="Times New Roman" w:hAnsi="Times New Roman" w:cs="Times New Roman"/>
          <w:color w:val="45B0E1" w:themeColor="accent1" w:themeTint="99"/>
          <w:sz w:val="24"/>
          <w:szCs w:val="24"/>
        </w:rPr>
        <w:t xml:space="preserve"> ii</w:t>
      </w:r>
      <w:r w:rsidR="005D6C76" w:rsidRPr="00AD4718">
        <w:rPr>
          <w:rFonts w:ascii="Times New Roman" w:hAnsi="Times New Roman" w:cs="Times New Roman"/>
          <w:color w:val="45B0E1" w:themeColor="accent1" w:themeTint="99"/>
          <w:sz w:val="24"/>
          <w:szCs w:val="24"/>
        </w:rPr>
        <w:t xml:space="preserve">) descriptiva </w:t>
      </w:r>
      <w:r w:rsidR="00BF0F05" w:rsidRPr="00AD4718">
        <w:rPr>
          <w:rFonts w:ascii="Times New Roman" w:hAnsi="Times New Roman" w:cs="Times New Roman"/>
          <w:color w:val="45B0E1" w:themeColor="accent1" w:themeTint="99"/>
          <w:sz w:val="24"/>
          <w:szCs w:val="24"/>
        </w:rPr>
        <w:t>o</w:t>
      </w:r>
      <w:r w:rsidR="005D6C76" w:rsidRPr="00AD4718">
        <w:rPr>
          <w:rFonts w:ascii="Times New Roman" w:hAnsi="Times New Roman" w:cs="Times New Roman"/>
          <w:color w:val="45B0E1" w:themeColor="accent1" w:themeTint="99"/>
          <w:sz w:val="24"/>
          <w:szCs w:val="24"/>
        </w:rPr>
        <w:t xml:space="preserve"> analítica, que las cuestiona </w:t>
      </w:r>
      <w:r w:rsidR="00980DF8"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2358b61b4a474d6fab314218ddc8141a.oOo.escobar2017problema.oOo.INTRANET_BF91FE0F-8D57-492F-8EDD-EB6E776D4FCE.xXx.SEPARATE_AUTHOR_DATE.xXx..oOo.escobar2017modelos.oOo.INTRANET_BF91FE0F-8D57-492F-8EDD-EB6E776D4FCE.oOo.ortiz2019divulgacion.oOo.INTRANET_BF91FE0F-8D57-492F-8EDD-EB6E776D4FCE.oOo. \* MERGEFORMAT</w:instrText>
      </w:r>
      <w:r w:rsidR="00980DF8"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(J. Escobar, 2017b; Jorge M Escobar, 2017; Jorge Manuel Escobar &amp; Álvarez, 2019)</w:t>
      </w:r>
      <w:r w:rsidR="00980DF8" w:rsidRPr="00AD4718">
        <w:rPr>
          <w:rFonts w:ascii="Times New Roman" w:hAnsi="Times New Roman" w:cs="Times New Roman"/>
          <w:color w:val="45B0E1" w:themeColor="accent1" w:themeTint="99"/>
          <w:sz w:val="24"/>
          <w:szCs w:val="24"/>
        </w:rPr>
        <w:fldChar w:fldCharType="end"/>
      </w:r>
      <w:commentRangeStart w:id="17"/>
      <w:commentRangeEnd w:id="17"/>
      <w:r w:rsidR="00980DF8" w:rsidRPr="00AD4718">
        <w:rPr>
          <w:rStyle w:val="CommentReference"/>
          <w:rFonts w:ascii="Times New Roman" w:hAnsi="Times New Roman" w:cs="Times New Roman"/>
          <w:color w:val="45B0E1" w:themeColor="accent1" w:themeTint="99"/>
          <w:sz w:val="24"/>
          <w:szCs w:val="24"/>
        </w:rPr>
        <w:commentReference w:id="17"/>
      </w:r>
      <w:r w:rsidR="00B4615B" w:rsidRPr="00AD4718">
        <w:rPr>
          <w:rFonts w:ascii="Times New Roman" w:hAnsi="Times New Roman" w:cs="Times New Roman"/>
          <w:color w:val="45B0E1" w:themeColor="accent1" w:themeTint="99"/>
          <w:sz w:val="24"/>
          <w:szCs w:val="24"/>
        </w:rPr>
        <w:t>,</w:t>
      </w:r>
      <w:r w:rsidR="005D6C76" w:rsidRPr="00AD4718">
        <w:rPr>
          <w:rFonts w:ascii="Times New Roman" w:hAnsi="Times New Roman" w:cs="Times New Roman"/>
          <w:color w:val="45B0E1" w:themeColor="accent1" w:themeTint="99"/>
          <w:sz w:val="24"/>
          <w:szCs w:val="24"/>
        </w:rPr>
        <w:t xml:space="preserve"> y</w:t>
      </w:r>
      <w:r w:rsidR="00DD429C" w:rsidRPr="00AD4718">
        <w:rPr>
          <w:rFonts w:ascii="Times New Roman" w:hAnsi="Times New Roman" w:cs="Times New Roman"/>
          <w:color w:val="45B0E1" w:themeColor="accent1" w:themeTint="99"/>
          <w:sz w:val="24"/>
          <w:szCs w:val="24"/>
        </w:rPr>
        <w:t xml:space="preserve"> iii)</w:t>
      </w:r>
      <w:r w:rsidR="005D6C76" w:rsidRPr="00AD4718">
        <w:rPr>
          <w:rFonts w:ascii="Times New Roman" w:hAnsi="Times New Roman" w:cs="Times New Roman"/>
          <w:color w:val="45B0E1" w:themeColor="accent1" w:themeTint="99"/>
          <w:sz w:val="24"/>
          <w:szCs w:val="24"/>
        </w:rPr>
        <w:t xml:space="preserve"> reorganizadora, pues las integra a sistemas conceptuales nuevos </w:t>
      </w:r>
      <w:r w:rsidR="005D6C76"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129cfd83343d4a13944b13e9a2dd94be.oOo.castelfranchi2021bcomunicacion.oOo.INTRANET_BF91FE0F-8D57-492F-8EDD-EB6E776D4FCE.xXx.SEPARATE_AUTHOR_DATE.xXx..xXx.PARAM_SPECIFIER_TYPE.xXx..xXx.PARAM_SPECIFIER_LOCATION.xXx..xXx.PARAM_PREFIX.xXx..xXx.PARAM_SUFFIX.xXx..oOo. \* MERGEFORMAT</w:instrText>
      </w:r>
      <w:r w:rsidR="005D6C76"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(Castelfranchi &amp; Fazio, 2021)</w:t>
      </w:r>
      <w:r w:rsidR="005D6C76" w:rsidRPr="00AD4718">
        <w:rPr>
          <w:rFonts w:ascii="Times New Roman" w:hAnsi="Times New Roman" w:cs="Times New Roman"/>
          <w:color w:val="45B0E1" w:themeColor="accent1" w:themeTint="99"/>
          <w:sz w:val="24"/>
          <w:szCs w:val="24"/>
        </w:rPr>
        <w:fldChar w:fldCharType="end"/>
      </w:r>
      <w:r w:rsidR="005D6C76" w:rsidRPr="00AD4718">
        <w:rPr>
          <w:rFonts w:ascii="Times New Roman" w:hAnsi="Times New Roman" w:cs="Times New Roman"/>
          <w:color w:val="45B0E1" w:themeColor="accent1" w:themeTint="99"/>
          <w:sz w:val="24"/>
          <w:szCs w:val="24"/>
        </w:rPr>
        <w:t xml:space="preserve">. </w:t>
      </w:r>
      <w:r w:rsidR="00B4615B" w:rsidRPr="00AD4718">
        <w:rPr>
          <w:rFonts w:ascii="Times New Roman" w:hAnsi="Times New Roman" w:cs="Times New Roman"/>
          <w:color w:val="45B0E1" w:themeColor="accent1" w:themeTint="99"/>
          <w:sz w:val="24"/>
          <w:szCs w:val="24"/>
        </w:rPr>
        <w:t xml:space="preserve">En la ya nombrada diversidad conceptual del campo, esta revisión eligió el concepto Comunicación Pública de la Ciencia que se adopta como “toda comunicación que permite que parte de los procesos culturales y el conocimiento originado dentro del campo científico circule en comunidades más amplias e integre procesos de apropiación cultural” </w:t>
      </w:r>
      <w:r w:rsidR="00B4615B"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83c2a7a035bf44b4b0f8c0017807c8f8.oOo.castelfranchi2021bcomunicacion.oOo.INTRANET_BF91FE0F-8D57-492F-8EDD-EB6E776D4FCE.xXx.SEPARATE_AUTHOR_DATE.xXx..xXx.PARAM_SPECIFIER_TYPE.xXx.page.xXx.PARAM_SPECIFIER_LOCATION.xXx.9.xXx.PARAM_PREFIX.xXx..xXx.PARAM_SUFFIX.xXx..oOo. \* MERGEFORMAT</w:instrText>
      </w:r>
      <w:r w:rsidR="00B4615B"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(Castelfranchi &amp; Fazio, 2021, p. 9)</w:t>
      </w:r>
      <w:r w:rsidR="00B4615B" w:rsidRPr="00AD4718">
        <w:rPr>
          <w:rFonts w:ascii="Times New Roman" w:hAnsi="Times New Roman" w:cs="Times New Roman"/>
          <w:color w:val="45B0E1" w:themeColor="accent1" w:themeTint="99"/>
          <w:sz w:val="24"/>
          <w:szCs w:val="24"/>
        </w:rPr>
        <w:fldChar w:fldCharType="end"/>
      </w:r>
      <w:r w:rsidR="00B4615B" w:rsidRPr="00AD4718">
        <w:rPr>
          <w:rFonts w:ascii="Times New Roman" w:hAnsi="Times New Roman" w:cs="Times New Roman"/>
          <w:color w:val="45B0E1" w:themeColor="accent1" w:themeTint="99"/>
          <w:sz w:val="24"/>
          <w:szCs w:val="24"/>
        </w:rPr>
        <w:t xml:space="preserve">. Se escoge esta denominación </w:t>
      </w:r>
      <w:r w:rsidR="00BA6469" w:rsidRPr="00AD4718">
        <w:rPr>
          <w:rFonts w:ascii="Times New Roman" w:hAnsi="Times New Roman" w:cs="Times New Roman"/>
          <w:color w:val="45B0E1" w:themeColor="accent1" w:themeTint="99"/>
          <w:sz w:val="24"/>
          <w:szCs w:val="24"/>
        </w:rPr>
        <w:t xml:space="preserve">por </w:t>
      </w:r>
      <w:r w:rsidR="008A7606">
        <w:rPr>
          <w:rFonts w:ascii="Times New Roman" w:hAnsi="Times New Roman" w:cs="Times New Roman"/>
          <w:color w:val="45B0E1" w:themeColor="accent1" w:themeTint="99"/>
          <w:sz w:val="24"/>
          <w:szCs w:val="24"/>
        </w:rPr>
        <w:t>su propuesta</w:t>
      </w:r>
      <w:r w:rsidR="00BA6469" w:rsidRPr="00AD4718">
        <w:rPr>
          <w:rFonts w:ascii="Times New Roman" w:hAnsi="Times New Roman" w:cs="Times New Roman"/>
          <w:color w:val="45B0E1" w:themeColor="accent1" w:themeTint="99"/>
          <w:sz w:val="24"/>
          <w:szCs w:val="24"/>
        </w:rPr>
        <w:t xml:space="preserve"> </w:t>
      </w:r>
      <w:r w:rsidR="00B4615B" w:rsidRPr="00AD4718">
        <w:rPr>
          <w:rFonts w:ascii="Times New Roman" w:hAnsi="Times New Roman" w:cs="Times New Roman"/>
          <w:color w:val="45B0E1" w:themeColor="accent1" w:themeTint="99"/>
          <w:sz w:val="24"/>
          <w:szCs w:val="24"/>
        </w:rPr>
        <w:t>integradora</w:t>
      </w:r>
      <w:del w:id="18" w:author="Daniel Hermelin Bravo" w:date="2024-08-30T16:55:00Z">
        <w:r w:rsidR="00B4615B" w:rsidRPr="00AD4718" w:rsidDel="24B779AB">
          <w:rPr>
            <w:rFonts w:ascii="Times New Roman" w:hAnsi="Times New Roman" w:cs="Times New Roman"/>
            <w:color w:val="45B0E1" w:themeColor="accent1" w:themeTint="99"/>
            <w:sz w:val="24"/>
            <w:szCs w:val="24"/>
          </w:rPr>
          <w:delText xml:space="preserve"> </w:delText>
        </w:r>
      </w:del>
      <w:ins w:id="19" w:author="Daniel Hermelin Bravo" w:date="2024-08-30T16:24:00Z">
        <w:r w:rsidR="00B4615B" w:rsidRPr="00AD4718">
          <w:rPr>
            <w:rFonts w:ascii="Times New Roman" w:hAnsi="Times New Roman" w:cs="Times New Roman"/>
            <w:color w:val="45B0E1" w:themeColor="accent1" w:themeTint="99"/>
            <w:sz w:val="24"/>
            <w:szCs w:val="24"/>
          </w:rPr>
          <w:t xml:space="preserve"> </w:t>
        </w:r>
      </w:ins>
      <w:r w:rsidR="00B4615B" w:rsidRPr="00AD4718">
        <w:rPr>
          <w:rFonts w:ascii="Times New Roman" w:hAnsi="Times New Roman" w:cs="Times New Roman"/>
          <w:color w:val="45B0E1" w:themeColor="accent1" w:themeTint="99"/>
          <w:sz w:val="24"/>
          <w:szCs w:val="24"/>
        </w:rPr>
        <w:fldChar w:fldCharType="begin" w:fldLock="1"/>
      </w:r>
      <w:r w:rsidR="00EF41C8">
        <w:rPr>
          <w:rFonts w:ascii="Times New Roman" w:hAnsi="Times New Roman" w:cs="Times New Roman"/>
          <w:color w:val="45B0E1" w:themeColor="accent1" w:themeTint="99"/>
          <w:sz w:val="24"/>
          <w:szCs w:val="24"/>
        </w:rPr>
        <w:instrText>MERGEFIELD .wWw..wWw.QIQQA_CLUSTER.oOo.a2fd40ec30f94879850b6b3628739f0f.oOo.lopez2015alfabetizacion.oOo.INTRANET_BF91FE0F-8D57-492F-8EDD-EB6E776D4FCE.xXx.SEPARATE_AUTHOR_DATE.xXx..oOo. \* MERGEFORMAT</w:instrText>
      </w:r>
      <w:r w:rsidR="00B4615B" w:rsidRPr="00AD4718">
        <w:rPr>
          <w:rFonts w:ascii="Times New Roman" w:hAnsi="Times New Roman" w:cs="Times New Roman"/>
          <w:color w:val="45B0E1" w:themeColor="accent1" w:themeTint="99"/>
          <w:sz w:val="24"/>
          <w:szCs w:val="24"/>
        </w:rPr>
        <w:fldChar w:fldCharType="separate"/>
      </w:r>
      <w:r w:rsidR="00EF41C8" w:rsidRPr="00EF41C8">
        <w:rPr>
          <w:rFonts w:ascii="Times New Roman" w:hAnsi="Times New Roman" w:cs="Times New Roman"/>
          <w:sz w:val="24"/>
          <w:szCs w:val="24"/>
        </w:rPr>
        <w:t>(Lόpez-Pérez &amp; Olvera Lobo, 2015)</w:t>
      </w:r>
      <w:r w:rsidR="00B4615B" w:rsidRPr="00AD4718">
        <w:rPr>
          <w:rFonts w:ascii="Times New Roman" w:hAnsi="Times New Roman" w:cs="Times New Roman"/>
          <w:color w:val="45B0E1" w:themeColor="accent1" w:themeTint="99"/>
          <w:sz w:val="24"/>
          <w:szCs w:val="24"/>
        </w:rPr>
        <w:fldChar w:fldCharType="end"/>
      </w:r>
      <w:r w:rsidR="00B4615B" w:rsidRPr="00AD4718">
        <w:rPr>
          <w:rFonts w:ascii="Times New Roman" w:hAnsi="Times New Roman" w:cs="Times New Roman"/>
          <w:color w:val="45B0E1" w:themeColor="accent1" w:themeTint="99"/>
          <w:sz w:val="24"/>
          <w:szCs w:val="24"/>
        </w:rPr>
        <w:t xml:space="preserve"> y por </w:t>
      </w:r>
      <w:r w:rsidR="008A7606">
        <w:rPr>
          <w:rFonts w:ascii="Times New Roman" w:hAnsi="Times New Roman" w:cs="Times New Roman"/>
          <w:color w:val="45B0E1" w:themeColor="accent1" w:themeTint="99"/>
          <w:sz w:val="24"/>
          <w:szCs w:val="24"/>
        </w:rPr>
        <w:t>el soporte encontrado en</w:t>
      </w:r>
      <w:r w:rsidR="00B4615B" w:rsidRPr="00AD4718">
        <w:rPr>
          <w:rFonts w:ascii="Times New Roman" w:hAnsi="Times New Roman" w:cs="Times New Roman"/>
          <w:color w:val="45B0E1" w:themeColor="accent1" w:themeTint="99"/>
          <w:sz w:val="24"/>
          <w:szCs w:val="24"/>
        </w:rPr>
        <w:t xml:space="preserve"> la literatura recabada</w:t>
      </w:r>
      <w:r w:rsidR="00BF0F05" w:rsidRPr="00AD4718">
        <w:rPr>
          <w:rFonts w:ascii="Times New Roman" w:hAnsi="Times New Roman" w:cs="Times New Roman"/>
          <w:color w:val="45B0E1" w:themeColor="accent1" w:themeTint="99"/>
          <w:sz w:val="24"/>
          <w:szCs w:val="24"/>
        </w:rPr>
        <w:t>.</w:t>
      </w:r>
    </w:p>
    <w:p w14:paraId="3D0582E7" w14:textId="179246A2" w:rsidR="00D91A41" w:rsidRPr="005E4E3C" w:rsidRDefault="00BA6469" w:rsidP="00BF0F05">
      <w:pPr>
        <w:spacing w:line="360" w:lineRule="auto"/>
        <w:jc w:val="both"/>
        <w:rPr>
          <w:rFonts w:ascii="Times New Roman" w:eastAsia="Century Gothic" w:hAnsi="Times New Roman" w:cs="Times New Roman"/>
          <w:color w:val="595959" w:themeColor="text1" w:themeTint="A6"/>
          <w:sz w:val="24"/>
          <w:szCs w:val="24"/>
        </w:rPr>
      </w:pPr>
      <w:r w:rsidRPr="005E4E3C">
        <w:rPr>
          <w:rFonts w:ascii="Times New Roman" w:eastAsia="Century Gothic" w:hAnsi="Times New Roman" w:cs="Times New Roman"/>
          <w:color w:val="595959" w:themeColor="text1" w:themeTint="A6"/>
          <w:sz w:val="24"/>
          <w:szCs w:val="24"/>
          <w14:ligatures w14:val="none"/>
        </w:rPr>
        <w:lastRenderedPageBreak/>
        <w:t xml:space="preserve">La </w:t>
      </w:r>
      <w:r w:rsidR="00D75F61" w:rsidRPr="005E4E3C">
        <w:rPr>
          <w:rFonts w:ascii="Times New Roman" w:eastAsia="Century Gothic" w:hAnsi="Times New Roman" w:cs="Times New Roman"/>
          <w:color w:val="595959" w:themeColor="text1" w:themeTint="A6"/>
          <w:sz w:val="24"/>
          <w:szCs w:val="24"/>
          <w14:ligatures w14:val="none"/>
        </w:rPr>
        <w:t>pesqui</w:t>
      </w:r>
      <w:r w:rsidR="005E4E3C" w:rsidRPr="005E4E3C">
        <w:rPr>
          <w:rFonts w:ascii="Times New Roman" w:eastAsia="Century Gothic" w:hAnsi="Times New Roman" w:cs="Times New Roman"/>
          <w:color w:val="595959" w:themeColor="text1" w:themeTint="A6"/>
          <w:sz w:val="24"/>
          <w:szCs w:val="24"/>
          <w14:ligatures w14:val="none"/>
        </w:rPr>
        <w:t>s</w:t>
      </w:r>
      <w:r w:rsidR="00D75F61" w:rsidRPr="005E4E3C">
        <w:rPr>
          <w:rFonts w:ascii="Times New Roman" w:eastAsia="Century Gothic" w:hAnsi="Times New Roman" w:cs="Times New Roman"/>
          <w:color w:val="595959" w:themeColor="text1" w:themeTint="A6"/>
          <w:sz w:val="24"/>
          <w:szCs w:val="24"/>
          <w14:ligatures w14:val="none"/>
        </w:rPr>
        <w:t>a</w:t>
      </w:r>
      <w:r w:rsidRPr="005E4E3C">
        <w:rPr>
          <w:rFonts w:ascii="Times New Roman" w:eastAsia="Century Gothic" w:hAnsi="Times New Roman" w:cs="Times New Roman"/>
          <w:color w:val="595959" w:themeColor="text1" w:themeTint="A6"/>
          <w:sz w:val="24"/>
          <w:szCs w:val="24"/>
          <w14:ligatures w14:val="none"/>
        </w:rPr>
        <w:t xml:space="preserve"> se realiz</w:t>
      </w:r>
      <w:r w:rsidR="00BF0F05" w:rsidRPr="005E4E3C">
        <w:rPr>
          <w:rFonts w:ascii="Times New Roman" w:eastAsia="Century Gothic" w:hAnsi="Times New Roman" w:cs="Times New Roman"/>
          <w:color w:val="595959" w:themeColor="text1" w:themeTint="A6"/>
          <w:sz w:val="24"/>
          <w:szCs w:val="24"/>
          <w14:ligatures w14:val="none"/>
        </w:rPr>
        <w:t>ó</w:t>
      </w:r>
      <w:r w:rsidRPr="005E4E3C">
        <w:rPr>
          <w:rFonts w:ascii="Times New Roman" w:eastAsia="Century Gothic" w:hAnsi="Times New Roman" w:cs="Times New Roman"/>
          <w:color w:val="595959" w:themeColor="text1" w:themeTint="A6"/>
          <w:sz w:val="24"/>
          <w:szCs w:val="24"/>
          <w14:ligatures w14:val="none"/>
        </w:rPr>
        <w:t xml:space="preserve"> a través de los motores de búsqueda propios de las bases de datos indexadas donde e</w:t>
      </w:r>
      <w:r w:rsidR="00D91A41" w:rsidRPr="005E4E3C">
        <w:rPr>
          <w:rFonts w:ascii="Times New Roman" w:eastAsia="Century Gothic" w:hAnsi="Times New Roman" w:cs="Times New Roman"/>
          <w:color w:val="595959" w:themeColor="text1" w:themeTint="A6"/>
          <w:sz w:val="24"/>
          <w:szCs w:val="24"/>
          <w14:ligatures w14:val="none"/>
        </w:rPr>
        <w:t xml:space="preserve">s poco común que </w:t>
      </w:r>
      <w:r w:rsidRPr="005E4E3C">
        <w:rPr>
          <w:rFonts w:ascii="Times New Roman" w:eastAsia="Century Gothic" w:hAnsi="Times New Roman" w:cs="Times New Roman"/>
          <w:color w:val="595959" w:themeColor="text1" w:themeTint="A6"/>
          <w:sz w:val="24"/>
          <w:szCs w:val="24"/>
          <w14:ligatures w14:val="none"/>
        </w:rPr>
        <w:t>se</w:t>
      </w:r>
      <w:r w:rsidR="00D91A41" w:rsidRPr="005E4E3C">
        <w:rPr>
          <w:rFonts w:ascii="Times New Roman" w:eastAsia="Century Gothic" w:hAnsi="Times New Roman" w:cs="Times New Roman"/>
          <w:color w:val="595959" w:themeColor="text1" w:themeTint="A6"/>
          <w:sz w:val="24"/>
          <w:szCs w:val="24"/>
          <w14:ligatures w14:val="none"/>
        </w:rPr>
        <w:t xml:space="preserve"> señalen las dificultades y las faltas en la cobertura</w:t>
      </w:r>
      <w:r w:rsidRPr="005E4E3C">
        <w:rPr>
          <w:rFonts w:ascii="Times New Roman" w:eastAsia="Century Gothic" w:hAnsi="Times New Roman" w:cs="Times New Roman"/>
          <w:color w:val="595959" w:themeColor="text1" w:themeTint="A6"/>
          <w:sz w:val="24"/>
          <w:szCs w:val="24"/>
          <w14:ligatures w14:val="none"/>
        </w:rPr>
        <w:t xml:space="preserve"> de la información que son inherentes </w:t>
      </w:r>
      <w:r w:rsidR="00D91A41" w:rsidRPr="005E4E3C">
        <w:rPr>
          <w:rFonts w:ascii="Times New Roman" w:eastAsia="Century Gothic" w:hAnsi="Times New Roman" w:cs="Times New Roman"/>
          <w:color w:val="595959" w:themeColor="text1" w:themeTint="A6"/>
          <w:sz w:val="24"/>
          <w:szCs w:val="24"/>
          <w14:ligatures w14:val="none"/>
        </w:rPr>
        <w:t xml:space="preserve">a </w:t>
      </w:r>
      <w:r w:rsidRPr="005E4E3C">
        <w:rPr>
          <w:rFonts w:ascii="Times New Roman" w:eastAsia="Century Gothic" w:hAnsi="Times New Roman" w:cs="Times New Roman"/>
          <w:color w:val="595959" w:themeColor="text1" w:themeTint="A6"/>
          <w:sz w:val="24"/>
          <w:szCs w:val="24"/>
          <w14:ligatures w14:val="none"/>
        </w:rPr>
        <w:t>cómo</w:t>
      </w:r>
      <w:r w:rsidR="00D91A41" w:rsidRPr="005E4E3C">
        <w:rPr>
          <w:rFonts w:ascii="Times New Roman" w:eastAsia="Century Gothic" w:hAnsi="Times New Roman" w:cs="Times New Roman"/>
          <w:color w:val="595959" w:themeColor="text1" w:themeTint="A6"/>
          <w:sz w:val="24"/>
          <w:szCs w:val="24"/>
          <w14:ligatures w14:val="none"/>
        </w:rPr>
        <w:t xml:space="preserve"> cada motor de búsqueda se construye </w:t>
      </w:r>
      <w:r w:rsidR="00D91A41"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.wWw..wWw.QIQQA_CLUSTER.oOo.7d90b8119a294e9f80eba32fe0b930c6.oOo.delgado2024these.oOo.INTRANET_BF91FE0F-8D57-492F-8EDD-EB6E776D4FCE.xXx.SEPARATE_AUTHOR_DATE.xXx..xXx.PARAM_SPECIFIER_TYPE.xXx..xXx.PARAM_SPECIFIER_LOCATION.xXx..xXx.PARAM_PREFIX.xXx..xXx.PARAM_SUFFIX.xXx..oOo. \* MERGEFORMAT</w:instrText>
      </w:r>
      <w:r w:rsidR="00D91A41"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(Delgado-Quirόs et al., 2022)</w:t>
      </w:r>
      <w:r w:rsidR="00D91A41" w:rsidRPr="005E4E3C">
        <w:rPr>
          <w:rFonts w:ascii="Times New Roman" w:eastAsia="Century Gothic" w:hAnsi="Times New Roman" w:cs="Times New Roman"/>
          <w:color w:val="595959" w:themeColor="text1" w:themeTint="A6"/>
          <w:sz w:val="24"/>
          <w:szCs w:val="24"/>
          <w14:ligatures w14:val="none"/>
        </w:rPr>
        <w:fldChar w:fldCharType="end"/>
      </w:r>
      <w:r w:rsidR="00F17928" w:rsidRPr="005E4E3C">
        <w:rPr>
          <w:rFonts w:ascii="Times New Roman" w:eastAsia="Century Gothic" w:hAnsi="Times New Roman" w:cs="Times New Roman"/>
          <w:color w:val="595959" w:themeColor="text1" w:themeTint="A6"/>
          <w:sz w:val="24"/>
          <w:szCs w:val="24"/>
          <w14:ligatures w14:val="none"/>
        </w:rPr>
        <w:t xml:space="preserve">; </w:t>
      </w:r>
      <w:r w:rsidR="00D91A41"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f231d3c60b8141c384b17b8bdce00eb0.oOo.massarani2017aproximaciones.oOo.DACFE05D-6BF7-45A3-AE8A-FD343BABC7CB.xXx.SEPARATE_AUTHOR_DATE.xXx.TRUE.xXx.PARAM_SPECIFIER_TYPE.xXx..xXx.PARAM_SPECIFIER_LOCATION.xXx..xXx.PARAM_PREFIX.xXx..xXx.PARAM_SUFFIX.xXx..oOo. \* MERGEFORMAT</w:instrText>
      </w:r>
      <w:r w:rsidR="00D91A41"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Massarani et al. (2017)</w:t>
      </w:r>
      <w:r w:rsidR="00D91A41" w:rsidRPr="005E4E3C">
        <w:rPr>
          <w:rFonts w:ascii="Times New Roman" w:eastAsia="Century Gothic" w:hAnsi="Times New Roman" w:cs="Times New Roman"/>
          <w:color w:val="595959" w:themeColor="text1" w:themeTint="A6"/>
          <w:sz w:val="24"/>
          <w:szCs w:val="24"/>
          <w14:ligatures w14:val="none"/>
        </w:rPr>
        <w:fldChar w:fldCharType="end"/>
      </w:r>
      <w:r w:rsidRPr="005E4E3C">
        <w:rPr>
          <w:rFonts w:ascii="Times New Roman" w:eastAsia="Century Gothic" w:hAnsi="Times New Roman" w:cs="Times New Roman"/>
          <w:color w:val="595959" w:themeColor="text1" w:themeTint="A6"/>
          <w:sz w:val="24"/>
          <w:szCs w:val="24"/>
          <w14:ligatures w14:val="none"/>
        </w:rPr>
        <w:t xml:space="preserve">. </w:t>
      </w:r>
      <w:r w:rsidR="00E17A3F" w:rsidRPr="005E4E3C">
        <w:rPr>
          <w:rFonts w:ascii="Times New Roman" w:eastAsia="Century Gothic" w:hAnsi="Times New Roman" w:cs="Times New Roman"/>
          <w:color w:val="595959" w:themeColor="text1" w:themeTint="A6"/>
          <w:sz w:val="24"/>
          <w:szCs w:val="24"/>
          <w14:ligatures w14:val="none"/>
        </w:rPr>
        <w:t>Con esto se</w:t>
      </w:r>
      <w:r w:rsidRPr="005E4E3C">
        <w:rPr>
          <w:rFonts w:ascii="Times New Roman" w:eastAsia="Century Gothic" w:hAnsi="Times New Roman" w:cs="Times New Roman"/>
          <w:color w:val="595959" w:themeColor="text1" w:themeTint="A6"/>
          <w:sz w:val="24"/>
          <w:szCs w:val="24"/>
          <w14:ligatures w14:val="none"/>
        </w:rPr>
        <w:t xml:space="preserve"> </w:t>
      </w:r>
      <w:r w:rsidR="00D91A41" w:rsidRPr="005E4E3C">
        <w:rPr>
          <w:rFonts w:ascii="Times New Roman" w:eastAsia="Century Gothic" w:hAnsi="Times New Roman" w:cs="Times New Roman"/>
          <w:color w:val="595959" w:themeColor="text1" w:themeTint="A6"/>
          <w:sz w:val="24"/>
          <w:szCs w:val="24"/>
          <w14:ligatures w14:val="none"/>
        </w:rPr>
        <w:t>“deja de enumer</w:t>
      </w:r>
      <w:r w:rsidRPr="005E4E3C">
        <w:rPr>
          <w:rFonts w:ascii="Times New Roman" w:eastAsia="Century Gothic" w:hAnsi="Times New Roman" w:cs="Times New Roman"/>
          <w:color w:val="595959" w:themeColor="text1" w:themeTint="A6"/>
          <w:sz w:val="24"/>
          <w:szCs w:val="24"/>
          <w14:ligatures w14:val="none"/>
        </w:rPr>
        <w:t>a</w:t>
      </w:r>
      <w:r w:rsidR="00D91A41" w:rsidRPr="005E4E3C">
        <w:rPr>
          <w:rFonts w:ascii="Times New Roman" w:eastAsia="Century Gothic" w:hAnsi="Times New Roman" w:cs="Times New Roman"/>
          <w:color w:val="595959" w:themeColor="text1" w:themeTint="A6"/>
          <w:sz w:val="24"/>
          <w:szCs w:val="24"/>
          <w14:ligatures w14:val="none"/>
        </w:rPr>
        <w:t>r algunas publicaciones”</w:t>
      </w:r>
      <w:r w:rsidR="00C50B26" w:rsidRPr="005E4E3C">
        <w:rPr>
          <w:rFonts w:ascii="Times New Roman" w:eastAsia="Century Gothic" w:hAnsi="Times New Roman" w:cs="Times New Roman"/>
          <w:color w:val="595959" w:themeColor="text1" w:themeTint="A6"/>
          <w:sz w:val="24"/>
          <w:szCs w:val="24"/>
          <w:highlight w:val="yellow"/>
          <w14:ligatures w14:val="none"/>
        </w:rPr>
        <w:t>pg</w:t>
      </w:r>
      <w:r w:rsidR="00F17928" w:rsidRPr="005E4E3C">
        <w:rPr>
          <w:rFonts w:ascii="Times New Roman" w:eastAsia="Century Gothic" w:hAnsi="Times New Roman" w:cs="Times New Roman"/>
          <w:color w:val="595959" w:themeColor="text1" w:themeTint="A6"/>
          <w:sz w:val="24"/>
          <w:szCs w:val="24"/>
          <w14:ligatures w14:val="none"/>
        </w:rPr>
        <w:t>.</w:t>
      </w:r>
      <w:r w:rsidR="00A227BB" w:rsidRPr="005E4E3C">
        <w:rPr>
          <w:rFonts w:ascii="Times New Roman" w:eastAsia="Century Gothic" w:hAnsi="Times New Roman" w:cs="Times New Roman"/>
          <w:color w:val="595959" w:themeColor="text1" w:themeTint="A6"/>
          <w:sz w:val="24"/>
          <w:szCs w:val="24"/>
          <w14:ligatures w14:val="none"/>
        </w:rPr>
        <w:t>18</w:t>
      </w:r>
      <w:r w:rsidRPr="005E4E3C">
        <w:rPr>
          <w:rFonts w:ascii="Times New Roman" w:eastAsia="Century Gothic" w:hAnsi="Times New Roman" w:cs="Times New Roman"/>
          <w:color w:val="595959" w:themeColor="text1" w:themeTint="A6"/>
          <w:sz w:val="24"/>
          <w:szCs w:val="24"/>
          <w14:ligatures w14:val="none"/>
        </w:rPr>
        <w:t xml:space="preserve"> </w:t>
      </w:r>
      <w:r w:rsidR="00E159CF" w:rsidRPr="005E4E3C">
        <w:rPr>
          <w:rFonts w:ascii="Times New Roman" w:eastAsia="Century Gothic" w:hAnsi="Times New Roman" w:cs="Times New Roman"/>
          <w:color w:val="595959" w:themeColor="text1" w:themeTint="A6"/>
          <w:sz w:val="24"/>
          <w:szCs w:val="24"/>
          <w14:ligatures w14:val="none"/>
        </w:rPr>
        <w:t>y esto se buscó subsanar e</w:t>
      </w:r>
      <w:r w:rsidRPr="005E4E3C">
        <w:rPr>
          <w:rFonts w:ascii="Times New Roman" w:eastAsia="Century Gothic" w:hAnsi="Times New Roman" w:cs="Times New Roman"/>
          <w:color w:val="595959" w:themeColor="text1" w:themeTint="A6"/>
          <w:sz w:val="24"/>
          <w:szCs w:val="24"/>
          <w14:ligatures w14:val="none"/>
        </w:rPr>
        <w:t>n la presente investigación</w:t>
      </w:r>
      <w:r w:rsidR="00E17A3F" w:rsidRPr="005E4E3C">
        <w:rPr>
          <w:rFonts w:ascii="Times New Roman" w:eastAsia="Century Gothic" w:hAnsi="Times New Roman" w:cs="Times New Roman"/>
          <w:color w:val="595959" w:themeColor="text1" w:themeTint="A6"/>
          <w:sz w:val="24"/>
          <w:szCs w:val="24"/>
          <w14:ligatures w14:val="none"/>
        </w:rPr>
        <w:t xml:space="preserve"> integrando r</w:t>
      </w:r>
      <w:r w:rsidR="00D91A41" w:rsidRPr="005E4E3C">
        <w:rPr>
          <w:rFonts w:ascii="Times New Roman" w:eastAsia="Century Gothic" w:hAnsi="Times New Roman" w:cs="Times New Roman"/>
          <w:color w:val="595959" w:themeColor="text1" w:themeTint="A6"/>
          <w:sz w:val="24"/>
          <w:szCs w:val="24"/>
          <w14:ligatures w14:val="none"/>
        </w:rPr>
        <w:t>epositorios universitarios y archivos transversales (Scholar-Archive, Google Scholar</w:t>
      </w:r>
      <w:r w:rsidR="00C50B26" w:rsidRPr="005E4E3C">
        <w:rPr>
          <w:rFonts w:ascii="Times New Roman" w:eastAsia="Century Gothic" w:hAnsi="Times New Roman" w:cs="Times New Roman"/>
          <w:color w:val="595959" w:themeColor="text1" w:themeTint="A6"/>
          <w:sz w:val="24"/>
          <w:szCs w:val="24"/>
          <w14:ligatures w14:val="none"/>
        </w:rPr>
        <w:t xml:space="preserve">, </w:t>
      </w:r>
      <w:r w:rsidR="00D91A41" w:rsidRPr="005E4E3C">
        <w:rPr>
          <w:rFonts w:ascii="Times New Roman" w:eastAsia="Century Gothic" w:hAnsi="Times New Roman" w:cs="Times New Roman"/>
          <w:color w:val="595959" w:themeColor="text1" w:themeTint="A6"/>
          <w:sz w:val="24"/>
          <w:szCs w:val="24"/>
          <w14:ligatures w14:val="none"/>
        </w:rPr>
        <w:t>Academia y Research Gate</w:t>
      </w:r>
      <w:r w:rsidR="00C50B26" w:rsidRPr="005E4E3C">
        <w:rPr>
          <w:rFonts w:ascii="Times New Roman" w:eastAsia="Century Gothic" w:hAnsi="Times New Roman" w:cs="Times New Roman"/>
          <w:color w:val="595959" w:themeColor="text1" w:themeTint="A6"/>
          <w:sz w:val="24"/>
          <w:szCs w:val="24"/>
          <w14:ligatures w14:val="none"/>
        </w:rPr>
        <w:t>)</w:t>
      </w:r>
      <w:r w:rsidR="00E159CF" w:rsidRPr="005E4E3C">
        <w:rPr>
          <w:rFonts w:ascii="Times New Roman" w:eastAsia="Century Gothic" w:hAnsi="Times New Roman" w:cs="Times New Roman"/>
          <w:color w:val="595959" w:themeColor="text1" w:themeTint="A6"/>
          <w:sz w:val="24"/>
          <w:szCs w:val="24"/>
          <w14:ligatures w14:val="none"/>
        </w:rPr>
        <w:t xml:space="preserve"> y </w:t>
      </w:r>
      <w:r w:rsidR="00E17A3F" w:rsidRPr="005E4E3C">
        <w:rPr>
          <w:rFonts w:ascii="Times New Roman" w:eastAsia="Century Gothic" w:hAnsi="Times New Roman" w:cs="Times New Roman"/>
          <w:color w:val="595959" w:themeColor="text1" w:themeTint="A6"/>
          <w:sz w:val="24"/>
          <w:szCs w:val="24"/>
          <w14:ligatures w14:val="none"/>
        </w:rPr>
        <w:t xml:space="preserve">sistematizando </w:t>
      </w:r>
      <w:r w:rsidR="008703A8" w:rsidRPr="005E4E3C">
        <w:rPr>
          <w:rFonts w:ascii="Times New Roman" w:eastAsia="Century Gothic" w:hAnsi="Times New Roman" w:cs="Times New Roman"/>
          <w:color w:val="595959" w:themeColor="text1" w:themeTint="A6"/>
          <w:sz w:val="24"/>
          <w:szCs w:val="24"/>
          <w14:ligatures w14:val="none"/>
        </w:rPr>
        <w:t xml:space="preserve">sus </w:t>
      </w:r>
      <w:r w:rsidR="00D91A41" w:rsidRPr="005E4E3C">
        <w:rPr>
          <w:rFonts w:ascii="Times New Roman" w:eastAsia="Century Gothic" w:hAnsi="Times New Roman" w:cs="Times New Roman"/>
          <w:color w:val="595959" w:themeColor="text1" w:themeTint="A6"/>
          <w:sz w:val="24"/>
          <w:szCs w:val="24"/>
          <w14:ligatures w14:val="none"/>
        </w:rPr>
        <w:t>metadatos</w:t>
      </w:r>
      <w:r w:rsidR="00E17A3F" w:rsidRPr="005E4E3C">
        <w:rPr>
          <w:rFonts w:ascii="Times New Roman" w:eastAsia="Century Gothic" w:hAnsi="Times New Roman" w:cs="Times New Roman"/>
          <w:color w:val="595959" w:themeColor="text1" w:themeTint="A6"/>
          <w:sz w:val="24"/>
          <w:szCs w:val="24"/>
          <w14:ligatures w14:val="none"/>
        </w:rPr>
        <w:t xml:space="preserve"> e </w:t>
      </w:r>
      <w:r w:rsidR="00E159CF" w:rsidRPr="005E4E3C">
        <w:rPr>
          <w:rFonts w:ascii="Times New Roman" w:eastAsia="Century Gothic" w:hAnsi="Times New Roman" w:cs="Times New Roman"/>
          <w:color w:val="595959" w:themeColor="text1" w:themeTint="A6"/>
          <w:sz w:val="24"/>
          <w:szCs w:val="24"/>
          <w14:ligatures w14:val="none"/>
        </w:rPr>
        <w:t xml:space="preserve">interpretándolos </w:t>
      </w:r>
      <w:r w:rsidR="00D91A41" w:rsidRPr="005E4E3C">
        <w:rPr>
          <w:rFonts w:ascii="Times New Roman" w:eastAsia="Century Gothic" w:hAnsi="Times New Roman" w:cs="Times New Roman"/>
          <w:color w:val="595959" w:themeColor="text1" w:themeTint="A6"/>
          <w:sz w:val="24"/>
          <w:szCs w:val="24"/>
          <w14:ligatures w14:val="none"/>
        </w:rPr>
        <w:t xml:space="preserve">con un software llamado </w:t>
      </w:r>
      <w:commentRangeStart w:id="20"/>
      <w:r w:rsidR="00D91A41" w:rsidRPr="005E4E3C">
        <w:rPr>
          <w:rFonts w:ascii="Times New Roman" w:eastAsia="Century Gothic" w:hAnsi="Times New Roman" w:cs="Times New Roman"/>
          <w:color w:val="595959" w:themeColor="text1" w:themeTint="A6"/>
          <w:sz w:val="24"/>
          <w:szCs w:val="24"/>
          <w14:ligatures w14:val="none"/>
        </w:rPr>
        <w:t>Qiqqa</w:t>
      </w:r>
      <w:commentRangeEnd w:id="20"/>
      <w:r w:rsidR="00D91A41" w:rsidRPr="005E4E3C">
        <w:rPr>
          <w:rStyle w:val="CommentReference"/>
          <w:rFonts w:ascii="Times New Roman" w:eastAsia="Century Gothic" w:hAnsi="Times New Roman" w:cs="Times New Roman"/>
          <w:color w:val="595959" w:themeColor="text1" w:themeTint="A6"/>
          <w:sz w:val="24"/>
          <w:szCs w:val="24"/>
          <w14:ligatures w14:val="none"/>
        </w:rPr>
        <w:commentReference w:id="20"/>
      </w:r>
      <w:r w:rsidR="00D91A41" w:rsidRPr="005E4E3C">
        <w:rPr>
          <w:rFonts w:ascii="Times New Roman" w:eastAsia="Century Gothic" w:hAnsi="Times New Roman" w:cs="Times New Roman"/>
          <w:color w:val="595959" w:themeColor="text1" w:themeTint="A6"/>
          <w:sz w:val="24"/>
          <w:szCs w:val="24"/>
          <w14:ligatures w14:val="none"/>
        </w:rPr>
        <w:t xml:space="preserve"> </w:t>
      </w:r>
      <w:r w:rsidR="00E17A3F" w:rsidRPr="005E4E3C">
        <w:rPr>
          <w:rFonts w:ascii="Times New Roman" w:eastAsia="Century Gothic" w:hAnsi="Times New Roman" w:cs="Times New Roman"/>
          <w:color w:val="595959" w:themeColor="text1" w:themeTint="A6"/>
          <w:sz w:val="24"/>
          <w:szCs w:val="24"/>
          <w14:ligatures w14:val="none"/>
        </w:rPr>
        <w:t>que se apoya</w:t>
      </w:r>
      <w:r w:rsidR="00D91A41" w:rsidRPr="005E4E3C">
        <w:rPr>
          <w:rFonts w:ascii="Times New Roman" w:eastAsia="Century Gothic" w:hAnsi="Times New Roman" w:cs="Times New Roman"/>
          <w:color w:val="595959" w:themeColor="text1" w:themeTint="A6"/>
          <w:sz w:val="24"/>
          <w:szCs w:val="24"/>
          <w14:ligatures w14:val="none"/>
        </w:rPr>
        <w:t xml:space="preserve"> </w:t>
      </w:r>
      <w:r w:rsidR="00A227BB" w:rsidRPr="005E4E3C">
        <w:rPr>
          <w:rFonts w:ascii="Times New Roman" w:eastAsia="Century Gothic" w:hAnsi="Times New Roman" w:cs="Times New Roman"/>
          <w:color w:val="595959" w:themeColor="text1" w:themeTint="A6"/>
          <w:sz w:val="24"/>
          <w:szCs w:val="24"/>
          <w14:ligatures w14:val="none"/>
        </w:rPr>
        <w:t>en</w:t>
      </w:r>
      <w:r w:rsidR="00D91A41" w:rsidRPr="005E4E3C">
        <w:rPr>
          <w:rFonts w:ascii="Times New Roman" w:eastAsia="Century Gothic" w:hAnsi="Times New Roman" w:cs="Times New Roman"/>
          <w:color w:val="595959" w:themeColor="text1" w:themeTint="A6"/>
          <w:sz w:val="24"/>
          <w:szCs w:val="24"/>
          <w14:ligatures w14:val="none"/>
        </w:rPr>
        <w:t xml:space="preserve"> algoritmos de inteligencia artificial </w:t>
      </w:r>
      <w:r w:rsidR="00A227BB" w:rsidRPr="005E4E3C">
        <w:rPr>
          <w:rFonts w:ascii="Times New Roman" w:eastAsia="Century Gothic" w:hAnsi="Times New Roman" w:cs="Times New Roman"/>
          <w:color w:val="595959" w:themeColor="text1" w:themeTint="A6"/>
          <w:sz w:val="24"/>
          <w:szCs w:val="24"/>
          <w14:ligatures w14:val="none"/>
        </w:rPr>
        <w:t xml:space="preserve">de </w:t>
      </w:r>
      <w:commentRangeStart w:id="21"/>
      <w:commentRangeStart w:id="22"/>
      <w:r w:rsidR="00D91A41" w:rsidRPr="005E4E3C">
        <w:rPr>
          <w:rFonts w:ascii="Times New Roman" w:eastAsia="Century Gothic" w:hAnsi="Times New Roman" w:cs="Times New Roman"/>
          <w:color w:val="595959" w:themeColor="text1" w:themeTint="A6"/>
          <w:sz w:val="24"/>
          <w:szCs w:val="24"/>
          <w14:ligatures w14:val="none"/>
        </w:rPr>
        <w:t xml:space="preserve">ranking </w:t>
      </w:r>
      <w:commentRangeEnd w:id="21"/>
      <w:r w:rsidR="00D91A41" w:rsidRPr="005E4E3C">
        <w:rPr>
          <w:rStyle w:val="CommentReference"/>
          <w:rFonts w:ascii="Times New Roman" w:eastAsia="Century Gothic" w:hAnsi="Times New Roman" w:cs="Times New Roman"/>
          <w:color w:val="595959" w:themeColor="text1" w:themeTint="A6"/>
          <w:sz w:val="24"/>
          <w:szCs w:val="24"/>
          <w14:ligatures w14:val="none"/>
        </w:rPr>
        <w:commentReference w:id="21"/>
      </w:r>
      <w:commentRangeEnd w:id="22"/>
      <w:r w:rsidR="00D91A41" w:rsidRPr="005E4E3C">
        <w:rPr>
          <w:rStyle w:val="CommentReference"/>
          <w:rFonts w:ascii="Times New Roman" w:eastAsia="Century Gothic" w:hAnsi="Times New Roman" w:cs="Times New Roman"/>
          <w:color w:val="595959" w:themeColor="text1" w:themeTint="A6"/>
          <w:sz w:val="24"/>
          <w:szCs w:val="24"/>
          <w14:ligatures w14:val="none"/>
        </w:rPr>
        <w:commentReference w:id="22"/>
      </w:r>
      <w:r w:rsidR="00D91A41" w:rsidRPr="005E4E3C">
        <w:rPr>
          <w:rFonts w:ascii="Times New Roman" w:eastAsia="Century Gothic" w:hAnsi="Times New Roman" w:cs="Times New Roman"/>
          <w:color w:val="595959" w:themeColor="text1" w:themeTint="A6"/>
          <w:sz w:val="24"/>
          <w:szCs w:val="24"/>
          <w14:ligatures w14:val="none"/>
        </w:rPr>
        <w:t xml:space="preserve">de tópicos </w:t>
      </w:r>
      <w:r w:rsidR="00D91A41" w:rsidRPr="005E4E3C">
        <w:rPr>
          <w:rFonts w:ascii="Times New Roman" w:eastAsia="Century Gothic" w:hAnsi="Times New Roman" w:cs="Times New Roman"/>
          <w:i/>
          <w:iCs/>
          <w:color w:val="595959" w:themeColor="text1" w:themeTint="A6"/>
          <w:sz w:val="24"/>
          <w:szCs w:val="24"/>
          <w14:ligatures w14:val="none"/>
        </w:rPr>
        <w:t xml:space="preserve">-Topical page Rank </w:t>
      </w:r>
      <w:r w:rsidR="00D91A41"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.wWw..wWw.QIQQA_CLUSTER.oOo.bd2e6ff1e3274b7b8cbaaed275a66c5d.oOo.jardine2014topical.oOo.INTRANET_BF91FE0F-8D57-492F-8EDD-EB6E776D4FCE.xXx.SEPARATE_AUTHOR_DATE.xXx..oOo. \* MERGEFORMAT</w:instrText>
      </w:r>
      <w:r w:rsidR="00D91A41"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(Jardine &amp; Teufel, 2014)</w:t>
      </w:r>
      <w:r w:rsidR="00D91A41" w:rsidRPr="005E4E3C">
        <w:rPr>
          <w:rFonts w:ascii="Times New Roman" w:eastAsia="Century Gothic" w:hAnsi="Times New Roman" w:cs="Times New Roman"/>
          <w:color w:val="595959" w:themeColor="text1" w:themeTint="A6"/>
          <w:sz w:val="24"/>
          <w:szCs w:val="24"/>
          <w14:ligatures w14:val="none"/>
        </w:rPr>
        <w:fldChar w:fldCharType="end"/>
      </w:r>
      <w:r w:rsidR="00D91A41" w:rsidRPr="005E4E3C">
        <w:rPr>
          <w:rFonts w:ascii="Times New Roman" w:eastAsia="Century Gothic" w:hAnsi="Times New Roman" w:cs="Times New Roman"/>
          <w:color w:val="595959" w:themeColor="text1" w:themeTint="A6"/>
          <w:sz w:val="24"/>
          <w:szCs w:val="24"/>
          <w14:ligatures w14:val="none"/>
        </w:rPr>
        <w:t>.</w:t>
      </w:r>
      <w:r w:rsidR="008703A8" w:rsidRPr="005E4E3C">
        <w:rPr>
          <w:rFonts w:ascii="Times New Roman" w:eastAsia="Century Gothic" w:hAnsi="Times New Roman" w:cs="Times New Roman"/>
          <w:color w:val="595959" w:themeColor="text1" w:themeTint="A6"/>
          <w:sz w:val="24"/>
          <w:szCs w:val="24"/>
          <w14:ligatures w14:val="none"/>
        </w:rPr>
        <w:t xml:space="preserve"> Esto se realiza en </w:t>
      </w:r>
      <w:r w:rsidR="008703A8" w:rsidRPr="005E4E3C">
        <w:rPr>
          <w:rFonts w:ascii="Times New Roman" w:eastAsia="Century Gothic" w:hAnsi="Times New Roman" w:cs="Times New Roman"/>
          <w:b/>
          <w:bCs/>
          <w:color w:val="595959" w:themeColor="text1" w:themeTint="A6"/>
          <w:sz w:val="24"/>
          <w:szCs w:val="24"/>
          <w14:ligatures w14:val="none"/>
          <w:rPrChange w:id="23" w:author="Elena Maria Gomez Rico" w:date="2024-09-05T16:03:00Z" w16du:dateUtc="2024-09-05T21:03:00Z">
            <w:rPr>
              <w:rFonts w:eastAsiaTheme="minorEastAsia"/>
              <w:color w:val="595959" w:themeColor="text1" w:themeTint="A6"/>
            </w:rPr>
          </w:rPrChange>
        </w:rPr>
        <w:t>la fase interpretativa</w:t>
      </w:r>
      <w:r w:rsidR="008703A8" w:rsidRPr="005E4E3C">
        <w:rPr>
          <w:rFonts w:ascii="Times New Roman" w:eastAsia="Century Gothic" w:hAnsi="Times New Roman" w:cs="Times New Roman"/>
          <w:color w:val="595959" w:themeColor="text1" w:themeTint="A6"/>
          <w:sz w:val="24"/>
          <w:szCs w:val="24"/>
          <w14:ligatures w14:val="none"/>
          <w:rPrChange w:id="24" w:author="Elena Maria Gomez Rico" w:date="2024-09-05T16:03:00Z" w16du:dateUtc="2024-09-05T21:03:00Z">
            <w:rPr>
              <w:rFonts w:eastAsiaTheme="minorEastAsia"/>
              <w:color w:val="595959" w:themeColor="text1" w:themeTint="A6"/>
            </w:rPr>
          </w:rPrChange>
        </w:rPr>
        <w:t xml:space="preserve"> </w:t>
      </w:r>
      <w:r w:rsidR="008703A8"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.wWw..wWw.QIQQA_CLUSTER.oOo.1a51ec13f5114550a707f4ab127df3cd.oOo.londono2014guias.oOo.INTRANET_BF91FE0F-8D57-492F-8EDD-EB6E776D4FCE.xXx.SEPARATE_AUTHOR_DATE.xXx..xXx.PARAM_SPECIFIER_TYPE.xXx..xXx.PARAM_SPECIFIER_LOCATION.xXx..xXx.PARAM_PREFIX.xXx..xXx.PARAM_SUFFIX.xXx..oOo. \* MERGEFORMAT</w:instrText>
      </w:r>
      <w:r w:rsidR="008703A8"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(Londoño Palacio et al., 2014)</w:t>
      </w:r>
      <w:r w:rsidR="008703A8" w:rsidRPr="005E4E3C">
        <w:rPr>
          <w:rFonts w:ascii="Times New Roman" w:eastAsia="Century Gothic" w:hAnsi="Times New Roman" w:cs="Times New Roman"/>
          <w:color w:val="595959" w:themeColor="text1" w:themeTint="A6"/>
          <w:sz w:val="24"/>
          <w:szCs w:val="24"/>
          <w14:ligatures w14:val="none"/>
        </w:rPr>
        <w:fldChar w:fldCharType="end"/>
      </w:r>
      <w:r w:rsidR="008703A8" w:rsidRPr="005E4E3C">
        <w:rPr>
          <w:rFonts w:ascii="Times New Roman" w:eastAsia="Century Gothic" w:hAnsi="Times New Roman" w:cs="Times New Roman"/>
          <w:color w:val="595959" w:themeColor="text1" w:themeTint="A6"/>
          <w:sz w:val="24"/>
          <w:szCs w:val="24"/>
          <w14:ligatures w14:val="none"/>
        </w:rPr>
        <w:t xml:space="preserve"> </w:t>
      </w:r>
      <w:r w:rsidR="00D91A41" w:rsidRPr="005E4E3C">
        <w:rPr>
          <w:rFonts w:ascii="Times New Roman" w:eastAsia="Century Gothic" w:hAnsi="Times New Roman" w:cs="Times New Roman"/>
          <w:color w:val="595959" w:themeColor="text1" w:themeTint="A6"/>
          <w:sz w:val="24"/>
          <w:szCs w:val="24"/>
          <w:rPrChange w:id="25" w:author="Elena Maria Gomez Rico" w:date="2024-09-05T16:03:00Z" w16du:dateUtc="2024-09-05T21:03:00Z">
            <w:rPr>
              <w:rFonts w:eastAsiaTheme="minorEastAsia"/>
              <w:color w:val="595959" w:themeColor="text1" w:themeTint="A6"/>
            </w:rPr>
          </w:rPrChange>
        </w:rPr>
        <w:t>clasifi</w:t>
      </w:r>
      <w:r w:rsidR="008703A8" w:rsidRPr="005E4E3C">
        <w:rPr>
          <w:rFonts w:ascii="Times New Roman" w:eastAsia="Century Gothic" w:hAnsi="Times New Roman" w:cs="Times New Roman"/>
          <w:color w:val="595959" w:themeColor="text1" w:themeTint="A6"/>
          <w:sz w:val="24"/>
          <w:szCs w:val="24"/>
        </w:rPr>
        <w:t>cando los textos</w:t>
      </w:r>
      <w:r w:rsidR="00D91A41" w:rsidRPr="005E4E3C">
        <w:rPr>
          <w:rFonts w:ascii="Times New Roman" w:eastAsia="Century Gothic" w:hAnsi="Times New Roman" w:cs="Times New Roman"/>
          <w:color w:val="595959" w:themeColor="text1" w:themeTint="A6"/>
          <w:sz w:val="24"/>
          <w:szCs w:val="24"/>
          <w:rPrChange w:id="26" w:author="Elena Maria Gomez Rico" w:date="2024-09-05T16:03:00Z" w16du:dateUtc="2024-09-05T21:03:00Z">
            <w:rPr>
              <w:rFonts w:eastAsiaTheme="minorEastAsia"/>
              <w:color w:val="595959" w:themeColor="text1" w:themeTint="A6"/>
            </w:rPr>
          </w:rPrChange>
        </w:rPr>
        <w:t xml:space="preserve"> desde </w:t>
      </w:r>
      <w:r w:rsidR="008703A8" w:rsidRPr="005E4E3C">
        <w:rPr>
          <w:rFonts w:ascii="Times New Roman" w:eastAsia="Century Gothic" w:hAnsi="Times New Roman" w:cs="Times New Roman"/>
          <w:color w:val="595959" w:themeColor="text1" w:themeTint="A6"/>
          <w:sz w:val="24"/>
          <w:szCs w:val="24"/>
        </w:rPr>
        <w:t xml:space="preserve">la </w:t>
      </w:r>
      <w:r w:rsidR="00D91A41" w:rsidRPr="005E4E3C">
        <w:rPr>
          <w:rFonts w:ascii="Times New Roman" w:eastAsia="Century Gothic" w:hAnsi="Times New Roman" w:cs="Times New Roman"/>
          <w:color w:val="595959" w:themeColor="text1" w:themeTint="A6"/>
          <w:sz w:val="24"/>
          <w:szCs w:val="24"/>
          <w:rPrChange w:id="27" w:author="Elena Maria Gomez Rico" w:date="2024-09-05T16:03:00Z" w16du:dateUtc="2024-09-05T21:03:00Z">
            <w:rPr>
              <w:rFonts w:eastAsiaTheme="minorEastAsia"/>
              <w:color w:val="595959" w:themeColor="text1" w:themeTint="A6"/>
            </w:rPr>
          </w:rPrChange>
        </w:rPr>
        <w:t>citaci</w:t>
      </w:r>
      <w:r w:rsidR="00D91A41" w:rsidRPr="005E4E3C">
        <w:rPr>
          <w:rFonts w:ascii="Times New Roman" w:eastAsia="Century Gothic" w:hAnsi="Times New Roman" w:cs="Times New Roman" w:hint="eastAsia"/>
          <w:color w:val="595959" w:themeColor="text1" w:themeTint="A6"/>
          <w:sz w:val="24"/>
          <w:szCs w:val="24"/>
          <w:rPrChange w:id="28" w:author="Elena Maria Gomez Rico" w:date="2024-09-05T16:03:00Z" w16du:dateUtc="2024-09-05T21:03:00Z">
            <w:rPr>
              <w:rFonts w:eastAsiaTheme="minorEastAsia" w:hint="eastAsia"/>
              <w:color w:val="595959" w:themeColor="text1" w:themeTint="A6"/>
            </w:rPr>
          </w:rPrChange>
        </w:rPr>
        <w:t>ó</w:t>
      </w:r>
      <w:r w:rsidR="00D91A41" w:rsidRPr="005E4E3C">
        <w:rPr>
          <w:rFonts w:ascii="Times New Roman" w:eastAsia="Century Gothic" w:hAnsi="Times New Roman" w:cs="Times New Roman"/>
          <w:color w:val="595959" w:themeColor="text1" w:themeTint="A6"/>
          <w:sz w:val="24"/>
          <w:szCs w:val="24"/>
          <w:rPrChange w:id="29" w:author="Elena Maria Gomez Rico" w:date="2024-09-05T16:03:00Z" w16du:dateUtc="2024-09-05T21:03:00Z">
            <w:rPr>
              <w:rFonts w:eastAsiaTheme="minorEastAsia"/>
              <w:color w:val="595959" w:themeColor="text1" w:themeTint="A6"/>
            </w:rPr>
          </w:rPrChange>
        </w:rPr>
        <w:t xml:space="preserve">n, </w:t>
      </w:r>
      <w:r w:rsidR="008703A8" w:rsidRPr="005E4E3C">
        <w:rPr>
          <w:rFonts w:ascii="Times New Roman" w:eastAsia="Century Gothic" w:hAnsi="Times New Roman" w:cs="Times New Roman"/>
          <w:color w:val="595959" w:themeColor="text1" w:themeTint="A6"/>
          <w:sz w:val="24"/>
          <w:szCs w:val="24"/>
        </w:rPr>
        <w:t xml:space="preserve">la </w:t>
      </w:r>
      <w:r w:rsidR="00D91A41" w:rsidRPr="005E4E3C">
        <w:rPr>
          <w:rFonts w:ascii="Times New Roman" w:eastAsia="Century Gothic" w:hAnsi="Times New Roman" w:cs="Times New Roman"/>
          <w:color w:val="595959" w:themeColor="text1" w:themeTint="A6"/>
          <w:sz w:val="24"/>
          <w:szCs w:val="24"/>
          <w:rPrChange w:id="30" w:author="Elena Maria Gomez Rico" w:date="2024-09-05T16:03:00Z" w16du:dateUtc="2024-09-05T21:03:00Z">
            <w:rPr>
              <w:rFonts w:eastAsiaTheme="minorEastAsia"/>
              <w:color w:val="595959" w:themeColor="text1" w:themeTint="A6"/>
            </w:rPr>
          </w:rPrChange>
        </w:rPr>
        <w:t>co-citaci</w:t>
      </w:r>
      <w:r w:rsidR="00D91A41" w:rsidRPr="005E4E3C">
        <w:rPr>
          <w:rFonts w:ascii="Times New Roman" w:eastAsia="Century Gothic" w:hAnsi="Times New Roman" w:cs="Times New Roman" w:hint="eastAsia"/>
          <w:color w:val="595959" w:themeColor="text1" w:themeTint="A6"/>
          <w:sz w:val="24"/>
          <w:szCs w:val="24"/>
          <w:rPrChange w:id="31" w:author="Elena Maria Gomez Rico" w:date="2024-09-05T16:03:00Z" w16du:dateUtc="2024-09-05T21:03:00Z">
            <w:rPr>
              <w:rFonts w:eastAsiaTheme="minorEastAsia" w:hint="eastAsia"/>
              <w:color w:val="595959" w:themeColor="text1" w:themeTint="A6"/>
            </w:rPr>
          </w:rPrChange>
        </w:rPr>
        <w:t>ó</w:t>
      </w:r>
      <w:r w:rsidR="00D91A41" w:rsidRPr="005E4E3C">
        <w:rPr>
          <w:rFonts w:ascii="Times New Roman" w:eastAsia="Century Gothic" w:hAnsi="Times New Roman" w:cs="Times New Roman"/>
          <w:color w:val="595959" w:themeColor="text1" w:themeTint="A6"/>
          <w:sz w:val="24"/>
          <w:szCs w:val="24"/>
          <w:rPrChange w:id="32" w:author="Elena Maria Gomez Rico" w:date="2024-09-05T16:03:00Z" w16du:dateUtc="2024-09-05T21:03:00Z">
            <w:rPr>
              <w:rFonts w:eastAsiaTheme="minorEastAsia"/>
              <w:color w:val="595959" w:themeColor="text1" w:themeTint="A6"/>
            </w:rPr>
          </w:rPrChange>
        </w:rPr>
        <w:t>n</w:t>
      </w:r>
      <w:del w:id="33" w:author="Daniel Hermelin Bravo" w:date="2024-08-30T19:14:00Z">
        <w:r w:rsidR="00D91A41" w:rsidRPr="005E4E3C" w:rsidDel="23FA4F43">
          <w:rPr>
            <w:rFonts w:ascii="Times New Roman" w:eastAsia="Century Gothic" w:hAnsi="Times New Roman" w:cs="Times New Roman"/>
            <w:color w:val="595959" w:themeColor="text1" w:themeTint="A6"/>
            <w:sz w:val="24"/>
            <w:szCs w:val="24"/>
            <w:rPrChange w:id="34" w:author="Elena Maria Gomez Rico" w:date="2024-09-05T16:03:00Z" w16du:dateUtc="2024-09-05T21:03:00Z">
              <w:rPr>
                <w:rFonts w:eastAsiaTheme="minorEastAsia"/>
                <w:color w:val="595959" w:themeColor="text1" w:themeTint="A6"/>
              </w:rPr>
            </w:rPrChange>
          </w:rPr>
          <w:delText>,</w:delText>
        </w:r>
      </w:del>
      <w:r w:rsidR="00D91A41" w:rsidRPr="005E4E3C">
        <w:rPr>
          <w:rFonts w:ascii="Times New Roman" w:eastAsia="Century Gothic" w:hAnsi="Times New Roman" w:cs="Times New Roman"/>
          <w:color w:val="595959" w:themeColor="text1" w:themeTint="A6"/>
          <w:sz w:val="24"/>
          <w:szCs w:val="24"/>
          <w:rPrChange w:id="35" w:author="Elena Maria Gomez Rico" w:date="2024-09-05T16:03:00Z" w16du:dateUtc="2024-09-05T21:03:00Z">
            <w:rPr>
              <w:rFonts w:eastAsiaTheme="minorEastAsia"/>
              <w:color w:val="595959" w:themeColor="text1" w:themeTint="A6"/>
            </w:rPr>
          </w:rPrChange>
        </w:rPr>
        <w:t xml:space="preserve"> y </w:t>
      </w:r>
      <w:r w:rsidR="008703A8" w:rsidRPr="005E4E3C">
        <w:rPr>
          <w:rFonts w:ascii="Times New Roman" w:eastAsia="Century Gothic" w:hAnsi="Times New Roman" w:cs="Times New Roman"/>
          <w:color w:val="595959" w:themeColor="text1" w:themeTint="A6"/>
          <w:sz w:val="24"/>
          <w:szCs w:val="24"/>
        </w:rPr>
        <w:t xml:space="preserve">la </w:t>
      </w:r>
      <w:r w:rsidR="00D91A41" w:rsidRPr="005E4E3C">
        <w:rPr>
          <w:rFonts w:ascii="Times New Roman" w:eastAsia="Century Gothic" w:hAnsi="Times New Roman" w:cs="Times New Roman"/>
          <w:color w:val="595959" w:themeColor="text1" w:themeTint="A6"/>
          <w:sz w:val="24"/>
          <w:szCs w:val="24"/>
          <w:rPrChange w:id="36" w:author="Elena Maria Gomez Rico" w:date="2024-09-05T16:03:00Z" w16du:dateUtc="2024-09-05T21:03:00Z">
            <w:rPr>
              <w:rFonts w:eastAsiaTheme="minorEastAsia"/>
              <w:color w:val="595959" w:themeColor="text1" w:themeTint="A6"/>
            </w:rPr>
          </w:rPrChange>
        </w:rPr>
        <w:t>relevancia para el tema</w:t>
      </w:r>
      <w:r w:rsidR="00A227BB" w:rsidRPr="005E4E3C">
        <w:rPr>
          <w:rFonts w:ascii="Times New Roman" w:eastAsia="Century Gothic" w:hAnsi="Times New Roman" w:cs="Times New Roman"/>
          <w:color w:val="595959" w:themeColor="text1" w:themeTint="A6"/>
          <w:sz w:val="24"/>
          <w:szCs w:val="24"/>
        </w:rPr>
        <w:t xml:space="preserve"> formando </w:t>
      </w:r>
      <w:r w:rsidR="00D91A41" w:rsidRPr="005E4E3C">
        <w:rPr>
          <w:rFonts w:ascii="Times New Roman" w:eastAsia="Century Gothic" w:hAnsi="Times New Roman" w:cs="Times New Roman"/>
          <w:color w:val="595959" w:themeColor="text1" w:themeTint="A6"/>
          <w:sz w:val="24"/>
          <w:szCs w:val="24"/>
        </w:rPr>
        <w:t xml:space="preserve">listas temáticas </w:t>
      </w:r>
      <w:r w:rsidR="0085219A" w:rsidRPr="005E4E3C">
        <w:rPr>
          <w:rFonts w:ascii="Times New Roman" w:eastAsia="Century Gothic" w:hAnsi="Times New Roman" w:cs="Times New Roman"/>
          <w:color w:val="595959" w:themeColor="text1" w:themeTint="A6"/>
          <w:sz w:val="24"/>
          <w:szCs w:val="24"/>
        </w:rPr>
        <w:t>en una</w:t>
      </w:r>
      <w:r w:rsidR="00894D88" w:rsidRPr="005E4E3C">
        <w:rPr>
          <w:rFonts w:ascii="Times New Roman" w:eastAsia="Century Gothic" w:hAnsi="Times New Roman" w:cs="Times New Roman"/>
          <w:color w:val="595959" w:themeColor="text1" w:themeTint="A6"/>
          <w:sz w:val="24"/>
          <w:szCs w:val="24"/>
        </w:rPr>
        <w:t xml:space="preserve"> </w:t>
      </w:r>
      <w:r w:rsidR="00D91A41" w:rsidRPr="005E4E3C">
        <w:rPr>
          <w:rFonts w:ascii="Times New Roman" w:eastAsia="Century Gothic" w:hAnsi="Times New Roman" w:cs="Times New Roman"/>
          <w:color w:val="595959" w:themeColor="text1" w:themeTint="A6"/>
          <w:sz w:val="24"/>
          <w:szCs w:val="24"/>
        </w:rPr>
        <w:t>búsqueda</w:t>
      </w:r>
      <w:r w:rsidR="0085219A" w:rsidRPr="005E4E3C">
        <w:rPr>
          <w:rFonts w:ascii="Times New Roman" w:eastAsia="Century Gothic" w:hAnsi="Times New Roman" w:cs="Times New Roman"/>
          <w:color w:val="595959" w:themeColor="text1" w:themeTint="A6"/>
          <w:sz w:val="24"/>
          <w:szCs w:val="24"/>
        </w:rPr>
        <w:t xml:space="preserve"> que</w:t>
      </w:r>
      <w:r w:rsidR="00D91A41" w:rsidRPr="005E4E3C">
        <w:rPr>
          <w:rFonts w:ascii="Times New Roman" w:eastAsia="Century Gothic" w:hAnsi="Times New Roman" w:cs="Times New Roman"/>
          <w:color w:val="595959" w:themeColor="text1" w:themeTint="A6"/>
          <w:sz w:val="24"/>
          <w:szCs w:val="24"/>
        </w:rPr>
        <w:t xml:space="preserve"> </w:t>
      </w:r>
      <w:r w:rsidR="00894D88" w:rsidRPr="005E4E3C">
        <w:rPr>
          <w:rFonts w:ascii="Times New Roman" w:eastAsia="Century Gothic" w:hAnsi="Times New Roman" w:cs="Times New Roman"/>
          <w:color w:val="595959" w:themeColor="text1" w:themeTint="A6"/>
          <w:sz w:val="24"/>
          <w:szCs w:val="24"/>
        </w:rPr>
        <w:t xml:space="preserve">compara </w:t>
      </w:r>
      <w:r w:rsidR="00D91A41" w:rsidRPr="005E4E3C">
        <w:rPr>
          <w:rFonts w:ascii="Times New Roman" w:eastAsia="Century Gothic" w:hAnsi="Times New Roman" w:cs="Times New Roman"/>
          <w:color w:val="595959" w:themeColor="text1" w:themeTint="A6"/>
          <w:sz w:val="24"/>
          <w:szCs w:val="24"/>
        </w:rPr>
        <w:t xml:space="preserve">“document–document, document– query, document–topic and topic–query similarities” </w:t>
      </w:r>
      <w:r w:rsidR="00D91A41" w:rsidRPr="005E4E3C">
        <w:rPr>
          <w:rFonts w:ascii="Times New Roman" w:eastAsia="Century Gothic" w:hAnsi="Times New Roman" w:cs="Times New Roman"/>
          <w:color w:val="595959" w:themeColor="text1" w:themeTint="A6"/>
          <w:sz w:val="24"/>
          <w:szCs w:val="24"/>
        </w:rPr>
        <w:fldChar w:fldCharType="begin" w:fldLock="1"/>
      </w:r>
      <w:r w:rsidR="00EF41C8" w:rsidRPr="005E4E3C">
        <w:rPr>
          <w:rFonts w:ascii="Times New Roman" w:eastAsia="Century Gothic" w:hAnsi="Times New Roman" w:cs="Times New Roman"/>
          <w:color w:val="595959" w:themeColor="text1" w:themeTint="A6"/>
          <w:sz w:val="24"/>
          <w:szCs w:val="24"/>
        </w:rPr>
        <w:instrText>MERGEFIELD .wWw..wWw.QIQQA_CLUSTER.oOo.94c3d6560b694cdbb21113a56fa7f371.oOo.jardine2014topical.oOo.INTRANET_BF91FE0F-8D57-492F-8EDD-EB6E776D4FCE.xXx.SEPARATE_AUTHOR_DATE.xXx..xXx.PARAM_SPECIFIER_TYPE.xXx.page.xXx.PARAM_SPECIFIER_LOCATION.xXx.501.xXx.PARAM_PREFIX.xXx..xXx.PARAM_SUFFIX.xXx..oOo. \* MERGEFORMAT</w:instrText>
      </w:r>
      <w:r w:rsidR="00D91A41" w:rsidRPr="005E4E3C">
        <w:rPr>
          <w:rFonts w:ascii="Times New Roman" w:eastAsia="Century Gothic" w:hAnsi="Times New Roman" w:cs="Times New Roman"/>
          <w:color w:val="595959" w:themeColor="text1" w:themeTint="A6"/>
          <w:sz w:val="24"/>
          <w:szCs w:val="24"/>
        </w:rPr>
        <w:fldChar w:fldCharType="separate"/>
      </w:r>
      <w:r w:rsidR="00EF41C8" w:rsidRPr="005E4E3C">
        <w:rPr>
          <w:rFonts w:ascii="Times New Roman" w:hAnsi="Times New Roman" w:cs="Times New Roman"/>
          <w:color w:val="595959" w:themeColor="text1" w:themeTint="A6"/>
          <w:sz w:val="24"/>
          <w:szCs w:val="24"/>
        </w:rPr>
        <w:t>(Jardine &amp; Teufel, 2014, p. 501)</w:t>
      </w:r>
      <w:r w:rsidR="00D91A41" w:rsidRPr="005E4E3C">
        <w:rPr>
          <w:rFonts w:ascii="Times New Roman" w:eastAsia="Century Gothic" w:hAnsi="Times New Roman" w:cs="Times New Roman"/>
          <w:color w:val="595959" w:themeColor="text1" w:themeTint="A6"/>
          <w:sz w:val="24"/>
          <w:szCs w:val="24"/>
        </w:rPr>
        <w:fldChar w:fldCharType="end"/>
      </w:r>
      <w:r w:rsidR="00D91A41" w:rsidRPr="005E4E3C">
        <w:rPr>
          <w:rFonts w:ascii="Times New Roman" w:eastAsia="Century Gothic" w:hAnsi="Times New Roman" w:cs="Times New Roman"/>
          <w:color w:val="595959" w:themeColor="text1" w:themeTint="A6"/>
          <w:sz w:val="24"/>
          <w:szCs w:val="24"/>
        </w:rPr>
        <w:t>. Así, se eval</w:t>
      </w:r>
      <w:r w:rsidR="00A227BB" w:rsidRPr="005E4E3C">
        <w:rPr>
          <w:rFonts w:ascii="Times New Roman" w:eastAsia="Century Gothic" w:hAnsi="Times New Roman" w:cs="Times New Roman"/>
          <w:color w:val="595959" w:themeColor="text1" w:themeTint="A6"/>
          <w:sz w:val="24"/>
          <w:szCs w:val="24"/>
        </w:rPr>
        <w:t>ú</w:t>
      </w:r>
      <w:r w:rsidR="00D91A41" w:rsidRPr="005E4E3C">
        <w:rPr>
          <w:rFonts w:ascii="Times New Roman" w:eastAsia="Century Gothic" w:hAnsi="Times New Roman" w:cs="Times New Roman"/>
          <w:color w:val="595959" w:themeColor="text1" w:themeTint="A6"/>
          <w:sz w:val="24"/>
          <w:szCs w:val="24"/>
        </w:rPr>
        <w:t>a</w:t>
      </w:r>
      <w:r w:rsidR="00A227BB" w:rsidRPr="005E4E3C">
        <w:rPr>
          <w:rFonts w:ascii="Times New Roman" w:eastAsia="Century Gothic" w:hAnsi="Times New Roman" w:cs="Times New Roman"/>
          <w:color w:val="595959" w:themeColor="text1" w:themeTint="A6"/>
          <w:sz w:val="24"/>
          <w:szCs w:val="24"/>
        </w:rPr>
        <w:t xml:space="preserve"> la bibliografía construida y se identifican</w:t>
      </w:r>
      <w:r w:rsidR="00D91A41" w:rsidRPr="005E4E3C">
        <w:rPr>
          <w:rFonts w:ascii="Times New Roman" w:eastAsia="Century Gothic" w:hAnsi="Times New Roman" w:cs="Times New Roman"/>
          <w:color w:val="595959" w:themeColor="text1" w:themeTint="A6"/>
          <w:sz w:val="24"/>
          <w:szCs w:val="24"/>
        </w:rPr>
        <w:t xml:space="preserve"> </w:t>
      </w:r>
      <w:r w:rsidR="00A227BB" w:rsidRPr="005E4E3C">
        <w:rPr>
          <w:rFonts w:ascii="Times New Roman" w:eastAsia="Century Gothic" w:hAnsi="Times New Roman" w:cs="Times New Roman"/>
          <w:color w:val="595959" w:themeColor="text1" w:themeTint="A6"/>
          <w:sz w:val="24"/>
          <w:szCs w:val="24"/>
        </w:rPr>
        <w:t>nuevos componentes que los motores de búsqueda de las BDI no encontraron</w:t>
      </w:r>
      <w:r w:rsidR="00D91A41" w:rsidRPr="005E4E3C">
        <w:rPr>
          <w:rFonts w:ascii="Times New Roman" w:eastAsia="Century Gothic" w:hAnsi="Times New Roman" w:cs="Times New Roman"/>
          <w:color w:val="595959" w:themeColor="text1" w:themeTint="A6"/>
          <w:sz w:val="24"/>
          <w:szCs w:val="24"/>
        </w:rPr>
        <w:t>.</w:t>
      </w:r>
    </w:p>
    <w:p w14:paraId="7965664A" w14:textId="4CEE4063" w:rsidR="004B6A9E" w:rsidRPr="005E4E3C" w:rsidRDefault="00D91A41" w:rsidP="003B2835">
      <w:pPr>
        <w:spacing w:after="280" w:line="360" w:lineRule="auto"/>
        <w:jc w:val="both"/>
        <w:rPr>
          <w:color w:val="595959" w:themeColor="text1" w:themeTint="A6"/>
          <w:sz w:val="24"/>
          <w:szCs w:val="24"/>
        </w:rPr>
      </w:pPr>
      <w:r w:rsidRPr="005E4E3C">
        <w:rPr>
          <w:rFonts w:ascii="Times New Roman" w:eastAsia="Century Gothic" w:hAnsi="Times New Roman" w:cs="Times New Roman"/>
          <w:color w:val="595959" w:themeColor="text1" w:themeTint="A6"/>
          <w:sz w:val="24"/>
          <w:szCs w:val="24"/>
          <w14:ligatures w14:val="none"/>
        </w:rPr>
        <w:t xml:space="preserve">Se identificaron 29 documentos que efectivamente se centran en la universidad (ya sea de manera general o como caso de estudio). Para tener una cobertura suficiente del tema, se </w:t>
      </w:r>
      <w:r w:rsidR="00230C29" w:rsidRPr="005E4E3C">
        <w:rPr>
          <w:rFonts w:ascii="Times New Roman" w:eastAsia="Century Gothic" w:hAnsi="Times New Roman" w:cs="Times New Roman"/>
          <w:color w:val="595959" w:themeColor="text1" w:themeTint="A6"/>
          <w:sz w:val="24"/>
          <w:szCs w:val="24"/>
          <w14:ligatures w14:val="none"/>
        </w:rPr>
        <w:t xml:space="preserve">integran </w:t>
      </w:r>
      <w:r w:rsidR="0085219A" w:rsidRPr="005E4E3C">
        <w:rPr>
          <w:rFonts w:ascii="Times New Roman" w:eastAsia="Century Gothic" w:hAnsi="Times New Roman" w:cs="Times New Roman"/>
          <w:color w:val="595959" w:themeColor="text1" w:themeTint="A6"/>
          <w:sz w:val="24"/>
          <w:szCs w:val="24"/>
          <w14:ligatures w14:val="none"/>
        </w:rPr>
        <w:t xml:space="preserve">otros </w:t>
      </w:r>
      <w:r w:rsidRPr="005E4E3C">
        <w:rPr>
          <w:rFonts w:ascii="Times New Roman" w:eastAsia="Century Gothic" w:hAnsi="Times New Roman" w:cs="Times New Roman"/>
          <w:color w:val="595959" w:themeColor="text1" w:themeTint="A6"/>
          <w:sz w:val="24"/>
          <w:szCs w:val="24"/>
          <w14:ligatures w14:val="none"/>
        </w:rPr>
        <w:t xml:space="preserve">estudios que expliciten su relación con </w:t>
      </w:r>
      <w:r w:rsidR="0085219A" w:rsidRPr="005E4E3C">
        <w:rPr>
          <w:rFonts w:ascii="Times New Roman" w:eastAsia="Century Gothic" w:hAnsi="Times New Roman" w:cs="Times New Roman"/>
          <w:color w:val="595959" w:themeColor="text1" w:themeTint="A6"/>
          <w:sz w:val="24"/>
          <w:szCs w:val="24"/>
          <w14:ligatures w14:val="none"/>
        </w:rPr>
        <w:t xml:space="preserve">la </w:t>
      </w:r>
      <w:r w:rsidRPr="005E4E3C">
        <w:rPr>
          <w:rFonts w:ascii="Times New Roman" w:eastAsia="Century Gothic" w:hAnsi="Times New Roman" w:cs="Times New Roman"/>
          <w:color w:val="595959" w:themeColor="text1" w:themeTint="A6"/>
          <w:sz w:val="24"/>
          <w:szCs w:val="24"/>
          <w14:ligatures w14:val="none"/>
        </w:rPr>
        <w:t>universi</w:t>
      </w:r>
      <w:r w:rsidR="0085219A" w:rsidRPr="005E4E3C">
        <w:rPr>
          <w:rFonts w:ascii="Times New Roman" w:eastAsia="Century Gothic" w:hAnsi="Times New Roman" w:cs="Times New Roman"/>
          <w:color w:val="595959" w:themeColor="text1" w:themeTint="A6"/>
          <w:sz w:val="24"/>
          <w:szCs w:val="24"/>
          <w14:ligatures w14:val="none"/>
        </w:rPr>
        <w:t>dad</w:t>
      </w:r>
      <w:r w:rsidRPr="005E4E3C">
        <w:rPr>
          <w:rFonts w:ascii="Times New Roman" w:eastAsia="Century Gothic" w:hAnsi="Times New Roman" w:cs="Times New Roman"/>
          <w:color w:val="595959" w:themeColor="text1" w:themeTint="A6"/>
          <w:sz w:val="24"/>
          <w:szCs w:val="24"/>
          <w14:ligatures w14:val="none"/>
        </w:rPr>
        <w:t>, aunque no sea su centro. Así se encontraron 105 documentos que integran directamente algún aspecto universitario con la CPC o muestran sus casos</w:t>
      </w:r>
      <w:r w:rsidR="001E3EA5" w:rsidRPr="005E4E3C">
        <w:rPr>
          <w:rFonts w:ascii="Times New Roman" w:eastAsia="Century Gothic" w:hAnsi="Times New Roman" w:cs="Times New Roman"/>
          <w:color w:val="595959" w:themeColor="text1" w:themeTint="A6"/>
          <w:sz w:val="24"/>
          <w:szCs w:val="24"/>
          <w14:ligatures w14:val="none"/>
        </w:rPr>
        <w:t>, sus</w:t>
      </w:r>
      <w:r w:rsidRPr="005E4E3C">
        <w:rPr>
          <w:rFonts w:ascii="Times New Roman" w:eastAsia="Century Gothic" w:hAnsi="Times New Roman" w:cs="Times New Roman"/>
          <w:color w:val="595959" w:themeColor="text1" w:themeTint="A6"/>
          <w:sz w:val="24"/>
          <w:szCs w:val="24"/>
          <w14:ligatures w14:val="none"/>
        </w:rPr>
        <w:t xml:space="preserve"> proyectos o programas en AL (algunos estudios compartidos con la región IBA).</w:t>
      </w:r>
      <w:r w:rsidR="00FB21DD" w:rsidRPr="005E4E3C">
        <w:rPr>
          <w:rFonts w:ascii="Times New Roman" w:eastAsia="Century Gothic" w:hAnsi="Times New Roman" w:cs="Times New Roman"/>
          <w:color w:val="595959" w:themeColor="text1" w:themeTint="A6"/>
          <w:sz w:val="24"/>
          <w:szCs w:val="24"/>
          <w14:ligatures w14:val="none"/>
        </w:rPr>
        <w:t xml:space="preserve"> </w:t>
      </w:r>
      <w:r w:rsidR="001E3EA5" w:rsidRPr="005E4E3C">
        <w:rPr>
          <w:rFonts w:ascii="Times New Roman" w:eastAsia="Century Gothic" w:hAnsi="Times New Roman" w:cs="Times New Roman"/>
          <w:color w:val="595959" w:themeColor="text1" w:themeTint="A6"/>
          <w:sz w:val="24"/>
          <w:szCs w:val="24"/>
          <w14:ligatures w14:val="none"/>
        </w:rPr>
        <w:t xml:space="preserve">Esta revisión no cita la totalidad </w:t>
      </w:r>
      <w:r w:rsidR="0085219A" w:rsidRPr="005E4E3C">
        <w:rPr>
          <w:rFonts w:ascii="Times New Roman" w:eastAsia="Century Gothic" w:hAnsi="Times New Roman" w:cs="Times New Roman"/>
          <w:color w:val="595959" w:themeColor="text1" w:themeTint="A6"/>
          <w:sz w:val="24"/>
          <w:szCs w:val="24"/>
          <w14:ligatures w14:val="none"/>
        </w:rPr>
        <w:t xml:space="preserve">de textos </w:t>
      </w:r>
      <w:r w:rsidR="001E3EA5" w:rsidRPr="005E4E3C">
        <w:rPr>
          <w:rFonts w:ascii="Times New Roman" w:eastAsia="Century Gothic" w:hAnsi="Times New Roman" w:cs="Times New Roman"/>
          <w:color w:val="595959" w:themeColor="text1" w:themeTint="A6"/>
          <w:sz w:val="24"/>
          <w:szCs w:val="24"/>
          <w14:ligatures w14:val="none"/>
        </w:rPr>
        <w:t>por cuestiones de espacio y también porque se necesitan otras referencias que contextualicen</w:t>
      </w:r>
      <w:r w:rsidR="00213D88" w:rsidRPr="005E4E3C">
        <w:rPr>
          <w:rFonts w:ascii="Times New Roman" w:eastAsia="Century Gothic" w:hAnsi="Times New Roman" w:cs="Times New Roman"/>
          <w:color w:val="595959" w:themeColor="text1" w:themeTint="A6"/>
          <w:sz w:val="24"/>
          <w:szCs w:val="24"/>
          <w14:ligatures w14:val="none"/>
        </w:rPr>
        <w:t xml:space="preserve"> la revisión</w:t>
      </w:r>
      <w:r w:rsidR="001E3EA5" w:rsidRPr="005E4E3C">
        <w:rPr>
          <w:rFonts w:ascii="Times New Roman" w:eastAsia="Century Gothic" w:hAnsi="Times New Roman" w:cs="Times New Roman"/>
          <w:color w:val="595959" w:themeColor="text1" w:themeTint="A6"/>
          <w:sz w:val="24"/>
          <w:szCs w:val="24"/>
          <w14:ligatures w14:val="none"/>
        </w:rPr>
        <w:t xml:space="preserve">. </w:t>
      </w:r>
      <w:r w:rsidR="004B6A9E" w:rsidRPr="005E4E3C">
        <w:rPr>
          <w:rFonts w:ascii="Times New Roman" w:eastAsia="Century Gothic" w:hAnsi="Times New Roman" w:cs="Times New Roman"/>
          <w:color w:val="595959" w:themeColor="text1" w:themeTint="A6"/>
          <w:sz w:val="24"/>
          <w:szCs w:val="24"/>
          <w14:ligatures w14:val="none"/>
        </w:rPr>
        <w:t xml:space="preserve">Los estudios de AL </w:t>
      </w:r>
      <w:commentRangeStart w:id="37"/>
      <w:r w:rsidR="004B6A9E" w:rsidRPr="005E4E3C">
        <w:rPr>
          <w:rFonts w:ascii="Times New Roman" w:eastAsia="Century Gothic" w:hAnsi="Times New Roman" w:cs="Times New Roman"/>
          <w:color w:val="595959" w:themeColor="text1" w:themeTint="A6"/>
          <w:sz w:val="24"/>
          <w:szCs w:val="24"/>
          <w14:ligatures w14:val="none"/>
        </w:rPr>
        <w:t>se nombran en 78 documentos, los de España y Portugal</w:t>
      </w:r>
      <w:commentRangeEnd w:id="37"/>
      <w:r w:rsidR="004B6A9E" w:rsidRPr="005E4E3C">
        <w:rPr>
          <w:rStyle w:val="CommentReference"/>
          <w:rFonts w:ascii="Times New Roman" w:eastAsia="Century Gothic" w:hAnsi="Times New Roman" w:cs="Times New Roman"/>
          <w:color w:val="595959" w:themeColor="text1" w:themeTint="A6"/>
          <w:sz w:val="24"/>
          <w:szCs w:val="24"/>
          <w14:ligatures w14:val="none"/>
        </w:rPr>
        <w:commentReference w:id="37"/>
      </w:r>
      <w:r w:rsidR="00FB21DD" w:rsidRPr="005E4E3C">
        <w:rPr>
          <w:rFonts w:ascii="Times New Roman" w:eastAsia="Century Gothic" w:hAnsi="Times New Roman" w:cs="Times New Roman"/>
          <w:color w:val="595959" w:themeColor="text1" w:themeTint="A6"/>
          <w:sz w:val="24"/>
          <w:szCs w:val="24"/>
          <w14:ligatures w14:val="none"/>
        </w:rPr>
        <w:t xml:space="preserve"> (que también integran algún país de AL)</w:t>
      </w:r>
      <w:r w:rsidR="004B6A9E" w:rsidRPr="005E4E3C">
        <w:rPr>
          <w:rFonts w:ascii="Times New Roman" w:eastAsia="Century Gothic" w:hAnsi="Times New Roman" w:cs="Times New Roman"/>
          <w:color w:val="595959" w:themeColor="text1" w:themeTint="A6"/>
          <w:sz w:val="24"/>
          <w:szCs w:val="24"/>
          <w14:ligatures w14:val="none"/>
        </w:rPr>
        <w:t xml:space="preserve"> en 25. Hay que anotar que la producción académica del campo de la CPC en IBA está articulada a la de AL aunque, los procesos históricos exógenos y endógenos </w:t>
      </w:r>
      <w:r w:rsidR="004B6A9E"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.wWw..wWw.QIQQA_CLUSTER.oOo.5873155256494ed1ac4da1b2d8eecf10.oOo.suzina2021evolution.oOo.INTRANET_BF91FE0F-8D57-492F-8EDD-EB6E776D4FCE.xXx.SEPARATE_AUTHOR_DATE.xXx..oOo. \* MERGEFORMAT</w:instrText>
      </w:r>
      <w:r w:rsidR="004B6A9E"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(Suzina, 2021)</w:t>
      </w:r>
      <w:r w:rsidR="004B6A9E" w:rsidRPr="005E4E3C">
        <w:rPr>
          <w:rFonts w:ascii="Times New Roman" w:eastAsia="Century Gothic" w:hAnsi="Times New Roman" w:cs="Times New Roman"/>
          <w:color w:val="595959" w:themeColor="text1" w:themeTint="A6"/>
          <w:sz w:val="24"/>
          <w:szCs w:val="24"/>
          <w14:ligatures w14:val="none"/>
        </w:rPr>
        <w:fldChar w:fldCharType="end"/>
      </w:r>
      <w:r w:rsidR="004B6A9E" w:rsidRPr="005E4E3C">
        <w:rPr>
          <w:rFonts w:ascii="Times New Roman" w:eastAsia="Century Gothic" w:hAnsi="Times New Roman" w:cs="Times New Roman"/>
          <w:color w:val="595959" w:themeColor="text1" w:themeTint="A6"/>
          <w:sz w:val="24"/>
          <w:szCs w:val="24"/>
          <w14:ligatures w14:val="none"/>
        </w:rPr>
        <w:t xml:space="preserve">, planteen diferencias sustanciales para </w:t>
      </w:r>
      <w:r w:rsidR="00FB21DD" w:rsidRPr="005E4E3C">
        <w:rPr>
          <w:rFonts w:ascii="Times New Roman" w:eastAsia="Century Gothic" w:hAnsi="Times New Roman" w:cs="Times New Roman"/>
          <w:color w:val="595959" w:themeColor="text1" w:themeTint="A6"/>
          <w:sz w:val="24"/>
          <w:szCs w:val="24"/>
          <w14:ligatures w14:val="none"/>
        </w:rPr>
        <w:t>la producción</w:t>
      </w:r>
      <w:r w:rsidR="004B6A9E" w:rsidRPr="005E4E3C">
        <w:rPr>
          <w:rFonts w:ascii="Times New Roman" w:eastAsia="Century Gothic" w:hAnsi="Times New Roman" w:cs="Times New Roman"/>
          <w:color w:val="595959" w:themeColor="text1" w:themeTint="A6"/>
          <w:sz w:val="24"/>
          <w:szCs w:val="24"/>
          <w14:ligatures w14:val="none"/>
        </w:rPr>
        <w:t xml:space="preserve"> de la ciencia y, por lo tanto, de los procesos de CPC de cada región </w:t>
      </w:r>
      <w:r w:rsidR="004B6A9E"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.wWw..wWw.QIQQA_CLUSTER.oOo.a31ea700530f404998d5871d708b06c1.oOo.castelfranchi2021bcomunicacion.oOo.INTRANET_BF91FE0F-8D57-492F-8EDD-EB6E776D4FCE.xXx.SEPARATE_AUTHOR_DATE.xXx..oOo. \* MERGEFORMAT</w:instrText>
      </w:r>
      <w:r w:rsidR="004B6A9E"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(Castelfranchi &amp; Fazio, 2021)</w:t>
      </w:r>
      <w:r w:rsidR="004B6A9E" w:rsidRPr="005E4E3C">
        <w:rPr>
          <w:rFonts w:ascii="Times New Roman" w:eastAsia="Century Gothic" w:hAnsi="Times New Roman" w:cs="Times New Roman"/>
          <w:color w:val="595959" w:themeColor="text1" w:themeTint="A6"/>
          <w:sz w:val="24"/>
          <w:szCs w:val="24"/>
          <w14:ligatures w14:val="none"/>
        </w:rPr>
        <w:fldChar w:fldCharType="end"/>
      </w:r>
      <w:r w:rsidR="004B6A9E" w:rsidRPr="005E4E3C">
        <w:rPr>
          <w:rFonts w:ascii="Times New Roman" w:eastAsia="Century Gothic" w:hAnsi="Times New Roman" w:cs="Times New Roman"/>
          <w:color w:val="595959" w:themeColor="text1" w:themeTint="A6"/>
          <w:sz w:val="24"/>
          <w:szCs w:val="24"/>
          <w14:ligatures w14:val="none"/>
        </w:rPr>
        <w:t xml:space="preserve">. Las cantidades no suman la totalidad de documentos pues en muchos casos un solo estudio involucra varios países. </w:t>
      </w:r>
      <w:commentRangeStart w:id="38"/>
      <w:r w:rsidR="004B6A9E" w:rsidRPr="005E4E3C">
        <w:rPr>
          <w:rFonts w:ascii="Times New Roman" w:eastAsia="Century Gothic" w:hAnsi="Times New Roman" w:cs="Times New Roman"/>
          <w:color w:val="595959" w:themeColor="text1" w:themeTint="A6"/>
          <w:sz w:val="24"/>
          <w:szCs w:val="24"/>
          <w14:ligatures w14:val="none"/>
        </w:rPr>
        <w:t>La metodología cualitativa agrupa la mayor cantidad de estudios aplicados (51%)</w:t>
      </w:r>
      <w:commentRangeEnd w:id="38"/>
      <w:r w:rsidR="004B6A9E" w:rsidRPr="005E4E3C">
        <w:rPr>
          <w:rStyle w:val="CommentReference"/>
          <w:rFonts w:ascii="Times New Roman" w:eastAsia="Century Gothic" w:hAnsi="Times New Roman" w:cs="Times New Roman"/>
          <w:color w:val="595959" w:themeColor="text1" w:themeTint="A6"/>
          <w:sz w:val="24"/>
          <w:szCs w:val="24"/>
          <w14:ligatures w14:val="none"/>
        </w:rPr>
        <w:commentReference w:id="38"/>
      </w:r>
      <w:r w:rsidR="004B6A9E" w:rsidRPr="005E4E3C">
        <w:rPr>
          <w:rFonts w:ascii="Times New Roman" w:eastAsia="Century Gothic" w:hAnsi="Times New Roman" w:cs="Times New Roman"/>
          <w:color w:val="595959" w:themeColor="text1" w:themeTint="A6"/>
          <w:sz w:val="24"/>
          <w:szCs w:val="24"/>
          <w14:ligatures w14:val="none"/>
        </w:rPr>
        <w:t>, le siguen los cuantitativos (14%), los de instrumentos mixtos</w:t>
      </w:r>
      <w:r w:rsidR="00FB21DD" w:rsidRPr="005E4E3C">
        <w:rPr>
          <w:rFonts w:ascii="Times New Roman" w:eastAsia="Century Gothic" w:hAnsi="Times New Roman" w:cs="Times New Roman"/>
          <w:color w:val="595959" w:themeColor="text1" w:themeTint="A6"/>
          <w:sz w:val="24"/>
          <w:szCs w:val="24"/>
          <w14:ligatures w14:val="none"/>
        </w:rPr>
        <w:t xml:space="preserve"> </w:t>
      </w:r>
      <w:r w:rsidR="004B6A9E" w:rsidRPr="005E4E3C">
        <w:rPr>
          <w:rFonts w:ascii="Times New Roman" w:eastAsia="Century Gothic" w:hAnsi="Times New Roman" w:cs="Times New Roman"/>
          <w:color w:val="595959" w:themeColor="text1" w:themeTint="A6"/>
          <w:sz w:val="24"/>
          <w:szCs w:val="24"/>
          <w14:ligatures w14:val="none"/>
        </w:rPr>
        <w:t>(8%) y los restantes consisten en presentación de programas CPC, reflexiones con bases documentales y manuales de indicadores</w:t>
      </w:r>
      <w:r w:rsidR="00FB21DD" w:rsidRPr="005E4E3C">
        <w:rPr>
          <w:rFonts w:ascii="Times New Roman" w:eastAsia="Century Gothic" w:hAnsi="Times New Roman" w:cs="Times New Roman"/>
          <w:color w:val="595959" w:themeColor="text1" w:themeTint="A6"/>
          <w:sz w:val="24"/>
          <w:szCs w:val="24"/>
          <w14:ligatures w14:val="none"/>
        </w:rPr>
        <w:t xml:space="preserve">. </w:t>
      </w:r>
      <w:r w:rsidR="004E1D56" w:rsidRPr="005E4E3C">
        <w:rPr>
          <w:rFonts w:ascii="Times New Roman" w:eastAsia="Century Gothic" w:hAnsi="Times New Roman" w:cs="Times New Roman"/>
          <w:color w:val="595959" w:themeColor="text1" w:themeTint="A6"/>
          <w:sz w:val="24"/>
          <w:szCs w:val="24"/>
          <w14:ligatures w14:val="none"/>
        </w:rPr>
        <w:t xml:space="preserve">En el corpus no se encuentran estados del arte con las condiciones ya expuestas, sin embargo, se integraron 44 documentos </w:t>
      </w:r>
      <w:r w:rsidR="0085219A" w:rsidRPr="005E4E3C">
        <w:rPr>
          <w:rFonts w:ascii="Times New Roman" w:eastAsia="Century Gothic" w:hAnsi="Times New Roman" w:cs="Times New Roman"/>
          <w:color w:val="595959" w:themeColor="text1" w:themeTint="A6"/>
          <w:sz w:val="24"/>
          <w:szCs w:val="24"/>
          <w14:ligatures w14:val="none"/>
        </w:rPr>
        <w:t xml:space="preserve">auxiliares </w:t>
      </w:r>
      <w:r w:rsidR="004E1D56" w:rsidRPr="005E4E3C">
        <w:rPr>
          <w:rFonts w:ascii="Times New Roman" w:eastAsia="Century Gothic" w:hAnsi="Times New Roman" w:cs="Times New Roman"/>
          <w:color w:val="595959" w:themeColor="text1" w:themeTint="A6"/>
          <w:sz w:val="24"/>
          <w:szCs w:val="24"/>
          <w14:ligatures w14:val="none"/>
        </w:rPr>
        <w:t>que permiten contextualizar</w:t>
      </w:r>
      <w:r w:rsidR="0085219A" w:rsidRPr="005E4E3C">
        <w:rPr>
          <w:rFonts w:ascii="Times New Roman" w:eastAsia="Century Gothic" w:hAnsi="Times New Roman" w:cs="Times New Roman"/>
          <w:color w:val="595959" w:themeColor="text1" w:themeTint="A6"/>
          <w:sz w:val="24"/>
          <w:szCs w:val="24"/>
          <w14:ligatures w14:val="none"/>
        </w:rPr>
        <w:t xml:space="preserve"> conceptualmente</w:t>
      </w:r>
      <w:r w:rsidR="004E1D56" w:rsidRPr="005E4E3C">
        <w:rPr>
          <w:rFonts w:ascii="Times New Roman" w:eastAsia="Century Gothic" w:hAnsi="Times New Roman" w:cs="Times New Roman"/>
          <w:color w:val="595959" w:themeColor="text1" w:themeTint="A6"/>
          <w:sz w:val="24"/>
          <w:szCs w:val="24"/>
          <w14:ligatures w14:val="none"/>
        </w:rPr>
        <w:t xml:space="preserve"> lo que aquí se propone entre 1980 y </w:t>
      </w:r>
      <w:commentRangeStart w:id="39"/>
      <w:r w:rsidR="004E1D56" w:rsidRPr="005E4E3C">
        <w:rPr>
          <w:rFonts w:ascii="Times New Roman" w:eastAsia="Century Gothic" w:hAnsi="Times New Roman" w:cs="Times New Roman"/>
          <w:color w:val="595959" w:themeColor="text1" w:themeTint="A6"/>
          <w:sz w:val="24"/>
          <w:szCs w:val="24"/>
          <w14:ligatures w14:val="none"/>
        </w:rPr>
        <w:t>2024</w:t>
      </w:r>
      <w:commentRangeEnd w:id="39"/>
      <w:r w:rsidR="004E1D56" w:rsidRPr="005E4E3C">
        <w:rPr>
          <w:rStyle w:val="CommentReference"/>
          <w:rFonts w:ascii="Times New Roman" w:eastAsia="Century Gothic" w:hAnsi="Times New Roman" w:cs="Times New Roman"/>
          <w:color w:val="595959" w:themeColor="text1" w:themeTint="A6"/>
          <w:sz w:val="24"/>
          <w:szCs w:val="24"/>
          <w14:ligatures w14:val="none"/>
        </w:rPr>
        <w:commentReference w:id="39"/>
      </w:r>
      <w:r w:rsidR="004B6A9E" w:rsidRPr="005E4E3C">
        <w:rPr>
          <w:rFonts w:ascii="Times New Roman" w:eastAsia="Century Gothic" w:hAnsi="Times New Roman" w:cs="Times New Roman"/>
          <w:color w:val="595959" w:themeColor="text1" w:themeTint="A6"/>
          <w:sz w:val="24"/>
          <w:szCs w:val="24"/>
          <w14:ligatures w14:val="none"/>
        </w:rPr>
        <w:t>.</w:t>
      </w:r>
      <w:r w:rsidR="00583106" w:rsidRPr="005E4E3C">
        <w:rPr>
          <w:rFonts w:ascii="Times New Roman" w:eastAsia="Century Gothic" w:hAnsi="Times New Roman" w:cs="Times New Roman"/>
          <w:color w:val="595959" w:themeColor="text1" w:themeTint="A6"/>
          <w:sz w:val="24"/>
          <w:szCs w:val="24"/>
          <w14:ligatures w14:val="none"/>
        </w:rPr>
        <w:t xml:space="preserve"> </w:t>
      </w:r>
      <w:r w:rsidR="004B6A9E" w:rsidRPr="005E4E3C">
        <w:rPr>
          <w:rFonts w:ascii="Times New Roman" w:eastAsia="Century Gothic" w:hAnsi="Times New Roman" w:cs="Times New Roman"/>
          <w:color w:val="595959" w:themeColor="text1" w:themeTint="A6"/>
          <w:sz w:val="24"/>
          <w:szCs w:val="24"/>
          <w14:ligatures w14:val="none"/>
        </w:rPr>
        <w:t xml:space="preserve">Las disciplinas o campos de las revistas con temática CPC </w:t>
      </w:r>
      <w:r w:rsidR="004B6A9E" w:rsidRPr="005E4E3C">
        <w:rPr>
          <w:rFonts w:ascii="Times New Roman" w:eastAsia="Century Gothic" w:hAnsi="Times New Roman" w:cs="Times New Roman"/>
          <w:color w:val="595959" w:themeColor="text1" w:themeTint="A6"/>
          <w:sz w:val="24"/>
          <w:szCs w:val="24"/>
          <w14:ligatures w14:val="none"/>
        </w:rPr>
        <w:lastRenderedPageBreak/>
        <w:t xml:space="preserve">se ubican en los estudios de la comunicación, los estudios sociales y humanos, los estudios de la educación y los estudios de ciencia, tecnología e innovación (ESCyT) </w:t>
      </w:r>
      <w:r w:rsidR="004B6A9E"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.wWw..wWw.QIQQA_CLUSTER.oOo.0801cf69c28e4ffeb432988776be70be.oOo.barcelo2023produccion.oOo.DACFE05D-6BF7-45A3-AE8A-FD343BABC7CB.xXx.SEPARATE_AUTHOR_DATE.xXx..xXx.PARAM_SPECIFIER_TYPE.xXx..xXx.PARAM_SPECIFIER_LOCATION.xXx..xXx.PARAM_PREFIX.xXx..xXx.PARAM_SUFFIX.xXx..oOo. \* MERGEFORMAT</w:instrText>
      </w:r>
      <w:r w:rsidR="004B6A9E"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(Barceló &amp; Dávila, 2023)</w:t>
      </w:r>
      <w:r w:rsidR="004B6A9E" w:rsidRPr="005E4E3C">
        <w:rPr>
          <w:rFonts w:ascii="Times New Roman" w:eastAsia="Century Gothic" w:hAnsi="Times New Roman" w:cs="Times New Roman"/>
          <w:color w:val="595959" w:themeColor="text1" w:themeTint="A6"/>
          <w:sz w:val="24"/>
          <w:szCs w:val="24"/>
          <w14:ligatures w14:val="none"/>
        </w:rPr>
        <w:fldChar w:fldCharType="end"/>
      </w:r>
      <w:r w:rsidR="004B6A9E" w:rsidRPr="005E4E3C">
        <w:rPr>
          <w:rFonts w:ascii="Times New Roman" w:eastAsia="Century Gothic" w:hAnsi="Times New Roman" w:cs="Times New Roman"/>
          <w:color w:val="595959" w:themeColor="text1" w:themeTint="A6"/>
          <w:sz w:val="24"/>
          <w:szCs w:val="24"/>
          <w14:ligatures w14:val="none"/>
        </w:rPr>
        <w:t xml:space="preserve">. El corpus de esta revisión las encuentra así ordenadas integrando otras como </w:t>
      </w:r>
      <w:r w:rsidR="00583106" w:rsidRPr="005E4E3C">
        <w:rPr>
          <w:rFonts w:ascii="Times New Roman" w:eastAsia="Century Gothic" w:hAnsi="Times New Roman" w:cs="Times New Roman"/>
          <w:color w:val="595959" w:themeColor="text1" w:themeTint="A6"/>
          <w:sz w:val="24"/>
          <w:szCs w:val="24"/>
          <w14:ligatures w14:val="none"/>
        </w:rPr>
        <w:t xml:space="preserve">la gestión del conocimiento </w:t>
      </w:r>
      <w:r w:rsidR="00583106"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b29e9c1ec3e54d3b81f93640f1bee7df.oOo.alvarez2015modelo.oOo.DACFE05D-6BF7-45A3-AE8A-FD343BABC7CB.xXx.SEPARATE_AUTHOR_DATE.xXx..xXx.PARAM_SPECIFIER_TYPE.xXx..xXx.PARAM_SPECIFIER_LOCATION.xXx..xXx.PARAM_PREFIX.xXx..xXx.PARAM_SUFFIX.xXx..oOo.basanta2022gestion.oOo.DACFE05D-6BF7-45A3-AE8A-FD343BABC7CB.xXx.SEPARATE_AUTHOR_DATE.xXx..xXx.PARAM_SPECIFIER_TYPE.xXx..xXx.PARAM_SPECIFIER_LOCATION.xXx..xXx.PARAM_PREFIX.xXx..xXx.PARAM_SUFFIX.xXx..oOo. \* MERGEFORMAT</w:instrText>
      </w:r>
      <w:r w:rsidR="00583106"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(Álvarez, 2015; Basanta et al., 2022)</w:t>
      </w:r>
      <w:r w:rsidR="00583106" w:rsidRPr="005E4E3C">
        <w:rPr>
          <w:rFonts w:ascii="Times New Roman" w:eastAsia="Century Gothic" w:hAnsi="Times New Roman" w:cs="Times New Roman"/>
          <w:color w:val="595959" w:themeColor="text1" w:themeTint="A6"/>
          <w:sz w:val="24"/>
          <w:szCs w:val="24"/>
          <w14:ligatures w14:val="none"/>
        </w:rPr>
        <w:fldChar w:fldCharType="end"/>
      </w:r>
      <w:r w:rsidR="00583106" w:rsidRPr="005E4E3C">
        <w:rPr>
          <w:rFonts w:ascii="Times New Roman" w:eastAsia="Century Gothic" w:hAnsi="Times New Roman" w:cs="Times New Roman"/>
          <w:color w:val="595959" w:themeColor="text1" w:themeTint="A6"/>
          <w:sz w:val="24"/>
          <w:szCs w:val="24"/>
          <w14:ligatures w14:val="none"/>
        </w:rPr>
        <w:t xml:space="preserve">, la gerencia de comunicaciones </w:t>
      </w:r>
      <w:r w:rsidR="00583106"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.wWw..wWw.QIQQA_CLUSTER.oOo.46cc1c36989348f39cc1aa2c2146e53e.oOo.schafer2020communicating.oOo.DACFE05D-6BF7-45A3-AE8A-FD343BABC7CB.xXx.SEPARATE_AUTHOR_DATE.xXx..oOo. \* MERGEFORMAT</w:instrText>
      </w:r>
      <w:r w:rsidR="00583106"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(Schäfer &amp; Fähnrich, 2020)</w:t>
      </w:r>
      <w:r w:rsidR="00583106" w:rsidRPr="005E4E3C">
        <w:rPr>
          <w:rFonts w:ascii="Times New Roman" w:eastAsia="Century Gothic" w:hAnsi="Times New Roman" w:cs="Times New Roman"/>
          <w:color w:val="595959" w:themeColor="text1" w:themeTint="A6"/>
          <w:sz w:val="24"/>
          <w:szCs w:val="24"/>
          <w14:ligatures w14:val="none"/>
        </w:rPr>
        <w:fldChar w:fldCharType="end"/>
      </w:r>
      <w:r w:rsidR="00583106" w:rsidRPr="005E4E3C">
        <w:rPr>
          <w:rFonts w:ascii="Times New Roman" w:eastAsia="Century Gothic" w:hAnsi="Times New Roman" w:cs="Times New Roman"/>
          <w:color w:val="595959" w:themeColor="text1" w:themeTint="A6"/>
          <w:sz w:val="24"/>
          <w:szCs w:val="24"/>
          <w14:ligatures w14:val="none"/>
        </w:rPr>
        <w:t xml:space="preserve">, también desde estas como empresas de comunicación </w:t>
      </w:r>
      <w:r w:rsidR="00583106"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.wWw..wWw.QIQQA_CLUSTER.oOo.8a3a13aa405a4472bcf2585be45c1eb7.oOo.romero2017universidades.oOo.DACFE05D-6BF7-45A3-AE8A-FD343BABC7CB.xXx.SEPARATE_AUTHOR_DATE.xXx..oOo. \* MERGEFORMAT</w:instrText>
      </w:r>
      <w:r w:rsidR="00583106"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(Romero Delgado, 2017)</w:t>
      </w:r>
      <w:r w:rsidR="00583106" w:rsidRPr="005E4E3C">
        <w:rPr>
          <w:rFonts w:ascii="Times New Roman" w:eastAsia="Century Gothic" w:hAnsi="Times New Roman" w:cs="Times New Roman"/>
          <w:color w:val="595959" w:themeColor="text1" w:themeTint="A6"/>
          <w:sz w:val="24"/>
          <w:szCs w:val="24"/>
          <w14:ligatures w14:val="none"/>
        </w:rPr>
        <w:fldChar w:fldCharType="end"/>
      </w:r>
      <w:r w:rsidR="00746853" w:rsidRPr="005E4E3C">
        <w:rPr>
          <w:rFonts w:ascii="Times New Roman" w:eastAsia="Century Gothic" w:hAnsi="Times New Roman" w:cs="Times New Roman"/>
          <w:color w:val="595959" w:themeColor="text1" w:themeTint="A6"/>
          <w:sz w:val="24"/>
          <w:szCs w:val="24"/>
          <w14:ligatures w14:val="none"/>
        </w:rPr>
        <w:t xml:space="preserve"> con </w:t>
      </w:r>
      <w:r w:rsidR="00583106" w:rsidRPr="005E4E3C">
        <w:rPr>
          <w:rFonts w:ascii="Times New Roman" w:eastAsia="Century Gothic" w:hAnsi="Times New Roman" w:cs="Times New Roman"/>
          <w:color w:val="595959" w:themeColor="text1" w:themeTint="A6"/>
          <w:sz w:val="24"/>
          <w:szCs w:val="24"/>
          <w14:ligatures w14:val="none"/>
        </w:rPr>
        <w:t xml:space="preserve">responsabilidad social </w:t>
      </w:r>
      <w:r w:rsidR="00583106" w:rsidRPr="005E4E3C">
        <w:rPr>
          <w:rFonts w:ascii="Times New Roman" w:eastAsia="Century Gothic" w:hAnsi="Times New Roman" w:cs="Times New Roman"/>
          <w:color w:val="595959" w:themeColor="text1" w:themeTint="A6"/>
          <w:sz w:val="24"/>
          <w:szCs w:val="24"/>
          <w14:ligatures w14:val="none"/>
        </w:rPr>
        <w:fldChar w:fldCharType="begin" w:fldLock="1"/>
      </w:r>
      <w:r w:rsidR="00EF41C8" w:rsidRPr="005E4E3C">
        <w:rPr>
          <w:rFonts w:ascii="Times New Roman" w:eastAsia="Century Gothic" w:hAnsi="Times New Roman" w:cs="Times New Roman"/>
          <w:color w:val="595959" w:themeColor="text1" w:themeTint="A6"/>
          <w:sz w:val="24"/>
          <w:szCs w:val="24"/>
          <w14:ligatures w14:val="none"/>
        </w:rPr>
        <w:instrText>MERGEFIELD .wWw..wWw.QIQQA_CLUSTER.oOo.0ae0d421445e48c7a213cfba1bd35204.oOo.españa2021fertgs.oOo.INTRANET_BF91FE0F-8D57-492F-8EDD-EB6E776D4FCE.xXx.SEPARATE_AUTHOR_DATE.xXx..oOo.andres2017nuevas.oOo.INTRANET_BF91FE0F-8D57-492F-8EDD-EB6E776D4FCE.oOo.lopera2010responsabilidad.oOo.INTRANET_BF91FE0F-8D57-492F-8EDD-EB6E776D4FCE.oOo.beltran2017gestion.oOo.INTRANET_BF91FE0F-8D57-492F-8EDD-EB6E776D4FCE.oOo.ojeda2019fomento.oOo.INTRANET_BF91FE0F-8D57-492F-8EDD-EB6E776D4FCE.oOo. \* MERGEFORMAT</w:instrText>
      </w:r>
      <w:r w:rsidR="00583106" w:rsidRPr="005E4E3C">
        <w:rPr>
          <w:rFonts w:ascii="Times New Roman" w:eastAsia="Century Gothic" w:hAnsi="Times New Roman" w:cs="Times New Roman"/>
          <w:color w:val="595959" w:themeColor="text1" w:themeTint="A6"/>
          <w:sz w:val="24"/>
          <w:szCs w:val="24"/>
          <w14:ligatures w14:val="none"/>
        </w:rPr>
        <w:fldChar w:fldCharType="separate"/>
      </w:r>
      <w:r w:rsidR="00EF41C8" w:rsidRPr="005E4E3C">
        <w:rPr>
          <w:rFonts w:ascii="Times New Roman" w:hAnsi="Times New Roman" w:cs="Times New Roman"/>
          <w:color w:val="595959" w:themeColor="text1" w:themeTint="A6"/>
          <w:sz w:val="24"/>
          <w:szCs w:val="24"/>
        </w:rPr>
        <w:t>(Andrés et al., 2017; Beltrán et al., 2017; Lopera, 2010; Luisa Barbosa Gómez, 2021; Ojeda-Romano, 2019)</w:t>
      </w:r>
      <w:r w:rsidR="00583106" w:rsidRPr="005E4E3C">
        <w:rPr>
          <w:rFonts w:ascii="Times New Roman" w:eastAsia="Century Gothic" w:hAnsi="Times New Roman" w:cs="Times New Roman"/>
          <w:color w:val="595959" w:themeColor="text1" w:themeTint="A6"/>
          <w:sz w:val="24"/>
          <w:szCs w:val="24"/>
          <w14:ligatures w14:val="none"/>
        </w:rPr>
        <w:fldChar w:fldCharType="end"/>
      </w:r>
      <w:r w:rsidR="00583106" w:rsidRPr="005E4E3C">
        <w:rPr>
          <w:rFonts w:ascii="Times New Roman" w:eastAsia="Century Gothic" w:hAnsi="Times New Roman" w:cs="Times New Roman"/>
          <w:color w:val="595959" w:themeColor="text1" w:themeTint="A6"/>
          <w:sz w:val="24"/>
          <w:szCs w:val="24"/>
          <w14:ligatures w14:val="none"/>
        </w:rPr>
        <w:t>.</w:t>
      </w:r>
      <w:r w:rsidR="00E405EA" w:rsidRPr="005E4E3C">
        <w:rPr>
          <w:rFonts w:ascii="Times New Roman" w:eastAsia="Century Gothic" w:hAnsi="Times New Roman" w:cs="Times New Roman"/>
          <w:color w:val="595959" w:themeColor="text1" w:themeTint="A6"/>
          <w:sz w:val="24"/>
          <w:szCs w:val="24"/>
          <w14:ligatures w14:val="none"/>
        </w:rPr>
        <w:t xml:space="preserve"> </w:t>
      </w:r>
      <w:r w:rsidR="004B6A9E" w:rsidRPr="005E4E3C">
        <w:rPr>
          <w:rFonts w:ascii="Times New Roman" w:hAnsi="Times New Roman" w:cs="Times New Roman"/>
          <w:color w:val="595959" w:themeColor="text1" w:themeTint="A6"/>
          <w:sz w:val="24"/>
          <w:szCs w:val="24"/>
        </w:rPr>
        <w:t xml:space="preserve">Hay que anotar que fue posible acceder al corpus a través de la producción académica disponible, sin embargo, se sabe de la existencia de una gran diversidad de </w:t>
      </w:r>
      <w:r w:rsidR="0085219A" w:rsidRPr="005E4E3C">
        <w:rPr>
          <w:rFonts w:ascii="Times New Roman" w:hAnsi="Times New Roman" w:cs="Times New Roman"/>
          <w:color w:val="595959" w:themeColor="text1" w:themeTint="A6"/>
          <w:sz w:val="24"/>
          <w:szCs w:val="24"/>
        </w:rPr>
        <w:t xml:space="preserve">iniciativas </w:t>
      </w:r>
      <w:r w:rsidR="004B6A9E" w:rsidRPr="005E4E3C">
        <w:rPr>
          <w:rFonts w:ascii="Times New Roman" w:hAnsi="Times New Roman" w:cs="Times New Roman"/>
          <w:color w:val="595959" w:themeColor="text1" w:themeTint="A6"/>
          <w:sz w:val="24"/>
          <w:szCs w:val="24"/>
        </w:rPr>
        <w:t>CPC que no están sistematizad</w:t>
      </w:r>
      <w:r w:rsidR="0085219A" w:rsidRPr="005E4E3C">
        <w:rPr>
          <w:rFonts w:ascii="Times New Roman" w:hAnsi="Times New Roman" w:cs="Times New Roman"/>
          <w:color w:val="595959" w:themeColor="text1" w:themeTint="A6"/>
          <w:sz w:val="24"/>
          <w:szCs w:val="24"/>
        </w:rPr>
        <w:t>as</w:t>
      </w:r>
      <w:r w:rsidR="004B6A9E" w:rsidRPr="005E4E3C">
        <w:rPr>
          <w:rFonts w:ascii="Times New Roman" w:hAnsi="Times New Roman" w:cs="Times New Roman"/>
          <w:color w:val="595959" w:themeColor="text1" w:themeTint="A6"/>
          <w:sz w:val="24"/>
          <w:szCs w:val="24"/>
        </w:rPr>
        <w:t xml:space="preserve"> y los estudios que los </w:t>
      </w:r>
      <w:r w:rsidR="004B6A9E" w:rsidRPr="005E4E3C" w:rsidDel="26A5E5A7">
        <w:rPr>
          <w:rFonts w:ascii="Times New Roman" w:hAnsi="Times New Roman" w:cs="Times New Roman"/>
          <w:color w:val="595959" w:themeColor="text1" w:themeTint="A6"/>
          <w:sz w:val="24"/>
          <w:szCs w:val="24"/>
        </w:rPr>
        <w:t>analizan son escasos</w:t>
      </w:r>
      <w:r w:rsidR="003B2835" w:rsidRPr="005E4E3C">
        <w:rPr>
          <w:rFonts w:ascii="Times New Roman" w:hAnsi="Times New Roman" w:cs="Times New Roman"/>
          <w:color w:val="595959" w:themeColor="text1" w:themeTint="A6"/>
          <w:sz w:val="24"/>
          <w:szCs w:val="24"/>
        </w:rPr>
        <w:t xml:space="preserve">. Se procede a ampliar los </w:t>
      </w:r>
      <w:r w:rsidR="00101D2E" w:rsidRPr="005E4E3C">
        <w:rPr>
          <w:rFonts w:ascii="Times New Roman" w:hAnsi="Times New Roman" w:cs="Times New Roman"/>
          <w:color w:val="595959" w:themeColor="text1" w:themeTint="A6"/>
          <w:sz w:val="24"/>
          <w:szCs w:val="24"/>
        </w:rPr>
        <w:t xml:space="preserve">cuatro </w:t>
      </w:r>
      <w:r w:rsidR="003B2835" w:rsidRPr="005E4E3C">
        <w:rPr>
          <w:rFonts w:ascii="Times New Roman" w:hAnsi="Times New Roman" w:cs="Times New Roman"/>
          <w:color w:val="595959" w:themeColor="text1" w:themeTint="A6"/>
          <w:sz w:val="24"/>
          <w:szCs w:val="24"/>
        </w:rPr>
        <w:t xml:space="preserve">componentes propuestos en la revisión. </w:t>
      </w:r>
    </w:p>
    <w:p w14:paraId="0011818B" w14:textId="19F86B54" w:rsidR="00A860C9" w:rsidRPr="005E4E3C" w:rsidRDefault="00C165BF" w:rsidP="00456A86">
      <w:pPr>
        <w:pStyle w:val="Estilo1"/>
        <w:rPr>
          <w:rFonts w:eastAsia="Century Gothic"/>
          <w:color w:val="595959" w:themeColor="text1" w:themeTint="A6"/>
        </w:rPr>
      </w:pPr>
      <w:r w:rsidRPr="005E4E3C">
        <w:rPr>
          <w:rFonts w:eastAsia="Century Gothic"/>
          <w:color w:val="595959" w:themeColor="text1" w:themeTint="A6"/>
        </w:rPr>
        <w:t xml:space="preserve"> </w:t>
      </w:r>
      <w:r w:rsidR="00B93A2C" w:rsidRPr="005E4E3C">
        <w:rPr>
          <w:rFonts w:eastAsia="Century Gothic"/>
          <w:color w:val="595959" w:themeColor="text1" w:themeTint="A6"/>
        </w:rPr>
        <w:t>La misión de las universidades y sus procesos de CPC</w:t>
      </w:r>
    </w:p>
    <w:p w14:paraId="28EAF13D" w14:textId="5F406F94" w:rsidR="00B87E27" w:rsidRPr="005E4E3C" w:rsidRDefault="006E6222" w:rsidP="00456A86">
      <w:pPr>
        <w:pStyle w:val="prrafonormal"/>
        <w:rPr>
          <w:rStyle w:val="normaltextrun"/>
          <w:color w:val="595959" w:themeColor="text1" w:themeTint="A6"/>
        </w:rPr>
      </w:pPr>
      <w:r w:rsidRPr="005E4E3C">
        <w:rPr>
          <w:color w:val="595959" w:themeColor="text1" w:themeTint="A6"/>
        </w:rPr>
        <w:t xml:space="preserve">En este </w:t>
      </w:r>
      <w:r w:rsidR="00F220DB" w:rsidRPr="005E4E3C">
        <w:rPr>
          <w:color w:val="595959" w:themeColor="text1" w:themeTint="A6"/>
        </w:rPr>
        <w:t>apartado</w:t>
      </w:r>
      <w:r w:rsidRPr="005E4E3C">
        <w:rPr>
          <w:color w:val="595959" w:themeColor="text1" w:themeTint="A6"/>
        </w:rPr>
        <w:t xml:space="preserve"> s</w:t>
      </w:r>
      <w:r w:rsidR="002A4D68" w:rsidRPr="005E4E3C">
        <w:rPr>
          <w:color w:val="595959" w:themeColor="text1" w:themeTint="A6"/>
        </w:rPr>
        <w:t xml:space="preserve">e mostrará cómo la literatura relaciona el objetivo misional </w:t>
      </w:r>
      <w:r w:rsidR="00411F50" w:rsidRPr="005E4E3C">
        <w:rPr>
          <w:color w:val="595959" w:themeColor="text1" w:themeTint="A6"/>
        </w:rPr>
        <w:t xml:space="preserve">de la </w:t>
      </w:r>
      <w:r w:rsidR="002A4D68" w:rsidRPr="005E4E3C">
        <w:rPr>
          <w:color w:val="595959" w:themeColor="text1" w:themeTint="A6"/>
        </w:rPr>
        <w:t>universidad con la CPC</w:t>
      </w:r>
      <w:r w:rsidR="0096376A" w:rsidRPr="005E4E3C">
        <w:rPr>
          <w:color w:val="595959" w:themeColor="text1" w:themeTint="A6"/>
        </w:rPr>
        <w:t xml:space="preserve">. </w:t>
      </w:r>
      <w:r w:rsidR="00411F50" w:rsidRPr="005E4E3C">
        <w:rPr>
          <w:color w:val="595959" w:themeColor="text1" w:themeTint="A6"/>
        </w:rPr>
        <w:t xml:space="preserve">Como se dijo antes, se ha cuestionado a la universidad que </w:t>
      </w:r>
      <w:r w:rsidR="00D062CF" w:rsidRPr="005E4E3C">
        <w:rPr>
          <w:color w:val="595959" w:themeColor="text1" w:themeTint="A6"/>
        </w:rPr>
        <w:t>desarrollara “un conocimiento predominantemente disciplinar, cuya autonomía impuso un proceso de producción relativamente descontextualizado con relación a las necesidades del mundo cotidiano de las sociedades”</w:t>
      </w:r>
      <w:r w:rsidR="00B84C71" w:rsidRPr="005E4E3C">
        <w:rPr>
          <w:color w:val="595959" w:themeColor="text1" w:themeTint="A6"/>
        </w:rPr>
        <w:t xml:space="preserve"> </w:t>
      </w:r>
      <w:r w:rsidR="00B84C71" w:rsidRPr="005E4E3C">
        <w:rPr>
          <w:color w:val="595959" w:themeColor="text1" w:themeTint="A6"/>
        </w:rPr>
        <w:fldChar w:fldCharType="begin" w:fldLock="1"/>
      </w:r>
      <w:r w:rsidR="00EF41C8" w:rsidRPr="005E4E3C">
        <w:rPr>
          <w:color w:val="595959" w:themeColor="text1" w:themeTint="A6"/>
        </w:rPr>
        <w:instrText>MERGEFIELD .wWw..wWw.QIQQA_CLUSTER.oOo.25f601ca4d554ea2a9a04a396173ef68.oOo.bidina2019produccion.oOo.INTRANET_BF91FE0F-8D57-492F-8EDD-EB6E776D4FCE.xXx.SEPARATE_AUTHOR_DATE.xXx..xXx.PARAM_SPECIFIER_TYPE.xXx.page.xXx.PARAM_SPECIFIER_LOCATION.xXx.27.xXx.PARAM_PREFIX.xXx..xXx.PARAM_SUFFIX.xXx..oOo. \* MERGEFORMAT</w:instrText>
      </w:r>
      <w:r w:rsidR="00B84C71" w:rsidRPr="005E4E3C">
        <w:rPr>
          <w:color w:val="595959" w:themeColor="text1" w:themeTint="A6"/>
        </w:rPr>
        <w:fldChar w:fldCharType="separate"/>
      </w:r>
      <w:r w:rsidR="00EF41C8" w:rsidRPr="005E4E3C">
        <w:rPr>
          <w:color w:val="595959" w:themeColor="text1" w:themeTint="A6"/>
        </w:rPr>
        <w:t>(Bidiña et al., 2019, p. 27)</w:t>
      </w:r>
      <w:r w:rsidR="00B84C71" w:rsidRPr="005E4E3C">
        <w:rPr>
          <w:color w:val="595959" w:themeColor="text1" w:themeTint="A6"/>
        </w:rPr>
        <w:fldChar w:fldCharType="end"/>
      </w:r>
      <w:r w:rsidR="00D062CF" w:rsidRPr="005E4E3C">
        <w:rPr>
          <w:color w:val="595959" w:themeColor="text1" w:themeTint="A6"/>
        </w:rPr>
        <w:t xml:space="preserve">. Este es un cuestionamiento en cuyo centro está la adopción de un nuevo contrato social para la ciencia (Alcíbar, 2015; Broks et al., 2020; Rocha et al., 2017; Rodríguez, 2019; Salazar, 2013) que involucra a las universidades </w:t>
      </w:r>
      <w:r w:rsidR="00411F50" w:rsidRPr="005E4E3C">
        <w:rPr>
          <w:color w:val="595959" w:themeColor="text1" w:themeTint="A6"/>
        </w:rPr>
        <w:t xml:space="preserve">y a </w:t>
      </w:r>
      <w:r w:rsidR="00D062CF" w:rsidRPr="005E4E3C">
        <w:rPr>
          <w:color w:val="595959" w:themeColor="text1" w:themeTint="A6"/>
        </w:rPr>
        <w:t xml:space="preserve">un conocimiento disciplinar y descontextualizado que no </w:t>
      </w:r>
      <w:r w:rsidR="00411F50" w:rsidRPr="005E4E3C">
        <w:rPr>
          <w:color w:val="595959" w:themeColor="text1" w:themeTint="A6"/>
        </w:rPr>
        <w:t xml:space="preserve">necesariamente </w:t>
      </w:r>
      <w:r w:rsidR="00D062CF" w:rsidRPr="005E4E3C">
        <w:rPr>
          <w:color w:val="595959" w:themeColor="text1" w:themeTint="A6"/>
        </w:rPr>
        <w:t>responde a</w:t>
      </w:r>
      <w:r w:rsidRPr="005E4E3C">
        <w:rPr>
          <w:color w:val="595959" w:themeColor="text1" w:themeTint="A6"/>
        </w:rPr>
        <w:t xml:space="preserve"> lo que se nombra </w:t>
      </w:r>
      <w:r w:rsidR="00D062CF" w:rsidRPr="005E4E3C">
        <w:rPr>
          <w:b/>
          <w:bCs/>
          <w:color w:val="595959" w:themeColor="text1" w:themeTint="A6"/>
        </w:rPr>
        <w:t>nuevo contrato social de la ciencia</w:t>
      </w:r>
      <w:r w:rsidR="00D062CF" w:rsidRPr="005E4E3C">
        <w:rPr>
          <w:color w:val="595959" w:themeColor="text1" w:themeTint="A6"/>
        </w:rPr>
        <w:t>,</w:t>
      </w:r>
      <w:r w:rsidR="00411F50" w:rsidRPr="005E4E3C">
        <w:rPr>
          <w:color w:val="595959" w:themeColor="text1" w:themeTint="A6"/>
        </w:rPr>
        <w:t xml:space="preserve"> como propósito altruista</w:t>
      </w:r>
      <w:r w:rsidR="008A1B5E" w:rsidRPr="005E4E3C">
        <w:rPr>
          <w:color w:val="595959" w:themeColor="text1" w:themeTint="A6"/>
        </w:rPr>
        <w:t xml:space="preserve"> y de impacto. S</w:t>
      </w:r>
      <w:r w:rsidR="00411F50" w:rsidRPr="005E4E3C">
        <w:rPr>
          <w:color w:val="595959" w:themeColor="text1" w:themeTint="A6"/>
        </w:rPr>
        <w:t xml:space="preserve">in embargo, en la práctica hay </w:t>
      </w:r>
      <w:r w:rsidR="008A1B5E" w:rsidRPr="005E4E3C">
        <w:rPr>
          <w:color w:val="595959" w:themeColor="text1" w:themeTint="A6"/>
        </w:rPr>
        <w:t xml:space="preserve">quienes producen conocimiento comúnmente están desconectados de quienes posiblemente lo apropiarían en sus contextos y estos </w:t>
      </w:r>
      <w:r w:rsidR="00411F50" w:rsidRPr="005E4E3C">
        <w:rPr>
          <w:color w:val="595959" w:themeColor="text1" w:themeTint="A6"/>
        </w:rPr>
        <w:t xml:space="preserve">“no les plantean demandas explícitas a dichos investigadores” </w:t>
      </w:r>
      <w:r w:rsidR="00411F50" w:rsidRPr="005E4E3C">
        <w:rPr>
          <w:color w:val="595959" w:themeColor="text1" w:themeTint="A6"/>
        </w:rPr>
        <w:fldChar w:fldCharType="begin" w:fldLock="1"/>
      </w:r>
      <w:r w:rsidR="00EF41C8" w:rsidRPr="005E4E3C">
        <w:rPr>
          <w:color w:val="595959" w:themeColor="text1" w:themeTint="A6"/>
        </w:rPr>
        <w:instrText>MERGEFIELD .wWw..wWw.QIQQA_CLUSTER.oOo.293ea0835cb54306989a3f11d1ba98ef.oOo.bidina2019produccion.oOo.INTRANET_BF91FE0F-8D57-492F-8EDD-EB6E776D4FCE.xXx.SEPARATE_AUTHOR_DATE.xXx..xXx.PARAM_SPECIFIER_TYPE.xXx.page.xXx.PARAM_SPECIFIER_LOCATION.xXx.28.xXx.PARAM_PREFIX.xXx..xXx.PARAM_SUFFIX.xXx..oOo. \* MERGEFORMAT</w:instrText>
      </w:r>
      <w:r w:rsidR="00411F50" w:rsidRPr="005E4E3C">
        <w:rPr>
          <w:color w:val="595959" w:themeColor="text1" w:themeTint="A6"/>
        </w:rPr>
        <w:fldChar w:fldCharType="separate"/>
      </w:r>
      <w:r w:rsidR="00EF41C8" w:rsidRPr="005E4E3C">
        <w:rPr>
          <w:color w:val="595959" w:themeColor="text1" w:themeTint="A6"/>
        </w:rPr>
        <w:t>(Bidiña et al., 2019, p. 28)</w:t>
      </w:r>
      <w:r w:rsidR="00411F50" w:rsidRPr="005E4E3C">
        <w:rPr>
          <w:color w:val="595959" w:themeColor="text1" w:themeTint="A6"/>
        </w:rPr>
        <w:fldChar w:fldCharType="end"/>
      </w:r>
      <w:r w:rsidR="00C611D1" w:rsidRPr="005E4E3C">
        <w:rPr>
          <w:color w:val="595959" w:themeColor="text1" w:themeTint="A6"/>
        </w:rPr>
        <w:t xml:space="preserve"> </w:t>
      </w:r>
      <w:r w:rsidR="008A1B5E" w:rsidRPr="005E4E3C">
        <w:rPr>
          <w:color w:val="595959" w:themeColor="text1" w:themeTint="A6"/>
        </w:rPr>
        <w:t>tampoco (</w:t>
      </w:r>
      <w:r w:rsidR="00C611D1" w:rsidRPr="005E4E3C">
        <w:rPr>
          <w:color w:val="595959" w:themeColor="text1" w:themeTint="A6"/>
        </w:rPr>
        <w:t>aunque e</w:t>
      </w:r>
      <w:r w:rsidRPr="005E4E3C">
        <w:rPr>
          <w:color w:val="595959" w:themeColor="text1" w:themeTint="A6"/>
        </w:rPr>
        <w:t>xisten proyectos en los que este no es el caso y encontrarlos</w:t>
      </w:r>
      <w:r w:rsidR="008A1B5E" w:rsidRPr="005E4E3C">
        <w:rPr>
          <w:color w:val="595959" w:themeColor="text1" w:themeTint="A6"/>
        </w:rPr>
        <w:t xml:space="preserve"> mejor articulados en l</w:t>
      </w:r>
      <w:r w:rsidRPr="005E4E3C">
        <w:rPr>
          <w:color w:val="595959" w:themeColor="text1" w:themeTint="A6"/>
        </w:rPr>
        <w:t>a producción</w:t>
      </w:r>
      <w:r w:rsidRPr="005E4E3C">
        <w:rPr>
          <w:rStyle w:val="normaltextrun"/>
          <w:rFonts w:eastAsiaTheme="majorEastAsia"/>
          <w:color w:val="595959" w:themeColor="text1" w:themeTint="A6"/>
        </w:rPr>
        <w:t xml:space="preserve"> académica</w:t>
      </w:r>
      <w:r w:rsidR="00EE0421" w:rsidRPr="005E4E3C">
        <w:rPr>
          <w:rStyle w:val="normaltextrun"/>
          <w:rFonts w:eastAsiaTheme="majorEastAsia"/>
          <w:color w:val="595959" w:themeColor="text1" w:themeTint="A6"/>
        </w:rPr>
        <w:t xml:space="preserve">, aportaría a </w:t>
      </w:r>
      <w:r w:rsidR="008A1B5E" w:rsidRPr="005E4E3C">
        <w:rPr>
          <w:rStyle w:val="normaltextrun"/>
          <w:rFonts w:eastAsiaTheme="majorEastAsia"/>
          <w:color w:val="595959" w:themeColor="text1" w:themeTint="A6"/>
        </w:rPr>
        <w:t>aclarar</w:t>
      </w:r>
      <w:r w:rsidRPr="005E4E3C">
        <w:rPr>
          <w:rStyle w:val="normaltextrun"/>
          <w:rFonts w:eastAsiaTheme="majorEastAsia"/>
          <w:color w:val="595959" w:themeColor="text1" w:themeTint="A6"/>
        </w:rPr>
        <w:t xml:space="preserve"> rol </w:t>
      </w:r>
      <w:r w:rsidR="00EE0421" w:rsidRPr="005E4E3C">
        <w:rPr>
          <w:rStyle w:val="normaltextrun"/>
          <w:rFonts w:eastAsiaTheme="majorEastAsia"/>
          <w:color w:val="595959" w:themeColor="text1" w:themeTint="A6"/>
        </w:rPr>
        <w:t>de la</w:t>
      </w:r>
      <w:r w:rsidRPr="005E4E3C">
        <w:rPr>
          <w:rStyle w:val="normaltextrun"/>
          <w:rFonts w:eastAsiaTheme="majorEastAsia"/>
          <w:color w:val="595959" w:themeColor="text1" w:themeTint="A6"/>
        </w:rPr>
        <w:t xml:space="preserve"> universidad</w:t>
      </w:r>
      <w:r w:rsidR="008A1B5E" w:rsidRPr="005E4E3C">
        <w:rPr>
          <w:rStyle w:val="normaltextrun"/>
          <w:rFonts w:eastAsiaTheme="majorEastAsia"/>
          <w:color w:val="595959" w:themeColor="text1" w:themeTint="A6"/>
        </w:rPr>
        <w:t xml:space="preserve"> en esta situación. </w:t>
      </w:r>
      <w:r w:rsidRPr="005E4E3C">
        <w:rPr>
          <w:rStyle w:val="normaltextrun"/>
          <w:rFonts w:eastAsiaTheme="majorEastAsia"/>
          <w:color w:val="595959" w:themeColor="text1" w:themeTint="A6"/>
        </w:rPr>
        <w:t xml:space="preserve">Lo que se </w:t>
      </w:r>
      <w:r w:rsidR="00A346DC" w:rsidRPr="005E4E3C">
        <w:rPr>
          <w:rStyle w:val="normaltextrun"/>
          <w:rFonts w:eastAsiaTheme="majorEastAsia"/>
          <w:color w:val="595959" w:themeColor="text1" w:themeTint="A6"/>
        </w:rPr>
        <w:t>nombra</w:t>
      </w:r>
      <w:r w:rsidRPr="005E4E3C">
        <w:rPr>
          <w:rStyle w:val="normaltextrun"/>
          <w:rFonts w:eastAsiaTheme="majorEastAsia"/>
          <w:color w:val="595959" w:themeColor="text1" w:themeTint="A6"/>
        </w:rPr>
        <w:t xml:space="preserve"> nuevo contrato social de la ciencia se presenta en el corpus como </w:t>
      </w:r>
      <w:r w:rsidR="00DF2B23" w:rsidRPr="005E4E3C">
        <w:rPr>
          <w:rStyle w:val="normaltextrun"/>
          <w:rFonts w:eastAsiaTheme="majorEastAsia"/>
          <w:color w:val="595959" w:themeColor="text1" w:themeTint="A6"/>
        </w:rPr>
        <w:t xml:space="preserve">fundamento de las iniciativas que promueven la contextualización del conocimiento en el mundo y </w:t>
      </w:r>
      <w:r w:rsidR="00A346DC" w:rsidRPr="005E4E3C">
        <w:rPr>
          <w:rStyle w:val="normaltextrun"/>
          <w:rFonts w:eastAsiaTheme="majorEastAsia"/>
          <w:color w:val="595959" w:themeColor="text1" w:themeTint="A6"/>
        </w:rPr>
        <w:t>AL</w:t>
      </w:r>
      <w:r w:rsidR="00E3278C" w:rsidRPr="005E4E3C">
        <w:rPr>
          <w:rStyle w:val="normaltextrun"/>
          <w:rFonts w:eastAsiaTheme="majorEastAsia"/>
          <w:color w:val="595959" w:themeColor="text1" w:themeTint="A6"/>
        </w:rPr>
        <w:t>. S</w:t>
      </w:r>
      <w:r w:rsidR="00A346DC" w:rsidRPr="005E4E3C">
        <w:rPr>
          <w:rStyle w:val="normaltextrun"/>
          <w:rFonts w:eastAsiaTheme="majorEastAsia"/>
          <w:color w:val="595959" w:themeColor="text1" w:themeTint="A6"/>
        </w:rPr>
        <w:t xml:space="preserve">e relaciona con </w:t>
      </w:r>
      <w:r w:rsidR="00B87E27" w:rsidRPr="005E4E3C">
        <w:rPr>
          <w:rStyle w:val="normaltextrun"/>
          <w:color w:val="595959" w:themeColor="text1" w:themeTint="A6"/>
          <w:shd w:val="clear" w:color="auto" w:fill="FFFFFF"/>
        </w:rPr>
        <w:t xml:space="preserve">acuerdos de organizaciones internacionales de producción científica como </w:t>
      </w:r>
      <w:r w:rsidR="00A346DC" w:rsidRPr="005E4E3C">
        <w:rPr>
          <w:rStyle w:val="normaltextrun"/>
          <w:color w:val="595959" w:themeColor="text1" w:themeTint="A6"/>
          <w:shd w:val="clear" w:color="auto" w:fill="FFFFFF"/>
        </w:rPr>
        <w:t xml:space="preserve">la Declaración de Budapest (1999) sobre el uso de la ciencia </w:t>
      </w:r>
      <w:r w:rsidR="00F62604" w:rsidRPr="005E4E3C">
        <w:rPr>
          <w:color w:val="595959" w:themeColor="text1" w:themeTint="A6"/>
          <w:shd w:val="clear" w:color="auto" w:fill="E1E3E6"/>
        </w:rPr>
        <w:fldChar w:fldCharType="begin" w:fldLock="1"/>
      </w:r>
      <w:r w:rsidR="00EF41C8" w:rsidRPr="005E4E3C">
        <w:rPr>
          <w:color w:val="595959" w:themeColor="text1" w:themeTint="A6"/>
          <w:shd w:val="clear" w:color="auto" w:fill="E1E3E6"/>
        </w:rPr>
        <w:instrText>MERGEFIELD .wWw..wWw.QIQQA_CLUSTER.oOo.390c4495e7b44291980e0f9ae7bad0c5.oOo.vizcaino2020divulgacion.oOo.DACFE05D-6BF7-45A3-AE8A-FD343BABC7CB.xXx.SEPARATE_AUTHOR_DATE.xXx..xXx.PARAM_SPECIFIER_TYPE.xXx..xXx.PARAM_SPECIFIER_LOCATION.xXx..xXx.PARAM_PREFIX.xXx..xXx.PARAM_SUFFIX.xXx..oOo.alvarez2015modelo.oOo.DACFE05D-6BF7-45A3-AE8A-FD343BABC7CB.xXx.SEPARATE_AUTHOR_DATE.xXx..xXx.PARAM_SPECIFIER_TYPE.xXx..xXx.PARAM_SPECIFIER_LOCATION.xXx..xXx.PARAM_PREFIX.xXx..xXx.PARAM_SUFFIX.xXx..oOo.munevar2020representaciones.oOo.DACFE05D-6BF7-45A3-AE8A-FD343BABC7CB.xXx.SEPARATE_AUTHOR_DATE.xXx..xXx.PARAM_SPECIFIER_TYPE.xXx..xXx.PARAM_SPECIFIER_LOCATION.xXx..xXx.PARAM_PREFIX.xXx..xXx.PARAM_SUFFIX.xXx..oOo.españa2021fertgs.oOo.DACFE05D-6BF7-45A3-AE8A-FD343BABC7CB.xXx.SEPARATE_AUTHOR_DATE.xXx..xXx.PARAM_SPECIFIER_TYPE.xXx..xXx.PARAM_SPECIFIER_LOCATION.xXx..xXx.PARAM_PREFIX.xXx..xXx.PARAM_SUFFIX.xXx..oOo.babini2020tendencias.oOo.DACFE05D-6BF7-45A3-AE8A-FD343BABC7CB.xXx.SEPARATE_AUTHOR_DATE.xXx..xXx.PARAM_SPECIFIER_TYPE.xXx..xXx.PARAM_SPECIFIER_LOCATION.xXx..xXx.PARAM_PREFIX.xXx..xXx.PARAM_SUFFIX.xXx..oOo.unzue2015politicas.oOo.DACFE05D-6BF7-45A3-AE8A-FD343BABC7CB.xXx.SEPARATE_AUTHOR_DATE.xXx..xXx.PARAM_SPECIFIER_TYPE.xXx..xXx.PARAM_SPECIFIER_LOCATION.xXx..xXx.PARAM_PREFIX.xXx..xXx.PARAM_SUFFIX.xXx..oOo.eve2020reassembling.oOo.DACFE05D-6BF7-45A3-AE8A-FD343BABC7CB.xXx.SEPARATE_AUTHOR_DATE.xXx..xXx.PARAM_SPECIFIER_TYPE.xXx..xXx.PARAM_SPECIFIER_LOCATION.xXx..xXx.PARAM_PREFIX.xXx..xXx.PARAM_SUFFIX.xXx..oOo.entradas2022public.oOo.DACFE05D-6BF7-45A3-AE8A-FD343BABC7CB.xXx.SEPARATE_AUTHOR_DATE.xXx..xXx.PARAM_SPECIFIER_TYPE.xXx..xXx.PARAM_SPECIFIER_LOCATION.xXx..xXx.PARAM_PREFIX.xXx..xXx.PARAM_SUFFIX.xXx..oOo. \* MERGEFORMAT</w:instrText>
      </w:r>
      <w:r w:rsidR="00F62604" w:rsidRPr="005E4E3C">
        <w:rPr>
          <w:color w:val="595959" w:themeColor="text1" w:themeTint="A6"/>
          <w:shd w:val="clear" w:color="auto" w:fill="E1E3E6"/>
        </w:rPr>
        <w:fldChar w:fldCharType="separate"/>
      </w:r>
      <w:r w:rsidR="00EF41C8" w:rsidRPr="005E4E3C">
        <w:rPr>
          <w:color w:val="595959" w:themeColor="text1" w:themeTint="A6"/>
        </w:rPr>
        <w:t>(Álvarez, 2015; Babini &amp; Rovelli, 2020; Entradas, 2022; Eve &amp; Gray, 2020; Luisa Barbosa Gómez, 2021; Munevar, 2020; Unzué &amp; Freibrun, 2015; Vizcaíno et al., 2020)</w:t>
      </w:r>
      <w:r w:rsidR="00F62604" w:rsidRPr="005E4E3C">
        <w:rPr>
          <w:color w:val="595959" w:themeColor="text1" w:themeTint="A6"/>
          <w:shd w:val="clear" w:color="auto" w:fill="E1E3E6"/>
        </w:rPr>
        <w:fldChar w:fldCharType="end"/>
      </w:r>
      <w:r w:rsidR="00A346DC" w:rsidRPr="005E4E3C">
        <w:rPr>
          <w:rStyle w:val="normaltextrun"/>
          <w:color w:val="595959" w:themeColor="text1" w:themeTint="A6"/>
          <w:shd w:val="clear" w:color="auto" w:fill="E1E3E6"/>
        </w:rPr>
        <w:t xml:space="preserve">, </w:t>
      </w:r>
      <w:r w:rsidR="00A346DC" w:rsidRPr="005E4E3C">
        <w:rPr>
          <w:color w:val="595959" w:themeColor="text1" w:themeTint="A6"/>
          <w:shd w:val="clear" w:color="auto" w:fill="E1E3E6"/>
        </w:rPr>
        <w:t xml:space="preserve">“las declaraciones finales de la II y III Conferencias </w:t>
      </w:r>
      <w:r w:rsidR="00A346DC" w:rsidRPr="005E4E3C">
        <w:rPr>
          <w:color w:val="595959" w:themeColor="text1" w:themeTint="A6"/>
          <w:shd w:val="clear" w:color="auto" w:fill="E1E3E6"/>
        </w:rPr>
        <w:lastRenderedPageBreak/>
        <w:t xml:space="preserve">Regionales de Educación Superior para América Latina y el Caribe (2008 y 2018 respectivamente)” (Bidiña et al., 2019, p. 26), </w:t>
      </w:r>
      <w:r w:rsidR="00B87E27" w:rsidRPr="005E4E3C">
        <w:rPr>
          <w:rStyle w:val="normaltextrun"/>
          <w:color w:val="595959" w:themeColor="text1" w:themeTint="A6"/>
          <w:shd w:val="clear" w:color="auto" w:fill="FFFFFF"/>
        </w:rPr>
        <w:t xml:space="preserve">el manual de Frascati (2015) de la Organización para la Cooperación y el Desarrollo Económicos (OCDE) para la medición de actividades científicas, tecnológicas y de innovación </w:t>
      </w:r>
      <w:r w:rsidR="00F62604" w:rsidRPr="005E4E3C">
        <w:rPr>
          <w:color w:val="595959" w:themeColor="text1" w:themeTint="A6"/>
          <w:shd w:val="clear" w:color="auto" w:fill="E1E3E6"/>
        </w:rPr>
        <w:fldChar w:fldCharType="begin" w:fldLock="1"/>
      </w:r>
      <w:r w:rsidR="00EF41C8" w:rsidRPr="005E4E3C">
        <w:rPr>
          <w:color w:val="595959" w:themeColor="text1" w:themeTint="A6"/>
          <w:shd w:val="clear" w:color="auto" w:fill="E1E3E6"/>
        </w:rPr>
        <w:instrText>MERGEFIELD .wWw..wWw.QIQQA_CLUSTER.oOo.e8d31cb24c444e2dbd84c5c181b0442d.oOo.romero2022indicadoresocyt.oOo.DACFE05D-6BF7-45A3-AE8A-FD343BABC7CB.xXx.SEPARATE_AUTHOR_DATE.xXx..oOo.albornoz2022ricyt.oOo.DACFE05D-6BF7-45A3-AE8A-FD343BABC7CB.oOo.salazar2013colciencias.oOo.DACFE05D-6BF7-45A3-AE8A-FD343BABC7CB.oOo.daza2017hacia.oOo.DACFE05D-6BF7-45A3-AE8A-FD343BABC7CB.oOo.albornoz2017barrere.oOo.DACFE05D-6BF7-45A3-AE8A-FD343BABC7CB.oOo.bidina2019produccion.oOo.DACFE05D-6BF7-45A3-AE8A-FD343BABC7CB.oOo. \* MERGEFORMAT</w:instrText>
      </w:r>
      <w:r w:rsidR="00F62604" w:rsidRPr="005E4E3C">
        <w:rPr>
          <w:color w:val="595959" w:themeColor="text1" w:themeTint="A6"/>
          <w:shd w:val="clear" w:color="auto" w:fill="E1E3E6"/>
        </w:rPr>
        <w:fldChar w:fldCharType="separate"/>
      </w:r>
      <w:r w:rsidR="00EF41C8" w:rsidRPr="005E4E3C">
        <w:rPr>
          <w:color w:val="595959" w:themeColor="text1" w:themeTint="A6"/>
        </w:rPr>
        <w:t>(Albornoz et al., 2017; Albornoz, 2022; Bidiña et al., 2019; Daza-Caicedo et al., 2017; Riaño, 2022; Salazar, 2013)</w:t>
      </w:r>
      <w:r w:rsidR="00F62604" w:rsidRPr="005E4E3C">
        <w:rPr>
          <w:color w:val="595959" w:themeColor="text1" w:themeTint="A6"/>
          <w:shd w:val="clear" w:color="auto" w:fill="E1E3E6"/>
        </w:rPr>
        <w:fldChar w:fldCharType="end"/>
      </w:r>
      <w:r w:rsidR="00A346DC" w:rsidRPr="005E4E3C">
        <w:rPr>
          <w:rStyle w:val="normaltextrun"/>
          <w:color w:val="595959" w:themeColor="text1" w:themeTint="A6"/>
          <w:shd w:val="clear" w:color="auto" w:fill="FFFFFF"/>
        </w:rPr>
        <w:t xml:space="preserve">, entre otros. </w:t>
      </w:r>
      <w:r w:rsidR="00D23251" w:rsidRPr="005E4E3C">
        <w:rPr>
          <w:rStyle w:val="normaltextrun"/>
          <w:color w:val="595959" w:themeColor="text1" w:themeTint="A6"/>
          <w:shd w:val="clear" w:color="auto" w:fill="FFFFFF"/>
        </w:rPr>
        <w:t>Este nuevo contrato social</w:t>
      </w:r>
      <w:r w:rsidR="00EF31CC" w:rsidRPr="005E4E3C">
        <w:rPr>
          <w:rStyle w:val="normaltextrun"/>
          <w:color w:val="595959" w:themeColor="text1" w:themeTint="A6"/>
          <w:shd w:val="clear" w:color="auto" w:fill="FFFFFF"/>
        </w:rPr>
        <w:t xml:space="preserve"> </w:t>
      </w:r>
      <w:r w:rsidR="00D23251" w:rsidRPr="005E4E3C">
        <w:rPr>
          <w:rStyle w:val="normaltextrun"/>
          <w:color w:val="595959" w:themeColor="text1" w:themeTint="A6"/>
          <w:shd w:val="clear" w:color="auto" w:fill="FFFFFF"/>
        </w:rPr>
        <w:t>declara que la construcción de conocimiento propende tanto por el desarrollo de la institución científica como por el de la sociedad</w:t>
      </w:r>
      <w:r w:rsidR="00EF31CC" w:rsidRPr="005E4E3C">
        <w:rPr>
          <w:rStyle w:val="normaltextrun"/>
          <w:color w:val="595959" w:themeColor="text1" w:themeTint="A6"/>
          <w:shd w:val="clear" w:color="auto" w:fill="FFFFFF"/>
        </w:rPr>
        <w:t xml:space="preserve"> como</w:t>
      </w:r>
      <w:r w:rsidR="00D23251" w:rsidRPr="005E4E3C">
        <w:rPr>
          <w:rStyle w:val="normaltextrun"/>
          <w:color w:val="595959" w:themeColor="text1" w:themeTint="A6"/>
          <w:shd w:val="clear" w:color="auto" w:fill="FFFFFF"/>
        </w:rPr>
        <w:t xml:space="preserve"> </w:t>
      </w:r>
      <w:r w:rsidR="00E51CDF" w:rsidRPr="005E4E3C">
        <w:rPr>
          <w:rStyle w:val="normaltextrun"/>
          <w:color w:val="595959" w:themeColor="text1" w:themeTint="A6"/>
          <w:shd w:val="clear" w:color="auto" w:fill="FFFFFF"/>
        </w:rPr>
        <w:t xml:space="preserve">un proceso localizado que debe responder a su contexto. A través de esta nueva comprensión de los procesos de producción de conocimiento, a las universidades, actores importantes de estos, </w:t>
      </w:r>
      <w:r w:rsidR="008A1B5E" w:rsidRPr="005E4E3C">
        <w:rPr>
          <w:rStyle w:val="normaltextrun"/>
          <w:color w:val="595959" w:themeColor="text1" w:themeTint="A6"/>
          <w:shd w:val="clear" w:color="auto" w:fill="FFFFFF"/>
        </w:rPr>
        <w:t xml:space="preserve">les corresponden </w:t>
      </w:r>
      <w:r w:rsidR="00E51CDF" w:rsidRPr="005E4E3C">
        <w:rPr>
          <w:rStyle w:val="normaltextrun"/>
          <w:color w:val="595959" w:themeColor="text1" w:themeTint="A6"/>
          <w:shd w:val="clear" w:color="auto" w:fill="FFFFFF"/>
        </w:rPr>
        <w:t xml:space="preserve">preguntas relacionadas con </w:t>
      </w:r>
      <w:r w:rsidR="00A346DC" w:rsidRPr="005E4E3C">
        <w:rPr>
          <w:color w:val="595959" w:themeColor="text1" w:themeTint="A6"/>
        </w:rPr>
        <w:t xml:space="preserve">el valor social del conocimiento, </w:t>
      </w:r>
      <w:r w:rsidR="00E51CDF" w:rsidRPr="005E4E3C">
        <w:rPr>
          <w:color w:val="595959" w:themeColor="text1" w:themeTint="A6"/>
        </w:rPr>
        <w:t xml:space="preserve">con </w:t>
      </w:r>
      <w:r w:rsidR="00A346DC" w:rsidRPr="005E4E3C">
        <w:rPr>
          <w:color w:val="595959" w:themeColor="text1" w:themeTint="A6"/>
        </w:rPr>
        <w:t xml:space="preserve">la responsabilidad social de la investigación, </w:t>
      </w:r>
      <w:r w:rsidR="00E51CDF" w:rsidRPr="005E4E3C">
        <w:rPr>
          <w:color w:val="595959" w:themeColor="text1" w:themeTint="A6"/>
        </w:rPr>
        <w:t xml:space="preserve">con </w:t>
      </w:r>
      <w:r w:rsidR="00A346DC" w:rsidRPr="005E4E3C">
        <w:rPr>
          <w:color w:val="595959" w:themeColor="text1" w:themeTint="A6"/>
        </w:rPr>
        <w:t>el desarrollo de la ciencia y el de la sociedad,</w:t>
      </w:r>
      <w:r w:rsidR="00E51CDF" w:rsidRPr="005E4E3C">
        <w:rPr>
          <w:color w:val="595959" w:themeColor="text1" w:themeTint="A6"/>
        </w:rPr>
        <w:t xml:space="preserve"> es decir, </w:t>
      </w:r>
      <w:r w:rsidR="008A1B5E" w:rsidRPr="005E4E3C">
        <w:rPr>
          <w:color w:val="595959" w:themeColor="text1" w:themeTint="A6"/>
        </w:rPr>
        <w:t>con</w:t>
      </w:r>
      <w:r w:rsidR="00E51CDF" w:rsidRPr="005E4E3C">
        <w:rPr>
          <w:color w:val="595959" w:themeColor="text1" w:themeTint="A6"/>
        </w:rPr>
        <w:t xml:space="preserve"> distintas formas del</w:t>
      </w:r>
      <w:r w:rsidR="00A346DC" w:rsidRPr="005E4E3C">
        <w:rPr>
          <w:color w:val="595959" w:themeColor="text1" w:themeTint="A6"/>
        </w:rPr>
        <w:t xml:space="preserve"> relacionamiento de la universidad con la sociedad</w:t>
      </w:r>
      <w:r w:rsidR="00E51CDF" w:rsidRPr="005E4E3C">
        <w:rPr>
          <w:color w:val="595959" w:themeColor="text1" w:themeTint="A6"/>
        </w:rPr>
        <w:t xml:space="preserve"> entre las cuales está la CPC</w:t>
      </w:r>
      <w:r w:rsidR="00A346DC" w:rsidRPr="005E4E3C">
        <w:rPr>
          <w:color w:val="595959" w:themeColor="text1" w:themeTint="A6"/>
        </w:rPr>
        <w:t>.</w:t>
      </w:r>
      <w:r w:rsidR="005B2A93" w:rsidRPr="005E4E3C">
        <w:rPr>
          <w:color w:val="595959" w:themeColor="text1" w:themeTint="A6"/>
        </w:rPr>
        <w:t xml:space="preserve"> </w:t>
      </w:r>
      <w:r w:rsidR="00E51CDF" w:rsidRPr="005E4E3C">
        <w:rPr>
          <w:color w:val="595959" w:themeColor="text1" w:themeTint="A6"/>
        </w:rPr>
        <w:t xml:space="preserve">Un caso que se encuentra en el corpus para el contexto AL tiene que ver con </w:t>
      </w:r>
      <w:r w:rsidR="00B87E27" w:rsidRPr="005E4E3C">
        <w:rPr>
          <w:rStyle w:val="normaltextrun"/>
          <w:color w:val="595959" w:themeColor="text1" w:themeTint="A6"/>
          <w:shd w:val="clear" w:color="auto" w:fill="FFFFFF"/>
        </w:rPr>
        <w:t xml:space="preserve">la reforma de 1918 de la Universidad de Rosario – Argentina – </w:t>
      </w:r>
      <w:r w:rsidR="00E51CDF" w:rsidRPr="005E4E3C">
        <w:rPr>
          <w:rStyle w:val="normaltextrun"/>
          <w:color w:val="595959" w:themeColor="text1" w:themeTint="A6"/>
          <w:shd w:val="clear" w:color="auto" w:fill="FFFFFF"/>
        </w:rPr>
        <w:t xml:space="preserve">quien generó </w:t>
      </w:r>
      <w:r w:rsidR="00B87E27" w:rsidRPr="005E4E3C">
        <w:rPr>
          <w:rStyle w:val="normaltextrun"/>
          <w:color w:val="595959" w:themeColor="text1" w:themeTint="A6"/>
          <w:shd w:val="clear" w:color="auto" w:fill="FFFFFF"/>
        </w:rPr>
        <w:t>un precedente de modelo universitario</w:t>
      </w:r>
      <w:r w:rsidR="00E51CDF" w:rsidRPr="005E4E3C">
        <w:rPr>
          <w:rStyle w:val="normaltextrun"/>
          <w:color w:val="595959" w:themeColor="text1" w:themeTint="A6"/>
          <w:shd w:val="clear" w:color="auto" w:fill="FFFFFF"/>
        </w:rPr>
        <w:t xml:space="preserve"> comprometido con esto </w:t>
      </w:r>
      <w:r w:rsidR="00E51CDF" w:rsidRPr="005E4E3C">
        <w:rPr>
          <w:rStyle w:val="normaltextrun"/>
          <w:color w:val="595959" w:themeColor="text1" w:themeTint="A6"/>
          <w:shd w:val="clear" w:color="auto" w:fill="E1E3E6"/>
        </w:rPr>
        <w:t>(Castrillόn Castro, 2022; C. G. Cortassa, 2017; Zapata Sánchez, 2022)</w:t>
      </w:r>
      <w:r w:rsidR="00B87E27" w:rsidRPr="005E4E3C">
        <w:rPr>
          <w:rStyle w:val="normaltextrun"/>
          <w:color w:val="595959" w:themeColor="text1" w:themeTint="A6"/>
          <w:shd w:val="clear" w:color="auto" w:fill="FFFFFF"/>
        </w:rPr>
        <w:t>.</w:t>
      </w:r>
    </w:p>
    <w:p w14:paraId="46975B26" w14:textId="340DEEB8" w:rsidR="00D062CF" w:rsidRPr="005E4E3C" w:rsidRDefault="00E3278C" w:rsidP="008A1B5E">
      <w:pPr>
        <w:pStyle w:val="prrafonormal"/>
        <w:spacing w:after="0"/>
        <w:rPr>
          <w:color w:val="595959" w:themeColor="text1" w:themeTint="A6"/>
          <w:shd w:val="clear" w:color="auto" w:fill="FFFFFF"/>
        </w:rPr>
      </w:pPr>
      <w:r w:rsidRPr="005E4E3C">
        <w:rPr>
          <w:rStyle w:val="normaltextrun"/>
          <w:color w:val="595959" w:themeColor="text1" w:themeTint="A6"/>
          <w:shd w:val="clear" w:color="auto" w:fill="FFFFFF"/>
        </w:rPr>
        <w:t>Este contexto de acuerdos internacionales moviliza no solo ideas</w:t>
      </w:r>
      <w:r w:rsidR="00ED1CAB" w:rsidRPr="005E4E3C">
        <w:rPr>
          <w:rStyle w:val="normaltextrun"/>
          <w:color w:val="595959" w:themeColor="text1" w:themeTint="A6"/>
          <w:shd w:val="clear" w:color="auto" w:fill="FFFFFF"/>
        </w:rPr>
        <w:t xml:space="preserve"> frente a la ciencia</w:t>
      </w:r>
      <w:r w:rsidRPr="005E4E3C">
        <w:rPr>
          <w:rStyle w:val="normaltextrun"/>
          <w:color w:val="595959" w:themeColor="text1" w:themeTint="A6"/>
          <w:shd w:val="clear" w:color="auto" w:fill="FFFFFF"/>
        </w:rPr>
        <w:t xml:space="preserve"> sino también mecanismos de financiación y desarrollo de proyectos que transforma</w:t>
      </w:r>
      <w:r w:rsidR="00ED1CAB" w:rsidRPr="005E4E3C">
        <w:rPr>
          <w:rStyle w:val="normaltextrun"/>
          <w:color w:val="595959" w:themeColor="text1" w:themeTint="A6"/>
          <w:shd w:val="clear" w:color="auto" w:fill="FFFFFF"/>
        </w:rPr>
        <w:t>n</w:t>
      </w:r>
      <w:r w:rsidRPr="005E4E3C">
        <w:rPr>
          <w:rStyle w:val="normaltextrun"/>
          <w:color w:val="595959" w:themeColor="text1" w:themeTint="A6"/>
          <w:shd w:val="clear" w:color="auto" w:fill="FFFFFF"/>
        </w:rPr>
        <w:t xml:space="preserve"> el diseño mismo de las universidades, incluso desde sus propuestas misionales, </w:t>
      </w:r>
      <w:r w:rsidR="00FA4059" w:rsidRPr="005E4E3C">
        <w:rPr>
          <w:rStyle w:val="normaltextrun"/>
          <w:color w:val="595959" w:themeColor="text1" w:themeTint="A6"/>
          <w:shd w:val="clear" w:color="auto" w:fill="FFFFFF"/>
        </w:rPr>
        <w:t xml:space="preserve">pues </w:t>
      </w:r>
      <w:r w:rsidR="008A1B5E" w:rsidRPr="005E4E3C">
        <w:rPr>
          <w:rStyle w:val="normaltextrun"/>
          <w:color w:val="595959" w:themeColor="text1" w:themeTint="A6"/>
          <w:shd w:val="clear" w:color="auto" w:fill="FFFFFF"/>
        </w:rPr>
        <w:t>al</w:t>
      </w:r>
      <w:r w:rsidR="00FA4059" w:rsidRPr="005E4E3C">
        <w:rPr>
          <w:rStyle w:val="normaltextrun"/>
          <w:color w:val="595959" w:themeColor="text1" w:themeTint="A6"/>
          <w:shd w:val="clear" w:color="auto" w:fill="FFFFFF"/>
        </w:rPr>
        <w:t xml:space="preserve"> </w:t>
      </w:r>
      <w:r w:rsidR="00FA4059" w:rsidRPr="005E4E3C">
        <w:rPr>
          <w:color w:val="595959" w:themeColor="text1" w:themeTint="A6"/>
          <w:shd w:val="clear" w:color="auto" w:fill="FFFFFF"/>
        </w:rPr>
        <w:t>enfoca</w:t>
      </w:r>
      <w:r w:rsidR="008A1B5E" w:rsidRPr="005E4E3C">
        <w:rPr>
          <w:color w:val="595959" w:themeColor="text1" w:themeTint="A6"/>
          <w:shd w:val="clear" w:color="auto" w:fill="FFFFFF"/>
        </w:rPr>
        <w:t>rlass</w:t>
      </w:r>
      <w:r w:rsidR="00FA4059" w:rsidRPr="005E4E3C">
        <w:rPr>
          <w:color w:val="595959" w:themeColor="text1" w:themeTint="A6"/>
          <w:shd w:val="clear" w:color="auto" w:fill="FFFFFF"/>
        </w:rPr>
        <w:t xml:space="preserve"> “en las problemáticas del entorno, eso le</w:t>
      </w:r>
      <w:r w:rsidR="008A1B5E" w:rsidRPr="005E4E3C">
        <w:rPr>
          <w:color w:val="595959" w:themeColor="text1" w:themeTint="A6"/>
          <w:shd w:val="clear" w:color="auto" w:fill="FFFFFF"/>
        </w:rPr>
        <w:t>s</w:t>
      </w:r>
      <w:r w:rsidR="00FA4059" w:rsidRPr="005E4E3C">
        <w:rPr>
          <w:color w:val="595959" w:themeColor="text1" w:themeTint="A6"/>
          <w:shd w:val="clear" w:color="auto" w:fill="FFFFFF"/>
        </w:rPr>
        <w:t xml:space="preserve"> asigna un valor social” (Bidiña et al., 2019, p. 26). </w:t>
      </w:r>
      <w:r w:rsidR="00ED1CAB" w:rsidRPr="005E4E3C">
        <w:rPr>
          <w:color w:val="595959" w:themeColor="text1" w:themeTint="A6"/>
          <w:shd w:val="clear" w:color="auto" w:fill="FFFFFF"/>
        </w:rPr>
        <w:t xml:space="preserve">Antes de esta comprensión de la ciencia, </w:t>
      </w:r>
      <w:r w:rsidR="00ED1CAB" w:rsidRPr="005E4E3C">
        <w:rPr>
          <w:rStyle w:val="normaltextrun"/>
          <w:rFonts w:eastAsiaTheme="majorEastAsia"/>
          <w:color w:val="595959" w:themeColor="text1" w:themeTint="A6"/>
          <w:shd w:val="clear" w:color="auto" w:fill="FFFFFF"/>
        </w:rPr>
        <w:t>l</w:t>
      </w:r>
      <w:r w:rsidR="00D062CF" w:rsidRPr="005E4E3C">
        <w:rPr>
          <w:rStyle w:val="normaltextrun"/>
          <w:rFonts w:eastAsiaTheme="majorEastAsia"/>
          <w:color w:val="595959" w:themeColor="text1" w:themeTint="A6"/>
          <w:shd w:val="clear" w:color="auto" w:fill="FFFFFF"/>
        </w:rPr>
        <w:t xml:space="preserve">a misión de las universidades </w:t>
      </w:r>
      <w:r w:rsidR="00ED1CAB" w:rsidRPr="005E4E3C">
        <w:rPr>
          <w:rStyle w:val="normaltextrun"/>
          <w:rFonts w:eastAsiaTheme="majorEastAsia"/>
          <w:color w:val="595959" w:themeColor="text1" w:themeTint="A6"/>
          <w:shd w:val="clear" w:color="auto" w:fill="FFFFFF"/>
        </w:rPr>
        <w:t>era</w:t>
      </w:r>
      <w:r w:rsidR="00D062CF" w:rsidRPr="005E4E3C">
        <w:rPr>
          <w:rStyle w:val="normaltextrun"/>
          <w:rFonts w:eastAsiaTheme="majorEastAsia"/>
          <w:color w:val="595959" w:themeColor="text1" w:themeTint="A6"/>
          <w:shd w:val="clear" w:color="auto" w:fill="FFFFFF"/>
        </w:rPr>
        <w:t xml:space="preserve"> un asunto que </w:t>
      </w:r>
      <w:r w:rsidR="00ED1CAB" w:rsidRPr="005E4E3C">
        <w:rPr>
          <w:rStyle w:val="normaltextrun"/>
          <w:rFonts w:eastAsiaTheme="majorEastAsia"/>
          <w:color w:val="595959" w:themeColor="text1" w:themeTint="A6"/>
          <w:shd w:val="clear" w:color="auto" w:fill="FFFFFF"/>
        </w:rPr>
        <w:t xml:space="preserve">tendía </w:t>
      </w:r>
      <w:r w:rsidR="00D062CF" w:rsidRPr="005E4E3C">
        <w:rPr>
          <w:rStyle w:val="normaltextrun"/>
          <w:rFonts w:eastAsiaTheme="majorEastAsia"/>
          <w:color w:val="595959" w:themeColor="text1" w:themeTint="A6"/>
          <w:shd w:val="clear" w:color="auto" w:fill="FFFFFF"/>
        </w:rPr>
        <w:t xml:space="preserve">“a ser analizado poniendo en primer plano dos dimensiones [...] que desarrolla la universidad: enseñanza e investigación científica o una combinación de ambas” Hayden, Petrova y Wutti (2018) como se cita en </w:t>
      </w:r>
      <w:r w:rsidR="00D062CF" w:rsidRPr="005E4E3C">
        <w:rPr>
          <w:rStyle w:val="normaltextrun"/>
          <w:rFonts w:eastAsiaTheme="majorEastAsia"/>
          <w:color w:val="595959" w:themeColor="text1" w:themeTint="A6"/>
          <w:shd w:val="clear" w:color="auto" w:fill="E1E3E6"/>
        </w:rPr>
        <w:t>(Alonso et al., 2021, p. 94)</w:t>
      </w:r>
      <w:r w:rsidR="00D062CF" w:rsidRPr="005E4E3C">
        <w:rPr>
          <w:rStyle w:val="normaltextrun"/>
          <w:rFonts w:eastAsiaTheme="majorEastAsia"/>
          <w:color w:val="595959" w:themeColor="text1" w:themeTint="A6"/>
          <w:shd w:val="clear" w:color="auto" w:fill="FFFFFF"/>
        </w:rPr>
        <w:t>. Esto muestra una misionalidad centrada en la producción de conocimiento y la formación disciplinar y profesional, sin embargo, </w:t>
      </w:r>
      <w:r w:rsidR="00D062CF" w:rsidRPr="005E4E3C">
        <w:rPr>
          <w:rStyle w:val="eop"/>
          <w:rFonts w:eastAsiaTheme="majorEastAsia"/>
          <w:color w:val="595959" w:themeColor="text1" w:themeTint="A6"/>
        </w:rPr>
        <w:t> </w:t>
      </w:r>
    </w:p>
    <w:p w14:paraId="37909A0C" w14:textId="77777777" w:rsidR="00D062CF" w:rsidRPr="005E4E3C" w:rsidRDefault="00D062CF" w:rsidP="00456A86">
      <w:pPr>
        <w:pStyle w:val="paragraph"/>
        <w:spacing w:before="0" w:beforeAutospacing="0" w:after="0" w:afterAutospacing="0" w:line="360" w:lineRule="auto"/>
        <w:ind w:left="360" w:right="465"/>
        <w:jc w:val="both"/>
        <w:textAlignment w:val="baseline"/>
        <w:rPr>
          <w:rFonts w:ascii="Segoe UI" w:hAnsi="Segoe UI" w:cs="Segoe UI"/>
          <w:color w:val="595959" w:themeColor="text1" w:themeTint="A6"/>
        </w:rPr>
      </w:pPr>
      <w:r w:rsidRPr="005E4E3C">
        <w:rPr>
          <w:rStyle w:val="normaltextrun"/>
          <w:rFonts w:eastAsiaTheme="majorEastAsia"/>
          <w:color w:val="595959" w:themeColor="text1" w:themeTint="A6"/>
          <w:shd w:val="clear" w:color="auto" w:fill="FFFFFF"/>
        </w:rPr>
        <w:t xml:space="preserve">“Casi nadie, [...] duda de que el binomio universidad y sociedad deben mantener un diálogo rico, estrecho y fluido, que posibilite establecer un nuevo contrato, en el que se genere bienestar y riqueza para la sociedad que la mantiene e impulsa” </w:t>
      </w:r>
      <w:r w:rsidRPr="005E4E3C">
        <w:rPr>
          <w:rStyle w:val="normaltextrun"/>
          <w:rFonts w:eastAsiaTheme="majorEastAsia"/>
          <w:color w:val="595959" w:themeColor="text1" w:themeTint="A6"/>
          <w:shd w:val="clear" w:color="auto" w:fill="E1E3E6"/>
        </w:rPr>
        <w:t>(Parejo Cuéllar et al., 2016, p. 525)</w:t>
      </w:r>
      <w:r w:rsidRPr="005E4E3C">
        <w:rPr>
          <w:rStyle w:val="normaltextrun"/>
          <w:rFonts w:eastAsiaTheme="majorEastAsia"/>
          <w:color w:val="595959" w:themeColor="text1" w:themeTint="A6"/>
        </w:rPr>
        <w:t>.</w:t>
      </w:r>
      <w:r w:rsidRPr="005E4E3C">
        <w:rPr>
          <w:rStyle w:val="eop"/>
          <w:rFonts w:eastAsiaTheme="majorEastAsia"/>
          <w:color w:val="595959" w:themeColor="text1" w:themeTint="A6"/>
        </w:rPr>
        <w:t> </w:t>
      </w:r>
    </w:p>
    <w:p w14:paraId="0A8F810B" w14:textId="77777777" w:rsidR="00BD09EF" w:rsidRPr="005E4E3C" w:rsidRDefault="00D062CF" w:rsidP="00FA4059">
      <w:pPr>
        <w:pStyle w:val="paragraph"/>
        <w:spacing w:before="0" w:beforeAutospacing="0" w:after="0" w:afterAutospacing="0" w:line="360" w:lineRule="auto"/>
        <w:ind w:right="-90"/>
        <w:jc w:val="both"/>
        <w:textAlignment w:val="baseline"/>
        <w:rPr>
          <w:rStyle w:val="normaltextrun"/>
          <w:rFonts w:eastAsiaTheme="majorEastAsia"/>
          <w:color w:val="595959" w:themeColor="text1" w:themeTint="A6"/>
        </w:rPr>
      </w:pPr>
      <w:r w:rsidRPr="005E4E3C">
        <w:rPr>
          <w:rStyle w:val="normaltextrun"/>
          <w:rFonts w:eastAsiaTheme="majorEastAsia"/>
          <w:color w:val="595959" w:themeColor="text1" w:themeTint="A6"/>
        </w:rPr>
        <w:t>Se alude entonces a</w:t>
      </w:r>
      <w:r w:rsidRPr="005E4E3C">
        <w:rPr>
          <w:rStyle w:val="normaltextrun"/>
          <w:rFonts w:eastAsiaTheme="majorEastAsia"/>
          <w:color w:val="595959" w:themeColor="text1" w:themeTint="A6"/>
          <w:shd w:val="clear" w:color="auto" w:fill="FFFFFF"/>
        </w:rPr>
        <w:t xml:space="preserve"> una </w:t>
      </w:r>
      <w:r w:rsidRPr="005E4E3C">
        <w:rPr>
          <w:rStyle w:val="normaltextrun"/>
          <w:rFonts w:eastAsiaTheme="majorEastAsia"/>
          <w:i/>
          <w:iCs/>
          <w:color w:val="595959" w:themeColor="text1" w:themeTint="A6"/>
          <w:shd w:val="clear" w:color="auto" w:fill="FFFFFF"/>
        </w:rPr>
        <w:t xml:space="preserve">tercera misión </w:t>
      </w:r>
      <w:r w:rsidRPr="005E4E3C">
        <w:rPr>
          <w:rStyle w:val="normaltextrun"/>
          <w:rFonts w:eastAsiaTheme="majorEastAsia"/>
          <w:color w:val="595959" w:themeColor="text1" w:themeTint="A6"/>
          <w:shd w:val="clear" w:color="auto" w:fill="FFFFFF"/>
        </w:rPr>
        <w:t xml:space="preserve">de las universidades </w:t>
      </w:r>
      <w:r w:rsidRPr="005E4E3C">
        <w:rPr>
          <w:rStyle w:val="normaltextrun"/>
          <w:rFonts w:eastAsiaTheme="majorEastAsia"/>
          <w:color w:val="595959" w:themeColor="text1" w:themeTint="A6"/>
          <w:shd w:val="clear" w:color="auto" w:fill="E1E3E6"/>
        </w:rPr>
        <w:t xml:space="preserve">(Alonso et al., 2021; P. Álvarez, 2020; Arboledas, 2018; Castelfranchi &amp; Fazio, 2021; Isabel Sörensen, 2023; Ojeda-Romano, 2019; </w:t>
      </w:r>
      <w:r w:rsidRPr="005E4E3C">
        <w:rPr>
          <w:rStyle w:val="normaltextrun"/>
          <w:rFonts w:eastAsiaTheme="majorEastAsia"/>
          <w:color w:val="595959" w:themeColor="text1" w:themeTint="A6"/>
          <w:shd w:val="clear" w:color="auto" w:fill="E1E3E6"/>
        </w:rPr>
        <w:lastRenderedPageBreak/>
        <w:t>Paredes &amp; Maldonado, 2023; Zapata Sánchez, 2022)</w:t>
      </w:r>
      <w:r w:rsidRPr="005E4E3C">
        <w:rPr>
          <w:rStyle w:val="normaltextrun"/>
          <w:rFonts w:eastAsiaTheme="majorEastAsia"/>
          <w:color w:val="595959" w:themeColor="text1" w:themeTint="A6"/>
          <w:shd w:val="clear" w:color="auto" w:fill="FFFFFF"/>
        </w:rPr>
        <w:t xml:space="preserve"> que algunos autores relacionan con los procesos de CPC pues consiste en “transferir esos conocimientos más allá de las aulas […] a la sociedad, en general” </w:t>
      </w:r>
      <w:r w:rsidRPr="005E4E3C">
        <w:rPr>
          <w:rStyle w:val="normaltextrun"/>
          <w:rFonts w:eastAsiaTheme="majorEastAsia"/>
          <w:color w:val="595959" w:themeColor="text1" w:themeTint="A6"/>
          <w:shd w:val="clear" w:color="auto" w:fill="E1E3E6"/>
        </w:rPr>
        <w:t>(Parejo Cuéllar et al., 2016, p. 523)</w:t>
      </w:r>
      <w:r w:rsidRPr="005E4E3C">
        <w:rPr>
          <w:rStyle w:val="normaltextrun"/>
          <w:rFonts w:eastAsiaTheme="majorEastAsia"/>
          <w:color w:val="595959" w:themeColor="text1" w:themeTint="A6"/>
          <w:shd w:val="clear" w:color="auto" w:fill="FFFFFF"/>
        </w:rPr>
        <w:t>. </w:t>
      </w:r>
      <w:r w:rsidRPr="005E4E3C">
        <w:rPr>
          <w:rStyle w:val="eop"/>
          <w:rFonts w:eastAsiaTheme="majorEastAsia"/>
          <w:color w:val="595959" w:themeColor="text1" w:themeTint="A6"/>
        </w:rPr>
        <w:t> </w:t>
      </w:r>
      <w:r w:rsidRPr="005E4E3C">
        <w:rPr>
          <w:rStyle w:val="normaltextrun"/>
          <w:rFonts w:eastAsiaTheme="majorEastAsia"/>
          <w:color w:val="595959" w:themeColor="text1" w:themeTint="A6"/>
        </w:rPr>
        <w:t xml:space="preserve">Otros van más allá al plantear que los procesos CPC universitarios “no solo deben buscar la difusión o divulgación de resultados, sino también propiciar el interés y la participación de la ciudadanía en los procesos de gestión del conocimiento” </w:t>
      </w:r>
      <w:r w:rsidRPr="005E4E3C">
        <w:rPr>
          <w:rStyle w:val="normaltextrun"/>
          <w:rFonts w:eastAsiaTheme="majorEastAsia"/>
          <w:color w:val="595959" w:themeColor="text1" w:themeTint="A6"/>
          <w:shd w:val="clear" w:color="auto" w:fill="E1E3E6"/>
        </w:rPr>
        <w:t>(Vargas et al., 2015, p. 6)</w:t>
      </w:r>
      <w:r w:rsidRPr="005E4E3C">
        <w:rPr>
          <w:rStyle w:val="superscript"/>
          <w:rFonts w:eastAsiaTheme="majorEastAsia"/>
          <w:color w:val="595959" w:themeColor="text1" w:themeTint="A6"/>
          <w:vertAlign w:val="superscript"/>
        </w:rPr>
        <w:t>5</w:t>
      </w:r>
      <w:r w:rsidR="00FA4059" w:rsidRPr="005E4E3C">
        <w:rPr>
          <w:rStyle w:val="normaltextrun"/>
          <w:rFonts w:eastAsiaTheme="majorEastAsia"/>
          <w:color w:val="595959" w:themeColor="text1" w:themeTint="A6"/>
        </w:rPr>
        <w:t xml:space="preserve"> teniendo </w:t>
      </w:r>
      <w:r w:rsidRPr="005E4E3C">
        <w:rPr>
          <w:rStyle w:val="normaltextrun"/>
          <w:rFonts w:eastAsiaTheme="majorEastAsia"/>
          <w:color w:val="595959" w:themeColor="text1" w:themeTint="A6"/>
        </w:rPr>
        <w:t xml:space="preserve">en cuenta el derecho de estos públicos a participar también en la agenda de investigación y en procesos de co-producción de conocimiento </w:t>
      </w:r>
      <w:r w:rsidRPr="005E4E3C">
        <w:rPr>
          <w:rStyle w:val="normaltextrun"/>
          <w:rFonts w:eastAsiaTheme="majorEastAsia"/>
          <w:color w:val="595959" w:themeColor="text1" w:themeTint="A6"/>
          <w:shd w:val="clear" w:color="auto" w:fill="E1E3E6"/>
        </w:rPr>
        <w:t>(Llorente &amp; Revuelta, 2023)</w:t>
      </w:r>
      <w:r w:rsidR="00ED1CAB" w:rsidRPr="005E4E3C">
        <w:rPr>
          <w:rStyle w:val="normaltextrun"/>
          <w:rFonts w:eastAsiaTheme="majorEastAsia"/>
          <w:color w:val="595959" w:themeColor="text1" w:themeTint="A6"/>
        </w:rPr>
        <w:t xml:space="preserve">. </w:t>
      </w:r>
    </w:p>
    <w:p w14:paraId="1AABF993" w14:textId="6ADC7FA7" w:rsidR="0068186E" w:rsidRPr="005E4E3C" w:rsidRDefault="00BD09EF" w:rsidP="00A0458A">
      <w:pPr>
        <w:pStyle w:val="paragraph"/>
        <w:spacing w:before="0" w:beforeAutospacing="0" w:after="0" w:afterAutospacing="0" w:line="360" w:lineRule="auto"/>
        <w:ind w:right="-90"/>
        <w:jc w:val="both"/>
        <w:textAlignment w:val="baseline"/>
        <w:rPr>
          <w:color w:val="595959" w:themeColor="text1" w:themeTint="A6"/>
          <w:shd w:val="clear" w:color="auto" w:fill="FFFFFF"/>
        </w:rPr>
      </w:pPr>
      <w:r w:rsidRPr="005E4E3C">
        <w:rPr>
          <w:rStyle w:val="normaltextrun"/>
          <w:rFonts w:eastAsiaTheme="majorEastAsia"/>
          <w:color w:val="595959" w:themeColor="text1" w:themeTint="A6"/>
        </w:rPr>
        <w:t xml:space="preserve">Las universidades en </w:t>
      </w:r>
      <w:r w:rsidR="00ED1CAB" w:rsidRPr="005E4E3C">
        <w:rPr>
          <w:rStyle w:val="normaltextrun"/>
          <w:rFonts w:eastAsiaTheme="majorEastAsia"/>
          <w:color w:val="595959" w:themeColor="text1" w:themeTint="A6"/>
        </w:rPr>
        <w:t xml:space="preserve">AL no </w:t>
      </w:r>
      <w:r w:rsidRPr="005E4E3C">
        <w:rPr>
          <w:rStyle w:val="normaltextrun"/>
          <w:rFonts w:eastAsiaTheme="majorEastAsia"/>
          <w:color w:val="595959" w:themeColor="text1" w:themeTint="A6"/>
        </w:rPr>
        <w:t>son ajenas</w:t>
      </w:r>
      <w:r w:rsidR="00ED1CAB" w:rsidRPr="005E4E3C">
        <w:rPr>
          <w:rStyle w:val="normaltextrun"/>
          <w:rFonts w:eastAsiaTheme="majorEastAsia"/>
          <w:color w:val="595959" w:themeColor="text1" w:themeTint="A6"/>
        </w:rPr>
        <w:t xml:space="preserve"> a</w:t>
      </w:r>
      <w:r w:rsidR="00E73738" w:rsidRPr="005E4E3C">
        <w:rPr>
          <w:rStyle w:val="normaltextrun"/>
          <w:rFonts w:eastAsiaTheme="majorEastAsia"/>
          <w:color w:val="595959" w:themeColor="text1" w:themeTint="A6"/>
        </w:rPr>
        <w:t xml:space="preserve"> este context</w:t>
      </w:r>
      <w:r w:rsidRPr="005E4E3C">
        <w:rPr>
          <w:rStyle w:val="normaltextrun"/>
          <w:rFonts w:eastAsiaTheme="majorEastAsia"/>
          <w:color w:val="595959" w:themeColor="text1" w:themeTint="A6"/>
        </w:rPr>
        <w:t xml:space="preserve">o, </w:t>
      </w:r>
      <w:r w:rsidR="0068186E" w:rsidRPr="005E4E3C">
        <w:rPr>
          <w:rStyle w:val="normaltextrun"/>
          <w:rFonts w:eastAsiaTheme="majorEastAsia"/>
          <w:color w:val="595959" w:themeColor="text1" w:themeTint="A6"/>
        </w:rPr>
        <w:t xml:space="preserve">y </w:t>
      </w:r>
      <w:r w:rsidRPr="005E4E3C">
        <w:rPr>
          <w:rStyle w:val="normaltextrun"/>
          <w:rFonts w:eastAsiaTheme="majorEastAsia"/>
          <w:color w:val="595959" w:themeColor="text1" w:themeTint="A6"/>
        </w:rPr>
        <w:t xml:space="preserve">sus propuestas misionales están en un tejido de tensiones pues </w:t>
      </w:r>
      <w:r w:rsidR="00F3165F" w:rsidRPr="005E4E3C">
        <w:rPr>
          <w:rStyle w:val="normaltextrun"/>
          <w:color w:val="595959" w:themeColor="text1" w:themeTint="A6"/>
          <w:shd w:val="clear" w:color="auto" w:fill="FFFFFF"/>
        </w:rPr>
        <w:t>debe</w:t>
      </w:r>
      <w:r w:rsidR="007E1062" w:rsidRPr="005E4E3C">
        <w:rPr>
          <w:rStyle w:val="normaltextrun"/>
          <w:color w:val="595959" w:themeColor="text1" w:themeTint="A6"/>
          <w:shd w:val="clear" w:color="auto" w:fill="FFFFFF"/>
        </w:rPr>
        <w:t>n</w:t>
      </w:r>
      <w:r w:rsidR="00F3165F" w:rsidRPr="005E4E3C">
        <w:rPr>
          <w:rStyle w:val="normaltextrun"/>
          <w:color w:val="595959" w:themeColor="text1" w:themeTint="A6"/>
          <w:shd w:val="clear" w:color="auto" w:fill="FFFFFF"/>
        </w:rPr>
        <w:t xml:space="preserve"> considerar </w:t>
      </w:r>
      <w:r w:rsidR="0068186E" w:rsidRPr="005E4E3C">
        <w:rPr>
          <w:rStyle w:val="normaltextrun"/>
          <w:color w:val="595959" w:themeColor="text1" w:themeTint="A6"/>
          <w:shd w:val="clear" w:color="auto" w:fill="FFFFFF"/>
        </w:rPr>
        <w:t xml:space="preserve">los intereses del Estado y </w:t>
      </w:r>
      <w:r w:rsidR="00F3165F" w:rsidRPr="005E4E3C">
        <w:rPr>
          <w:rStyle w:val="normaltextrun"/>
          <w:color w:val="595959" w:themeColor="text1" w:themeTint="A6"/>
          <w:shd w:val="clear" w:color="auto" w:fill="FFFFFF"/>
        </w:rPr>
        <w:t>además</w:t>
      </w:r>
      <w:r w:rsidR="007C36D7" w:rsidRPr="005E4E3C">
        <w:rPr>
          <w:rStyle w:val="normaltextrun"/>
          <w:color w:val="595959" w:themeColor="text1" w:themeTint="A6"/>
          <w:shd w:val="clear" w:color="auto" w:fill="FFFFFF"/>
        </w:rPr>
        <w:t>,</w:t>
      </w:r>
      <w:r w:rsidR="00F3165F" w:rsidRPr="005E4E3C">
        <w:rPr>
          <w:rStyle w:val="normaltextrun"/>
          <w:color w:val="595959" w:themeColor="text1" w:themeTint="A6"/>
          <w:shd w:val="clear" w:color="auto" w:fill="FFFFFF"/>
        </w:rPr>
        <w:t> </w:t>
      </w:r>
      <w:r w:rsidRPr="005E4E3C">
        <w:rPr>
          <w:rStyle w:val="normaltextrun"/>
          <w:color w:val="595959" w:themeColor="text1" w:themeTint="A6"/>
          <w:shd w:val="clear" w:color="auto" w:fill="FFFFFF"/>
        </w:rPr>
        <w:t xml:space="preserve">sus </w:t>
      </w:r>
      <w:r w:rsidR="00F3165F" w:rsidRPr="005E4E3C">
        <w:rPr>
          <w:rStyle w:val="normaltextrun"/>
          <w:color w:val="595959" w:themeColor="text1" w:themeTint="A6"/>
          <w:shd w:val="clear" w:color="auto" w:fill="FFFFFF"/>
        </w:rPr>
        <w:t>intereses</w:t>
      </w:r>
      <w:r w:rsidR="00980377" w:rsidRPr="005E4E3C">
        <w:rPr>
          <w:rStyle w:val="normaltextrun"/>
          <w:color w:val="595959" w:themeColor="text1" w:themeTint="A6"/>
          <w:shd w:val="clear" w:color="auto" w:fill="FFFFFF"/>
        </w:rPr>
        <w:t xml:space="preserve"> </w:t>
      </w:r>
      <w:r w:rsidR="00F3165F" w:rsidRPr="005E4E3C">
        <w:rPr>
          <w:rStyle w:val="normaltextrun"/>
          <w:color w:val="595959" w:themeColor="text1" w:themeTint="A6"/>
          <w:shd w:val="clear" w:color="auto" w:fill="FFFFFF"/>
        </w:rPr>
        <w:t>como organización</w:t>
      </w:r>
      <w:r w:rsidR="00F220DB" w:rsidRPr="005E4E3C">
        <w:rPr>
          <w:rStyle w:val="normaltextrun"/>
          <w:color w:val="595959" w:themeColor="text1" w:themeTint="A6"/>
          <w:shd w:val="clear" w:color="auto" w:fill="FFFFFF"/>
        </w:rPr>
        <w:t xml:space="preserve"> </w:t>
      </w:r>
      <w:r w:rsidR="00F220DB" w:rsidRPr="005E4E3C">
        <w:rPr>
          <w:rStyle w:val="normaltextrun"/>
          <w:color w:val="595959" w:themeColor="text1" w:themeTint="A6"/>
          <w:shd w:val="clear" w:color="auto" w:fill="FFFFFF"/>
        </w:rPr>
        <w:fldChar w:fldCharType="begin" w:fldLock="1"/>
      </w:r>
      <w:r w:rsidR="00EF41C8" w:rsidRPr="005E4E3C">
        <w:rPr>
          <w:rStyle w:val="normaltextrun"/>
          <w:color w:val="595959" w:themeColor="text1" w:themeTint="A6"/>
          <w:shd w:val="clear" w:color="auto" w:fill="FFFFFF"/>
        </w:rPr>
        <w:instrText>MERGEFIELD .wWw..wWw.QIQQA_CLUSTER.oOo.7d4d4c6846e0445ab65ee369f73ce6e8.oOo.schafer2020communicating.oOo.INTRANET_BF91FE0F-8D57-492F-8EDD-EB6E776D4FCE.xXx.SEPARATE_AUTHOR_DATE.xXx..oOo.rodriguez2019comunicacion.oOo.INTRANET_BF91FE0F-8D57-492F-8EDD-EB6E776D4FCE.oOo.cortassa2020comunicar.oOo.INTRANET_BF91FE0F-8D57-492F-8EDD-EB6E776D4FCE.oOo. \* MERGEFORMAT</w:instrText>
      </w:r>
      <w:r w:rsidR="00F220DB" w:rsidRPr="005E4E3C">
        <w:rPr>
          <w:rStyle w:val="normaltextrun"/>
          <w:color w:val="595959" w:themeColor="text1" w:themeTint="A6"/>
          <w:shd w:val="clear" w:color="auto" w:fill="FFFFFF"/>
        </w:rPr>
        <w:fldChar w:fldCharType="separate"/>
      </w:r>
      <w:r w:rsidR="00EF41C8" w:rsidRPr="005E4E3C">
        <w:rPr>
          <w:color w:val="595959" w:themeColor="text1" w:themeTint="A6"/>
        </w:rPr>
        <w:t>(C. Cortassa et al., 2020; Rodríguez, 2019; Schäfer &amp; Fähnrich, 2020)</w:t>
      </w:r>
      <w:r w:rsidR="00F220DB" w:rsidRPr="005E4E3C">
        <w:rPr>
          <w:rStyle w:val="normaltextrun"/>
          <w:color w:val="595959" w:themeColor="text1" w:themeTint="A6"/>
          <w:shd w:val="clear" w:color="auto" w:fill="FFFFFF"/>
        </w:rPr>
        <w:fldChar w:fldCharType="end"/>
      </w:r>
      <w:r w:rsidR="00F3165F" w:rsidRPr="005E4E3C">
        <w:rPr>
          <w:rStyle w:val="normaltextrun"/>
          <w:color w:val="595959" w:themeColor="text1" w:themeTint="A6"/>
          <w:shd w:val="clear" w:color="auto" w:fill="FFFFFF"/>
        </w:rPr>
        <w:t xml:space="preserve">. </w:t>
      </w:r>
      <w:r w:rsidR="00CE4FE7" w:rsidRPr="005E4E3C">
        <w:rPr>
          <w:rStyle w:val="normaltextrun"/>
          <w:color w:val="595959" w:themeColor="text1" w:themeTint="A6"/>
          <w:shd w:val="clear" w:color="auto" w:fill="FFFFFF"/>
        </w:rPr>
        <w:t>Se piensa que l</w:t>
      </w:r>
      <w:r w:rsidR="0068186E" w:rsidRPr="005E4E3C">
        <w:rPr>
          <w:rStyle w:val="normaltextrun"/>
          <w:color w:val="595959" w:themeColor="text1" w:themeTint="A6"/>
          <w:shd w:val="clear" w:color="auto" w:fill="FFFFFF"/>
        </w:rPr>
        <w:t xml:space="preserve">os </w:t>
      </w:r>
      <w:r w:rsidR="0068186E" w:rsidRPr="005E4E3C">
        <w:rPr>
          <w:color w:val="595959" w:themeColor="text1" w:themeTint="A6"/>
          <w:shd w:val="clear" w:color="auto" w:fill="FFFFFF"/>
        </w:rPr>
        <w:t>intereses del Estado determinan en gran medida la financiación pública de proyectos de investigación</w:t>
      </w:r>
      <w:r w:rsidR="00CE4FE7" w:rsidRPr="005E4E3C">
        <w:rPr>
          <w:color w:val="595959" w:themeColor="text1" w:themeTint="A6"/>
          <w:shd w:val="clear" w:color="auto" w:fill="FFFFFF"/>
        </w:rPr>
        <w:t xml:space="preserve"> y también el enfoque que cada país hace del ejercicio de la CPC</w:t>
      </w:r>
      <w:r w:rsidR="00A0458A" w:rsidRPr="005E4E3C">
        <w:rPr>
          <w:color w:val="595959" w:themeColor="text1" w:themeTint="A6"/>
          <w:shd w:val="clear" w:color="auto" w:fill="FFFFFF"/>
        </w:rPr>
        <w:t xml:space="preserve"> </w:t>
      </w:r>
      <w:r w:rsidR="00A0458A"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6f45ebfa54a74ec79b0023da9fb03f4c.oOo.arboleda2016apropiacion.oOo.INTRANET_BF91FE0F-8D57-492F-8EDD-EB6E776D4FCE.xXx.SEPARATE_AUTHOR_DATE.xXx..oOo.castillo2022comunicacion.oOo.INTRANET_BF91FE0F-8D57-492F-8EDD-EB6E776D4FCE.oOo.cortassa2017universidad.oOo.INTRANET_BF91FE0F-8D57-492F-8EDD-EB6E776D4FCE.oOo.escobar2017origenes.oOo.INTRANET_BF91FE0F-8D57-492F-8EDD-EB6E776D4FCE.oOo.orozco2018diez.oOo.INTRANET_BF91FE0F-8D57-492F-8EDD-EB6E776D4FCE.oOo. \* MERGEFORMAT</w:instrText>
      </w:r>
      <w:r w:rsidR="00A0458A" w:rsidRPr="005E4E3C">
        <w:rPr>
          <w:color w:val="595959" w:themeColor="text1" w:themeTint="A6"/>
          <w:shd w:val="clear" w:color="auto" w:fill="FFFFFF"/>
        </w:rPr>
        <w:fldChar w:fldCharType="separate"/>
      </w:r>
      <w:r w:rsidR="00EF41C8" w:rsidRPr="005E4E3C">
        <w:rPr>
          <w:color w:val="595959" w:themeColor="text1" w:themeTint="A6"/>
        </w:rPr>
        <w:t>(Arboleda Castrillón &amp; Daza, 2016; Castillo, 2022; C. G. Cortassa, 2017; J. Escobar, 2017a; Orozco Mart’\inez, 2018)</w:t>
      </w:r>
      <w:r w:rsidR="00A0458A" w:rsidRPr="005E4E3C">
        <w:rPr>
          <w:color w:val="595959" w:themeColor="text1" w:themeTint="A6"/>
          <w:shd w:val="clear" w:color="auto" w:fill="FFFFFF"/>
        </w:rPr>
        <w:fldChar w:fldCharType="end"/>
      </w:r>
      <w:r w:rsidR="00CE4FE7" w:rsidRPr="005E4E3C">
        <w:rPr>
          <w:color w:val="595959" w:themeColor="text1" w:themeTint="A6"/>
          <w:shd w:val="clear" w:color="auto" w:fill="FFFFFF"/>
        </w:rPr>
        <w:t xml:space="preserve">. </w:t>
      </w:r>
      <w:r w:rsidR="00A0458A" w:rsidRPr="005E4E3C">
        <w:rPr>
          <w:color w:val="595959" w:themeColor="text1" w:themeTint="A6"/>
          <w:shd w:val="clear" w:color="auto" w:fill="FFFFFF"/>
        </w:rPr>
        <w:t>Se encontraron algunos casos explorados como el mexicano, donde se</w:t>
      </w:r>
      <w:r w:rsidR="0068186E" w:rsidRPr="005E4E3C">
        <w:rPr>
          <w:color w:val="595959" w:themeColor="text1" w:themeTint="A6"/>
          <w:shd w:val="clear" w:color="auto" w:fill="FFFFFF"/>
        </w:rPr>
        <w:t xml:space="preserve"> reconoce que el discurso</w:t>
      </w:r>
      <w:r w:rsidR="00D13FD8" w:rsidRPr="005E4E3C">
        <w:rPr>
          <w:color w:val="595959" w:themeColor="text1" w:themeTint="A6"/>
          <w:shd w:val="clear" w:color="auto" w:fill="FFFFFF"/>
        </w:rPr>
        <w:t xml:space="preserve"> estatal</w:t>
      </w:r>
      <w:r w:rsidR="0068186E" w:rsidRPr="005E4E3C">
        <w:rPr>
          <w:color w:val="595959" w:themeColor="text1" w:themeTint="A6"/>
          <w:shd w:val="clear" w:color="auto" w:fill="FFFFFF"/>
        </w:rPr>
        <w:t xml:space="preserve"> se ha modernizado desde 1970</w:t>
      </w:r>
      <w:r w:rsidR="00D13FD8" w:rsidRPr="005E4E3C">
        <w:rPr>
          <w:color w:val="595959" w:themeColor="text1" w:themeTint="A6"/>
          <w:shd w:val="clear" w:color="auto" w:fill="FFFFFF"/>
        </w:rPr>
        <w:t xml:space="preserve"> y </w:t>
      </w:r>
      <w:r w:rsidR="007E1062" w:rsidRPr="005E4E3C">
        <w:rPr>
          <w:color w:val="595959" w:themeColor="text1" w:themeTint="A6"/>
          <w:shd w:val="clear" w:color="auto" w:fill="FFFFFF"/>
        </w:rPr>
        <w:t xml:space="preserve">en él </w:t>
      </w:r>
      <w:r w:rsidR="0068186E" w:rsidRPr="005E4E3C">
        <w:rPr>
          <w:color w:val="595959" w:themeColor="text1" w:themeTint="A6"/>
          <w:shd w:val="clear" w:color="auto" w:fill="FFFFFF"/>
        </w:rPr>
        <w:t xml:space="preserve">no se cuestiona que la CPC esté entre las políticas de Estado, pero tampoco se materializan los incentivos o los mecanismos para realizarla </w:t>
      </w:r>
      <w:r w:rsidR="0068186E"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.wWw..wWw.QIQQA_CLUSTER.oOo.d9c27a3e208d43d8b29b21870c4dba25.oOo.orozco2016politicas.oOo.INTRANET_BF91FE0F-8D57-492F-8EDD-EB6E776D4FCE.xXx.SEPARATE_AUTHOR_DATE.xXx..oOo. \* MERGEFORMAT</w:instrText>
      </w:r>
      <w:r w:rsidR="0068186E" w:rsidRPr="005E4E3C">
        <w:rPr>
          <w:color w:val="595959" w:themeColor="text1" w:themeTint="A6"/>
          <w:shd w:val="clear" w:color="auto" w:fill="FFFFFF"/>
        </w:rPr>
        <w:fldChar w:fldCharType="separate"/>
      </w:r>
      <w:r w:rsidR="00EF41C8" w:rsidRPr="005E4E3C">
        <w:rPr>
          <w:color w:val="595959" w:themeColor="text1" w:themeTint="A6"/>
        </w:rPr>
        <w:t>(Orozco, 2016)</w:t>
      </w:r>
      <w:r w:rsidR="0068186E" w:rsidRPr="005E4E3C">
        <w:rPr>
          <w:color w:val="595959" w:themeColor="text1" w:themeTint="A6"/>
          <w:shd w:val="clear" w:color="auto" w:fill="FFFFFF"/>
        </w:rPr>
        <w:fldChar w:fldCharType="end"/>
      </w:r>
      <w:r w:rsidR="007E1062" w:rsidRPr="005E4E3C">
        <w:rPr>
          <w:color w:val="595959" w:themeColor="text1" w:themeTint="A6"/>
          <w:shd w:val="clear" w:color="auto" w:fill="FFFFFF"/>
        </w:rPr>
        <w:t xml:space="preserve">, mecanismos </w:t>
      </w:r>
      <w:r w:rsidR="00AB0765" w:rsidRPr="005E4E3C">
        <w:rPr>
          <w:color w:val="595959" w:themeColor="text1" w:themeTint="A6"/>
          <w:shd w:val="clear" w:color="auto" w:fill="FFFFFF"/>
        </w:rPr>
        <w:t>necesarios para implicar</w:t>
      </w:r>
      <w:r w:rsidR="007E1062" w:rsidRPr="005E4E3C">
        <w:rPr>
          <w:color w:val="595959" w:themeColor="text1" w:themeTint="A6"/>
          <w:shd w:val="clear" w:color="auto" w:fill="FFFFFF"/>
        </w:rPr>
        <w:t xml:space="preserve"> los procesos de producción de conocimiento con l</w:t>
      </w:r>
      <w:r w:rsidR="00AB0765" w:rsidRPr="005E4E3C">
        <w:rPr>
          <w:color w:val="595959" w:themeColor="text1" w:themeTint="A6"/>
          <w:shd w:val="clear" w:color="auto" w:fill="FFFFFF"/>
        </w:rPr>
        <w:t xml:space="preserve">os procesos CPC en AL (ver </w:t>
      </w:r>
      <w:r w:rsidR="00AB0765" w:rsidRPr="005E4E3C">
        <w:rPr>
          <w:color w:val="595959" w:themeColor="text1" w:themeTint="A6"/>
          <w:u w:val="single"/>
          <w:shd w:val="clear" w:color="auto" w:fill="FFFFFF"/>
        </w:rPr>
        <w:t>e.g.</w:t>
      </w:r>
      <w:r w:rsidR="00C152F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.wWw..wWw.QIQQA_CLUSTER.oOo.1c07688996eb4c12844f5d8bb3347874.oOo.cortassa2020comunicar.oOo.INTRANET_BF91FE0F-8D57-492F-8EDD-EB6E776D4FCE.xXx.SEPARATE_AUTHOR_DATE.xXx..oOo. \* MERGEFORMAT</w:instrText>
      </w:r>
      <w:r w:rsidR="00C152F2" w:rsidRPr="005E4E3C">
        <w:rPr>
          <w:color w:val="595959" w:themeColor="text1" w:themeTint="A6"/>
          <w:shd w:val="clear" w:color="auto" w:fill="FFFFFF"/>
        </w:rPr>
        <w:fldChar w:fldCharType="separate"/>
      </w:r>
      <w:r w:rsidR="00EF41C8" w:rsidRPr="005E4E3C">
        <w:rPr>
          <w:color w:val="595959" w:themeColor="text1" w:themeTint="A6"/>
        </w:rPr>
        <w:t>(C. Cortassa et al., 2020)</w:t>
      </w:r>
      <w:r w:rsidR="00C152F2" w:rsidRPr="005E4E3C">
        <w:rPr>
          <w:color w:val="595959" w:themeColor="text1" w:themeTint="A6"/>
          <w:shd w:val="clear" w:color="auto" w:fill="FFFFFF"/>
        </w:rPr>
        <w:fldChar w:fldCharType="end"/>
      </w:r>
      <w:r w:rsidR="00AB0765" w:rsidRPr="005E4E3C">
        <w:rPr>
          <w:color w:val="595959" w:themeColor="text1" w:themeTint="A6"/>
          <w:shd w:val="clear" w:color="auto" w:fill="FFFFFF"/>
        </w:rPr>
        <w:t xml:space="preserve">. </w:t>
      </w:r>
      <w:r w:rsidR="0068186E" w:rsidRPr="005E4E3C">
        <w:rPr>
          <w:color w:val="595959" w:themeColor="text1" w:themeTint="A6"/>
          <w:shd w:val="clear" w:color="auto" w:fill="FFFFFF"/>
        </w:rPr>
        <w:t>Es claro que las universidades no pueden desligarse completamente de la concepción de CPC de la institución estatal,</w:t>
      </w:r>
      <w:r w:rsidR="007E1062" w:rsidRPr="005E4E3C">
        <w:rPr>
          <w:color w:val="595959" w:themeColor="text1" w:themeTint="A6"/>
          <w:shd w:val="clear" w:color="auto" w:fill="FFFFFF"/>
        </w:rPr>
        <w:t xml:space="preserve"> </w:t>
      </w:r>
      <w:r w:rsidR="000721B2" w:rsidRPr="005E4E3C">
        <w:rPr>
          <w:color w:val="595959" w:themeColor="text1" w:themeTint="A6"/>
          <w:shd w:val="clear" w:color="auto" w:fill="FFFFFF"/>
        </w:rPr>
        <w:t xml:space="preserve">se encontraron estudios en México </w:t>
      </w:r>
      <w:r w:rsidR="000721B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.wWw..wWw.QIQQA_CLUSTER.oOo.f4f035921fee40fb83ea4d4bbccc34cd.oOo.orozco2016politicas.oOo.INTRANET_BF91FE0F-8D57-492F-8EDD-EB6E776D4FCE.xXx.SEPARATE_AUTHOR_DATE.xXx..oOo. \* MERGEFORMAT</w:instrText>
      </w:r>
      <w:r w:rsidR="000721B2" w:rsidRPr="005E4E3C">
        <w:rPr>
          <w:color w:val="595959" w:themeColor="text1" w:themeTint="A6"/>
          <w:shd w:val="clear" w:color="auto" w:fill="FFFFFF"/>
        </w:rPr>
        <w:fldChar w:fldCharType="separate"/>
      </w:r>
      <w:r w:rsidR="00EF41C8" w:rsidRPr="005E4E3C">
        <w:rPr>
          <w:color w:val="595959" w:themeColor="text1" w:themeTint="A6"/>
        </w:rPr>
        <w:t>(Orozco, 2016)</w:t>
      </w:r>
      <w:r w:rsidR="000721B2" w:rsidRPr="005E4E3C">
        <w:rPr>
          <w:color w:val="595959" w:themeColor="text1" w:themeTint="A6"/>
          <w:shd w:val="clear" w:color="auto" w:fill="FFFFFF"/>
        </w:rPr>
        <w:fldChar w:fldCharType="end"/>
      </w:r>
      <w:r w:rsidR="000721B2" w:rsidRPr="005E4E3C">
        <w:rPr>
          <w:color w:val="595959" w:themeColor="text1" w:themeTint="A6"/>
          <w:shd w:val="clear" w:color="auto" w:fill="FFFFFF"/>
        </w:rPr>
        <w:t xml:space="preserve">, Argentina </w:t>
      </w:r>
      <w:r w:rsidR="006C1EAD"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.wWw..wWw.QIQQA_CLUSTER.oOo.327bd2fab01e4bd0a0684dc20128b214.oOo.unzue2015politicas.oOo.INTRANET_BF91FE0F-8D57-492F-8EDD-EB6E776D4FCE.xXx.SEPARATE_AUTHOR_DATE.xXx..oOo.alganaraz2019institucionalizacion.oOo.INTRANET_BF91FE0F-8D57-492F-8EDD-EB6E776D4FCE.oOo. \* MERGEFORMAT</w:instrText>
      </w:r>
      <w:r w:rsidR="006C1EAD" w:rsidRPr="005E4E3C">
        <w:rPr>
          <w:color w:val="595959" w:themeColor="text1" w:themeTint="A6"/>
          <w:shd w:val="clear" w:color="auto" w:fill="FFFFFF"/>
        </w:rPr>
        <w:fldChar w:fldCharType="separate"/>
      </w:r>
      <w:r w:rsidR="00EF41C8" w:rsidRPr="005E4E3C">
        <w:rPr>
          <w:color w:val="595959" w:themeColor="text1" w:themeTint="A6"/>
        </w:rPr>
        <w:t>(Algañaráz, 2019; Unzué &amp; Freibrun, 2015)</w:t>
      </w:r>
      <w:r w:rsidR="006C1EAD" w:rsidRPr="005E4E3C">
        <w:rPr>
          <w:color w:val="595959" w:themeColor="text1" w:themeTint="A6"/>
          <w:shd w:val="clear" w:color="auto" w:fill="FFFFFF"/>
        </w:rPr>
        <w:fldChar w:fldCharType="end"/>
      </w:r>
      <w:r w:rsidR="000721B2" w:rsidRPr="005E4E3C">
        <w:rPr>
          <w:color w:val="595959" w:themeColor="text1" w:themeTint="A6"/>
          <w:shd w:val="clear" w:color="auto" w:fill="FFFFFF"/>
        </w:rPr>
        <w:t xml:space="preserve"> y Colombia </w:t>
      </w:r>
      <w:r w:rsidR="00363038"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17e357ab240f4a78ba322ec17466011c.oOo.daza2020stories.oOo.INTRANET_BF91FE0F-8D57-492F-8EDD-EB6E776D4FCE.xXx.SEPARATE_AUTHOR_DATE.xXx..oOo.escobar2017origenes.oOo.INTRANET_BF91FE0F-8D57-492F-8EDD-EB6E776D4FCE.oOo.herrera2022rol.oOo.INTRANET_BF91FE0F-8D57-492F-8EDD-EB6E776D4FCE.oOo.herrera2023nocioness.oOo.INTRANET_BF91FE0F-8D57-492F-8EDD-EB6E776D4FCE.oOo. \* MERGEFORMAT</w:instrText>
      </w:r>
      <w:r w:rsidR="00363038" w:rsidRPr="005E4E3C">
        <w:rPr>
          <w:color w:val="595959" w:themeColor="text1" w:themeTint="A6"/>
          <w:shd w:val="clear" w:color="auto" w:fill="FFFFFF"/>
        </w:rPr>
        <w:fldChar w:fldCharType="separate"/>
      </w:r>
      <w:r w:rsidR="00EF41C8" w:rsidRPr="005E4E3C">
        <w:rPr>
          <w:color w:val="595959" w:themeColor="text1" w:themeTint="A6"/>
        </w:rPr>
        <w:t>(Daza-Caicedo et al., 2020; J. Escobar, 2017a; Herrera-Cardona et al., 2022; Herrera-Sánchez et al., 2023)</w:t>
      </w:r>
      <w:r w:rsidR="00363038" w:rsidRPr="005E4E3C">
        <w:rPr>
          <w:color w:val="595959" w:themeColor="text1" w:themeTint="A6"/>
          <w:shd w:val="clear" w:color="auto" w:fill="FFFFFF"/>
        </w:rPr>
        <w:fldChar w:fldCharType="end"/>
      </w:r>
      <w:r w:rsidR="006C1EAD" w:rsidRPr="005E4E3C">
        <w:rPr>
          <w:color w:val="595959" w:themeColor="text1" w:themeTint="A6"/>
          <w:shd w:val="clear" w:color="auto" w:fill="FFFFFF"/>
        </w:rPr>
        <w:t xml:space="preserve"> </w:t>
      </w:r>
      <w:r w:rsidR="000721B2" w:rsidRPr="005E4E3C">
        <w:rPr>
          <w:color w:val="595959" w:themeColor="text1" w:themeTint="A6"/>
          <w:shd w:val="clear" w:color="auto" w:fill="FFFFFF"/>
        </w:rPr>
        <w:t xml:space="preserve">pero no es suficiente para concluir de manera transversal en AL. </w:t>
      </w:r>
      <w:r w:rsidR="00F7285F" w:rsidRPr="005E4E3C">
        <w:rPr>
          <w:color w:val="595959" w:themeColor="text1" w:themeTint="A6"/>
          <w:shd w:val="clear" w:color="auto" w:fill="FFFFFF"/>
        </w:rPr>
        <w:t xml:space="preserve"> </w:t>
      </w:r>
    </w:p>
    <w:p w14:paraId="525D1D0B" w14:textId="3D2A8543" w:rsidR="002F7794" w:rsidRPr="005E4E3C" w:rsidRDefault="0018219B" w:rsidP="00F220DB">
      <w:pPr>
        <w:pStyle w:val="paragraph"/>
        <w:spacing w:before="0" w:beforeAutospacing="0" w:after="0" w:afterAutospacing="0" w:line="360" w:lineRule="auto"/>
        <w:ind w:right="-90"/>
        <w:jc w:val="both"/>
        <w:textAlignment w:val="baseline"/>
        <w:rPr>
          <w:color w:val="595959" w:themeColor="text1" w:themeTint="A6"/>
          <w:shd w:val="clear" w:color="auto" w:fill="FFFFFF"/>
        </w:rPr>
      </w:pPr>
      <w:r w:rsidRPr="005E4E3C">
        <w:rPr>
          <w:rStyle w:val="normaltextrun"/>
          <w:color w:val="595959" w:themeColor="text1" w:themeTint="A6"/>
          <w:shd w:val="clear" w:color="auto" w:fill="FFFFFF"/>
        </w:rPr>
        <w:t>Al</w:t>
      </w:r>
      <w:r w:rsidR="00F3165F" w:rsidRPr="005E4E3C">
        <w:rPr>
          <w:rStyle w:val="normaltextrun"/>
          <w:color w:val="595959" w:themeColor="text1" w:themeTint="A6"/>
          <w:shd w:val="clear" w:color="auto" w:fill="FFFFFF"/>
        </w:rPr>
        <w:t xml:space="preserve"> reflexionar sobre los intereses </w:t>
      </w:r>
      <w:r w:rsidR="00B47919" w:rsidRPr="005E4E3C">
        <w:rPr>
          <w:rStyle w:val="normaltextrun"/>
          <w:color w:val="595959" w:themeColor="text1" w:themeTint="A6"/>
          <w:shd w:val="clear" w:color="auto" w:fill="FFFFFF"/>
        </w:rPr>
        <w:t xml:space="preserve">internos </w:t>
      </w:r>
      <w:r w:rsidR="00F3165F" w:rsidRPr="005E4E3C">
        <w:rPr>
          <w:rStyle w:val="normaltextrun"/>
          <w:color w:val="595959" w:themeColor="text1" w:themeTint="A6"/>
          <w:shd w:val="clear" w:color="auto" w:fill="FFFFFF"/>
        </w:rPr>
        <w:t>de las universidades</w:t>
      </w:r>
      <w:r w:rsidR="00DD5763" w:rsidRPr="005E4E3C">
        <w:rPr>
          <w:rStyle w:val="normaltextrun"/>
          <w:color w:val="595959" w:themeColor="text1" w:themeTint="A6"/>
          <w:shd w:val="clear" w:color="auto" w:fill="FFFFFF"/>
        </w:rPr>
        <w:t>,</w:t>
      </w:r>
      <w:r w:rsidR="00F3165F" w:rsidRPr="005E4E3C">
        <w:rPr>
          <w:rStyle w:val="normaltextrun"/>
          <w:color w:val="595959" w:themeColor="text1" w:themeTint="A6"/>
          <w:shd w:val="clear" w:color="auto" w:fill="FFFFFF"/>
        </w:rPr>
        <w:t xml:space="preserve"> sus necesidades institucionales, y la relación que tienen con sus misiones, </w:t>
      </w:r>
      <w:r w:rsidRPr="005E4E3C">
        <w:rPr>
          <w:rStyle w:val="normaltextrun"/>
          <w:color w:val="595959" w:themeColor="text1" w:themeTint="A6"/>
          <w:shd w:val="clear" w:color="auto" w:fill="FFFFFF"/>
        </w:rPr>
        <w:t xml:space="preserve">la literatura </w:t>
      </w:r>
      <w:r w:rsidR="00F3165F" w:rsidRPr="005E4E3C">
        <w:rPr>
          <w:rStyle w:val="normaltextrun"/>
          <w:color w:val="595959" w:themeColor="text1" w:themeTint="A6"/>
          <w:shd w:val="clear" w:color="auto" w:fill="FFFFFF"/>
        </w:rPr>
        <w:t xml:space="preserve">evidencia exigencias propias del ejercicio de producción de conocimiento, entre ellos la visibilidad </w:t>
      </w:r>
      <w:r w:rsidR="00F3165F" w:rsidRPr="005E4E3C">
        <w:rPr>
          <w:rStyle w:val="normaltextrun"/>
          <w:color w:val="595959" w:themeColor="text1" w:themeTint="A6"/>
          <w:shd w:val="clear" w:color="auto" w:fill="E1E3E6"/>
        </w:rPr>
        <w:t>(Entradas &amp; Bauer, 2022)</w:t>
      </w:r>
      <w:r w:rsidR="00F3165F" w:rsidRPr="005E4E3C">
        <w:rPr>
          <w:rStyle w:val="normaltextrun"/>
          <w:color w:val="595959" w:themeColor="text1" w:themeTint="A6"/>
          <w:shd w:val="clear" w:color="auto" w:fill="FFFFFF"/>
        </w:rPr>
        <w:t xml:space="preserve">, el </w:t>
      </w:r>
      <w:r w:rsidRPr="005E4E3C">
        <w:rPr>
          <w:rStyle w:val="normaltextrun"/>
          <w:color w:val="595959" w:themeColor="text1" w:themeTint="A6"/>
          <w:shd w:val="clear" w:color="auto" w:fill="FFFFFF"/>
        </w:rPr>
        <w:t>estatus</w:t>
      </w:r>
      <w:r w:rsidR="00F3165F" w:rsidRPr="005E4E3C">
        <w:rPr>
          <w:rStyle w:val="normaltextrun"/>
          <w:color w:val="595959" w:themeColor="text1" w:themeTint="A6"/>
          <w:shd w:val="clear" w:color="auto" w:fill="FFFFFF"/>
        </w:rPr>
        <w:t xml:space="preserve"> investigativo </w:t>
      </w:r>
      <w:r w:rsidR="00F3165F" w:rsidRPr="005E4E3C">
        <w:rPr>
          <w:rStyle w:val="normaltextrun"/>
          <w:color w:val="595959" w:themeColor="text1" w:themeTint="A6"/>
          <w:shd w:val="clear" w:color="auto" w:fill="E1E3E6"/>
        </w:rPr>
        <w:t>(Albornoz, 2022; Riaño, 2022; Soria &amp; Castillo, 2022)</w:t>
      </w:r>
      <w:r w:rsidR="00F3165F" w:rsidRPr="005E4E3C">
        <w:rPr>
          <w:rStyle w:val="normaltextrun"/>
          <w:color w:val="595959" w:themeColor="text1" w:themeTint="A6"/>
          <w:shd w:val="clear" w:color="auto" w:fill="FFFFFF"/>
        </w:rPr>
        <w:t xml:space="preserve"> y la competencia por financiación de proyectos </w:t>
      </w:r>
      <w:r w:rsidR="00F3165F" w:rsidRPr="005E4E3C">
        <w:rPr>
          <w:rStyle w:val="normaltextrun"/>
          <w:color w:val="595959" w:themeColor="text1" w:themeTint="A6"/>
          <w:shd w:val="clear" w:color="auto" w:fill="E1E3E6"/>
        </w:rPr>
        <w:t>(Campos, 2022)</w:t>
      </w:r>
      <w:r w:rsidRPr="005E4E3C">
        <w:rPr>
          <w:rStyle w:val="normaltextrun"/>
          <w:color w:val="595959" w:themeColor="text1" w:themeTint="A6"/>
          <w:shd w:val="clear" w:color="auto" w:fill="FFFFFF"/>
        </w:rPr>
        <w:t xml:space="preserve">. El corpus refleja mayor reflexión sobre </w:t>
      </w:r>
      <w:r w:rsidR="00DE088F" w:rsidRPr="005E4E3C">
        <w:rPr>
          <w:rStyle w:val="normaltextrun"/>
          <w:color w:val="595959" w:themeColor="text1" w:themeTint="A6"/>
          <w:shd w:val="clear" w:color="auto" w:fill="FFFFFF"/>
        </w:rPr>
        <w:t>estos</w:t>
      </w:r>
      <w:r w:rsidRPr="005E4E3C">
        <w:rPr>
          <w:rStyle w:val="normaltextrun"/>
          <w:color w:val="595959" w:themeColor="text1" w:themeTint="A6"/>
          <w:shd w:val="clear" w:color="auto" w:fill="FFFFFF"/>
        </w:rPr>
        <w:t xml:space="preserve"> aspectos de producción de conocimiento desde las universidades que desde los de circulación de este</w:t>
      </w:r>
      <w:r w:rsidR="00F3165F" w:rsidRPr="005E4E3C">
        <w:rPr>
          <w:rStyle w:val="normaltextrun"/>
          <w:color w:val="595959" w:themeColor="text1" w:themeTint="A6"/>
          <w:shd w:val="clear" w:color="auto" w:fill="FFFFFF"/>
        </w:rPr>
        <w:t xml:space="preserve"> </w:t>
      </w:r>
      <w:r w:rsidR="00F3165F" w:rsidRPr="005E4E3C">
        <w:rPr>
          <w:rStyle w:val="normaltextrun"/>
          <w:color w:val="595959" w:themeColor="text1" w:themeTint="A6"/>
          <w:shd w:val="clear" w:color="auto" w:fill="E1E3E6"/>
        </w:rPr>
        <w:t>(Sánchez-Mora &amp; Macías-Nestor, 2019)</w:t>
      </w:r>
      <w:r w:rsidR="00F220DB" w:rsidRPr="005E4E3C">
        <w:rPr>
          <w:rStyle w:val="normaltextrun"/>
          <w:color w:val="595959" w:themeColor="text1" w:themeTint="A6"/>
          <w:shd w:val="clear" w:color="auto" w:fill="FFFFFF"/>
        </w:rPr>
        <w:t xml:space="preserve"> aunque</w:t>
      </w:r>
      <w:r w:rsidR="007C36D7" w:rsidRPr="005E4E3C">
        <w:rPr>
          <w:rStyle w:val="normaltextrun"/>
          <w:color w:val="595959" w:themeColor="text1" w:themeTint="A6"/>
          <w:shd w:val="clear" w:color="auto" w:fill="FFFFFF"/>
        </w:rPr>
        <w:t xml:space="preserve"> “science communication is increasingly present, sometimes with blurred boundaries with other related areas such as marketing or public relations” </w:t>
      </w:r>
      <w:r w:rsidR="007C36D7" w:rsidRPr="005E4E3C">
        <w:rPr>
          <w:rStyle w:val="normaltextrun"/>
          <w:color w:val="595959" w:themeColor="text1" w:themeTint="A6"/>
          <w:shd w:val="clear" w:color="auto" w:fill="E1E3E6"/>
        </w:rPr>
        <w:lastRenderedPageBreak/>
        <w:t>(Ojeda-Romano et al., 2022, p. 802)</w:t>
      </w:r>
      <w:r w:rsidR="00F220DB" w:rsidRPr="005E4E3C">
        <w:rPr>
          <w:rStyle w:val="normaltextrun"/>
          <w:color w:val="595959" w:themeColor="text1" w:themeTint="A6"/>
          <w:shd w:val="clear" w:color="auto" w:fill="FFFFFF"/>
        </w:rPr>
        <w:t xml:space="preserve"> a las que también se suman las de </w:t>
      </w:r>
      <w:r w:rsidR="007C36D7" w:rsidRPr="005E4E3C">
        <w:rPr>
          <w:rStyle w:val="normaltextrun"/>
          <w:color w:val="595959" w:themeColor="text1" w:themeTint="A6"/>
          <w:shd w:val="clear" w:color="auto" w:fill="FFFFFF"/>
        </w:rPr>
        <w:t>comunicación institucional, de comunicación estratégica, de transferencia tecnológica e I+D, de internacionalización, de innovación educativa, de diplomacia científica y de extensión académica, entre otras</w:t>
      </w:r>
      <w:r w:rsidR="00B76139" w:rsidRPr="005E4E3C">
        <w:rPr>
          <w:rStyle w:val="normaltextrun"/>
          <w:color w:val="595959" w:themeColor="text1" w:themeTint="A6"/>
          <w:shd w:val="clear" w:color="auto" w:fill="FFFFFF"/>
        </w:rPr>
        <w:t>.</w:t>
      </w:r>
      <w:r w:rsidR="002A18BA" w:rsidRPr="005E4E3C">
        <w:rPr>
          <w:rStyle w:val="normaltextrun"/>
          <w:color w:val="595959" w:themeColor="text1" w:themeTint="A6"/>
          <w:shd w:val="clear" w:color="auto" w:fill="FFFFFF"/>
        </w:rPr>
        <w:t xml:space="preserve"> Aunque no se encontraron</w:t>
      </w:r>
      <w:r w:rsidR="00B17CD4" w:rsidRPr="005E4E3C">
        <w:rPr>
          <w:rStyle w:val="normaltextrun"/>
          <w:color w:val="595959" w:themeColor="text1" w:themeTint="A6"/>
          <w:shd w:val="clear" w:color="auto" w:fill="FFFFFF"/>
        </w:rPr>
        <w:t xml:space="preserve"> estudios que observen </w:t>
      </w:r>
      <w:r w:rsidR="00610B8D" w:rsidRPr="005E4E3C">
        <w:rPr>
          <w:rStyle w:val="normaltextrun"/>
          <w:color w:val="595959" w:themeColor="text1" w:themeTint="A6"/>
          <w:shd w:val="clear" w:color="auto" w:fill="FFFFFF"/>
        </w:rPr>
        <w:t xml:space="preserve">las tensiones en los intereses que influyen en </w:t>
      </w:r>
      <w:r w:rsidR="00B17CD4" w:rsidRPr="005E4E3C">
        <w:rPr>
          <w:rStyle w:val="normaltextrun"/>
          <w:color w:val="595959" w:themeColor="text1" w:themeTint="A6"/>
          <w:shd w:val="clear" w:color="auto" w:fill="FFFFFF"/>
        </w:rPr>
        <w:t>la misión de las universidades</w:t>
      </w:r>
      <w:r w:rsidR="00DD5763" w:rsidRPr="005E4E3C">
        <w:rPr>
          <w:rStyle w:val="normaltextrun"/>
          <w:color w:val="595959" w:themeColor="text1" w:themeTint="A6"/>
          <w:shd w:val="clear" w:color="auto" w:fill="FFFFFF"/>
        </w:rPr>
        <w:t xml:space="preserve">. Se verán estas estructuras y lo que se dice de sus tensiones a continuación. </w:t>
      </w:r>
      <w:r w:rsidR="00B17CD4" w:rsidRPr="005E4E3C">
        <w:rPr>
          <w:rStyle w:val="normaltextrun"/>
          <w:color w:val="595959" w:themeColor="text1" w:themeTint="A6"/>
          <w:shd w:val="clear" w:color="auto" w:fill="FFFFFF"/>
        </w:rPr>
        <w:t xml:space="preserve"> </w:t>
      </w:r>
    </w:p>
    <w:p w14:paraId="626ECC19" w14:textId="77777777" w:rsidR="00B93A2C" w:rsidRPr="005E4E3C" w:rsidRDefault="00B93A2C" w:rsidP="00456A86">
      <w:pPr>
        <w:pStyle w:val="Estilo1"/>
        <w:rPr>
          <w:rStyle w:val="Estilo1Char"/>
          <w:b/>
          <w:bCs/>
          <w:color w:val="595959" w:themeColor="text1" w:themeTint="A6"/>
        </w:rPr>
      </w:pPr>
      <w:r w:rsidRPr="005E4E3C">
        <w:rPr>
          <w:rStyle w:val="Estilo1Char"/>
          <w:b/>
          <w:bCs/>
          <w:color w:val="595959" w:themeColor="text1" w:themeTint="A6"/>
        </w:rPr>
        <w:t>Estructuras administrativas de la CPC en universidades</w:t>
      </w:r>
    </w:p>
    <w:p w14:paraId="704538ED" w14:textId="1D93ABAE" w:rsidR="008C161E" w:rsidRPr="005E4E3C" w:rsidRDefault="008C161E" w:rsidP="00B76139">
      <w:pPr>
        <w:pStyle w:val="prrafonormal"/>
        <w:spacing w:after="0"/>
        <w:rPr>
          <w:rFonts w:eastAsiaTheme="majorEastAsia"/>
          <w:color w:val="595959" w:themeColor="text1" w:themeTint="A6"/>
        </w:rPr>
      </w:pPr>
      <w:r w:rsidRPr="005E4E3C">
        <w:rPr>
          <w:rFonts w:eastAsiaTheme="majorEastAsia"/>
          <w:color w:val="595959" w:themeColor="text1" w:themeTint="A6"/>
        </w:rPr>
        <w:t xml:space="preserve">La misión que se plantea una universidad </w:t>
      </w:r>
      <w:r w:rsidR="00A611B7" w:rsidRPr="005E4E3C">
        <w:rPr>
          <w:rFonts w:eastAsiaTheme="majorEastAsia"/>
          <w:color w:val="595959" w:themeColor="text1" w:themeTint="A6"/>
        </w:rPr>
        <w:t>determina</w:t>
      </w:r>
      <w:r w:rsidR="00B76139" w:rsidRPr="005E4E3C">
        <w:rPr>
          <w:rFonts w:eastAsiaTheme="majorEastAsia"/>
          <w:color w:val="595959" w:themeColor="text1" w:themeTint="A6"/>
        </w:rPr>
        <w:t xml:space="preserve"> el diseño de un</w:t>
      </w:r>
      <w:r w:rsidRPr="005E4E3C">
        <w:rPr>
          <w:rFonts w:eastAsiaTheme="majorEastAsia"/>
          <w:color w:val="595959" w:themeColor="text1" w:themeTint="A6"/>
        </w:rPr>
        <w:t>a estructura administrativa necesaria</w:t>
      </w:r>
      <w:r w:rsidR="00B76139" w:rsidRPr="005E4E3C">
        <w:rPr>
          <w:rFonts w:eastAsiaTheme="majorEastAsia"/>
          <w:color w:val="595959" w:themeColor="text1" w:themeTint="A6"/>
        </w:rPr>
        <w:t xml:space="preserve"> </w:t>
      </w:r>
      <w:r w:rsidRPr="005E4E3C">
        <w:rPr>
          <w:rFonts w:eastAsiaTheme="majorEastAsia"/>
          <w:color w:val="595959" w:themeColor="text1" w:themeTint="A6"/>
        </w:rPr>
        <w:t>para satisfacer</w:t>
      </w:r>
      <w:r w:rsidR="00A611B7" w:rsidRPr="005E4E3C">
        <w:rPr>
          <w:rFonts w:eastAsiaTheme="majorEastAsia"/>
          <w:color w:val="595959" w:themeColor="text1" w:themeTint="A6"/>
        </w:rPr>
        <w:t>la</w:t>
      </w:r>
      <w:r w:rsidR="00BB3D7E" w:rsidRPr="005E4E3C">
        <w:rPr>
          <w:rFonts w:eastAsiaTheme="majorEastAsia"/>
          <w:color w:val="595959" w:themeColor="text1" w:themeTint="A6"/>
        </w:rPr>
        <w:t xml:space="preserve">. </w:t>
      </w:r>
      <w:r w:rsidR="00B76139" w:rsidRPr="005E4E3C">
        <w:rPr>
          <w:rFonts w:eastAsiaTheme="majorEastAsia"/>
          <w:color w:val="595959" w:themeColor="text1" w:themeTint="A6"/>
        </w:rPr>
        <w:t xml:space="preserve">Según el corpus de esta revisión, se propone que la comprensión que tiene una universidad sobre la CPC se podría observar en la estructura administrativa en cierta medida ya que </w:t>
      </w:r>
    </w:p>
    <w:p w14:paraId="243FE36E" w14:textId="38B2EB22" w:rsidR="00AF24E1" w:rsidRPr="005E4E3C" w:rsidRDefault="00AF24E1" w:rsidP="00D10357">
      <w:pPr>
        <w:pStyle w:val="paragraph"/>
        <w:spacing w:before="0" w:beforeAutospacing="0" w:after="0" w:afterAutospacing="0" w:line="360" w:lineRule="auto"/>
        <w:ind w:left="360" w:right="465"/>
        <w:jc w:val="both"/>
        <w:textAlignment w:val="baseline"/>
        <w:rPr>
          <w:rStyle w:val="normaltextrun"/>
          <w:rFonts w:eastAsiaTheme="majorEastAsia"/>
          <w:color w:val="595959" w:themeColor="text1" w:themeTint="A6"/>
          <w:u w:val="single"/>
          <w:lang w:val="en-US"/>
        </w:rPr>
      </w:pPr>
      <w:r w:rsidRPr="005E4E3C">
        <w:rPr>
          <w:rStyle w:val="normaltextrun"/>
          <w:rFonts w:eastAsiaTheme="majorEastAsia"/>
          <w:color w:val="595959" w:themeColor="text1" w:themeTint="A6"/>
          <w:lang w:val="en-US"/>
        </w:rPr>
        <w:t xml:space="preserve">“If a research organisation understands science communication as an integral part of doing science, it will demand a high level of collaboration between scientists and communication professionals, and it will invest resources, such as training activities, into turning scientists into skilled communicators” </w:t>
      </w:r>
      <w:r w:rsidRPr="005E4E3C">
        <w:rPr>
          <w:rStyle w:val="normaltextrun"/>
          <w:rFonts w:eastAsiaTheme="majorEastAsia"/>
          <w:color w:val="595959" w:themeColor="text1" w:themeTint="A6"/>
          <w:shd w:val="clear" w:color="auto" w:fill="E1E3E6"/>
          <w:lang w:val="en-US"/>
        </w:rPr>
        <w:t>(Davies &amp; Horst, 2016, p. 84)</w:t>
      </w:r>
      <w:r w:rsidRPr="005E4E3C">
        <w:rPr>
          <w:rStyle w:val="normaltextrun"/>
          <w:rFonts w:eastAsiaTheme="majorEastAsia"/>
          <w:color w:val="595959" w:themeColor="text1" w:themeTint="A6"/>
          <w:lang w:val="en-US"/>
        </w:rPr>
        <w:t>.</w:t>
      </w:r>
    </w:p>
    <w:p w14:paraId="043D1EE6" w14:textId="4070009B" w:rsidR="00D10357" w:rsidRPr="005E4E3C" w:rsidRDefault="00D10357" w:rsidP="00456A86">
      <w:pPr>
        <w:pStyle w:val="paragraph"/>
        <w:spacing w:before="0" w:beforeAutospacing="0" w:after="0" w:afterAutospacing="0" w:line="360" w:lineRule="auto"/>
        <w:jc w:val="both"/>
        <w:textAlignment w:val="baseline"/>
        <w:rPr>
          <w:rStyle w:val="normaltextrun"/>
          <w:rFonts w:eastAsiaTheme="majorEastAsia"/>
          <w:color w:val="595959" w:themeColor="text1" w:themeTint="A6"/>
          <w:shd w:val="clear" w:color="auto" w:fill="E1E3E6"/>
        </w:rPr>
      </w:pPr>
      <w:r w:rsidRPr="005E4E3C">
        <w:rPr>
          <w:rStyle w:val="normaltextrun"/>
          <w:rFonts w:eastAsiaTheme="majorEastAsia"/>
          <w:color w:val="595959" w:themeColor="text1" w:themeTint="A6"/>
        </w:rPr>
        <w:t xml:space="preserve">Aunque esta es una conclusión de autores que no hacen parte del contexto en AL, se trae a colación pues es referencia constante de quienes sí pertenecen a este. Lo integran para decir que </w:t>
      </w:r>
      <w:r w:rsidR="00AD7450" w:rsidRPr="005E4E3C">
        <w:rPr>
          <w:rStyle w:val="normaltextrun"/>
          <w:rFonts w:eastAsiaTheme="majorEastAsia"/>
          <w:color w:val="595959" w:themeColor="text1" w:themeTint="A6"/>
        </w:rPr>
        <w:t>el planteamiento misional</w:t>
      </w:r>
      <w:r w:rsidR="00AF24E1" w:rsidRPr="005E4E3C">
        <w:rPr>
          <w:rStyle w:val="normaltextrun"/>
          <w:rFonts w:eastAsiaTheme="majorEastAsia"/>
          <w:color w:val="595959" w:themeColor="text1" w:themeTint="A6"/>
        </w:rPr>
        <w:t xml:space="preserve"> de </w:t>
      </w:r>
      <w:r w:rsidRPr="005E4E3C">
        <w:rPr>
          <w:rStyle w:val="normaltextrun"/>
          <w:rFonts w:eastAsiaTheme="majorEastAsia"/>
          <w:color w:val="595959" w:themeColor="text1" w:themeTint="A6"/>
        </w:rPr>
        <w:t>una</w:t>
      </w:r>
      <w:r w:rsidR="00AF24E1" w:rsidRPr="005E4E3C">
        <w:rPr>
          <w:rStyle w:val="normaltextrun"/>
          <w:rFonts w:eastAsiaTheme="majorEastAsia"/>
          <w:color w:val="595959" w:themeColor="text1" w:themeTint="A6"/>
        </w:rPr>
        <w:t xml:space="preserve"> universidad </w:t>
      </w:r>
      <w:r w:rsidRPr="005E4E3C">
        <w:rPr>
          <w:rStyle w:val="normaltextrun"/>
          <w:rFonts w:eastAsiaTheme="majorEastAsia"/>
          <w:color w:val="595959" w:themeColor="text1" w:themeTint="A6"/>
        </w:rPr>
        <w:t xml:space="preserve">con </w:t>
      </w:r>
      <w:r w:rsidR="00AD7450" w:rsidRPr="005E4E3C">
        <w:rPr>
          <w:rStyle w:val="normaltextrun"/>
          <w:rFonts w:eastAsiaTheme="majorEastAsia"/>
          <w:color w:val="595959" w:themeColor="text1" w:themeTint="A6"/>
        </w:rPr>
        <w:t>dicha</w:t>
      </w:r>
      <w:r w:rsidRPr="005E4E3C">
        <w:rPr>
          <w:rStyle w:val="normaltextrun"/>
          <w:rFonts w:eastAsiaTheme="majorEastAsia"/>
          <w:color w:val="595959" w:themeColor="text1" w:themeTint="A6"/>
        </w:rPr>
        <w:t xml:space="preserve"> comprensión</w:t>
      </w:r>
      <w:r w:rsidR="00AD7450" w:rsidRPr="005E4E3C">
        <w:rPr>
          <w:rStyle w:val="normaltextrun"/>
          <w:rFonts w:eastAsiaTheme="majorEastAsia"/>
          <w:color w:val="595959" w:themeColor="text1" w:themeTint="A6"/>
        </w:rPr>
        <w:t xml:space="preserve"> de la CPC</w:t>
      </w:r>
      <w:r w:rsidRPr="005E4E3C">
        <w:rPr>
          <w:rStyle w:val="normaltextrun"/>
          <w:rFonts w:eastAsiaTheme="majorEastAsia"/>
          <w:color w:val="595959" w:themeColor="text1" w:themeTint="A6"/>
        </w:rPr>
        <w:t xml:space="preserve"> </w:t>
      </w:r>
      <w:r w:rsidR="00AF24E1" w:rsidRPr="005E4E3C">
        <w:rPr>
          <w:rStyle w:val="normaltextrun"/>
          <w:rFonts w:eastAsiaTheme="majorEastAsia"/>
          <w:color w:val="595959" w:themeColor="text1" w:themeTint="A6"/>
        </w:rPr>
        <w:t>favorecería la formación de investigadores</w:t>
      </w:r>
      <w:r w:rsidRPr="005E4E3C">
        <w:rPr>
          <w:rStyle w:val="normaltextrun"/>
          <w:rFonts w:eastAsiaTheme="majorEastAsia"/>
          <w:color w:val="595959" w:themeColor="text1" w:themeTint="A6"/>
        </w:rPr>
        <w:t xml:space="preserve"> en </w:t>
      </w:r>
      <w:r w:rsidR="00A611B7" w:rsidRPr="005E4E3C">
        <w:rPr>
          <w:rStyle w:val="normaltextrun"/>
          <w:rFonts w:eastAsiaTheme="majorEastAsia"/>
          <w:color w:val="595959" w:themeColor="text1" w:themeTint="A6"/>
        </w:rPr>
        <w:t xml:space="preserve">esta </w:t>
      </w:r>
      <w:r w:rsidRPr="005E4E3C">
        <w:rPr>
          <w:rStyle w:val="normaltextrun"/>
          <w:rFonts w:eastAsiaTheme="majorEastAsia"/>
          <w:color w:val="595959" w:themeColor="text1" w:themeTint="A6"/>
        </w:rPr>
        <w:t xml:space="preserve">y </w:t>
      </w:r>
      <w:r w:rsidR="00AF24E1" w:rsidRPr="005E4E3C">
        <w:rPr>
          <w:rStyle w:val="normaltextrun"/>
          <w:rFonts w:eastAsiaTheme="majorEastAsia"/>
          <w:color w:val="595959" w:themeColor="text1" w:themeTint="A6"/>
        </w:rPr>
        <w:t>promov</w:t>
      </w:r>
      <w:r w:rsidRPr="005E4E3C">
        <w:rPr>
          <w:rStyle w:val="normaltextrun"/>
          <w:rFonts w:eastAsiaTheme="majorEastAsia"/>
          <w:color w:val="595959" w:themeColor="text1" w:themeTint="A6"/>
        </w:rPr>
        <w:t>ería</w:t>
      </w:r>
      <w:r w:rsidR="00AF24E1" w:rsidRPr="005E4E3C">
        <w:rPr>
          <w:rStyle w:val="normaltextrun"/>
          <w:rFonts w:eastAsiaTheme="majorEastAsia"/>
          <w:color w:val="595959" w:themeColor="text1" w:themeTint="A6"/>
        </w:rPr>
        <w:t xml:space="preserve"> cambios estructurales en la institucionalidad científica </w:t>
      </w:r>
      <w:r w:rsidR="00AF24E1" w:rsidRPr="005E4E3C">
        <w:rPr>
          <w:rStyle w:val="normaltextrun"/>
          <w:rFonts w:eastAsiaTheme="majorEastAsia"/>
          <w:color w:val="595959" w:themeColor="text1" w:themeTint="A6"/>
          <w:shd w:val="clear" w:color="auto" w:fill="E1E3E6"/>
        </w:rPr>
        <w:t>(Llorente &amp; Revuelta, 2023, p. 11)</w:t>
      </w:r>
      <w:r w:rsidR="00AF24E1" w:rsidRPr="005E4E3C">
        <w:rPr>
          <w:rStyle w:val="normaltextrun"/>
          <w:rFonts w:eastAsiaTheme="majorEastAsia"/>
          <w:color w:val="595959" w:themeColor="text1" w:themeTint="A6"/>
        </w:rPr>
        <w:t xml:space="preserve"> que pueden relacionarse con visiones de la ciencia más democratizantes y decoloniales </w:t>
      </w:r>
      <w:r w:rsidR="00EB5782" w:rsidRPr="005E4E3C">
        <w:rPr>
          <w:rFonts w:eastAsiaTheme="majorEastAsia"/>
          <w:color w:val="595959" w:themeColor="text1" w:themeTint="A6"/>
          <w:shd w:val="clear" w:color="auto" w:fill="E1E3E6"/>
          <w:lang w:val="en-US"/>
        </w:rPr>
        <w:fldChar w:fldCharType="begin" w:fldLock="1"/>
      </w:r>
      <w:r w:rsidR="00EF41C8" w:rsidRPr="005E4E3C">
        <w:rPr>
          <w:rFonts w:eastAsiaTheme="majorEastAsia"/>
          <w:color w:val="595959" w:themeColor="text1" w:themeTint="A6"/>
          <w:shd w:val="clear" w:color="auto" w:fill="E1E3E6"/>
        </w:rPr>
        <w:instrText>MERGEFIELD .wWw..wWw.QIQQA_CLUSTER.oOo.40617da2d8054f09afea7d3aca823bb8.oOo.suzina2021evolution.oOo.INTRANET_BF91FE0F-8D57-492F-8EDD-EB6E776D4FCE.xXx.SEPARATE_AUTHOR_DATE.xXx..oOo.munevar2020representaciones.oOo.INTRANET_BF91FE0F-8D57-492F-8EDD-EB6E776D4FCE.oOo. \* MERGEFORMAT</w:instrText>
      </w:r>
      <w:r w:rsidR="00EB5782" w:rsidRPr="005E4E3C">
        <w:rPr>
          <w:rFonts w:eastAsiaTheme="majorEastAsia"/>
          <w:color w:val="595959" w:themeColor="text1" w:themeTint="A6"/>
          <w:shd w:val="clear" w:color="auto" w:fill="E1E3E6"/>
          <w:lang w:val="en-US"/>
        </w:rPr>
        <w:fldChar w:fldCharType="separate"/>
      </w:r>
      <w:r w:rsidR="00EF41C8" w:rsidRPr="005E4E3C">
        <w:rPr>
          <w:color w:val="595959" w:themeColor="text1" w:themeTint="A6"/>
        </w:rPr>
        <w:t>(Munevar, 2020; Suzina, 2021)</w:t>
      </w:r>
      <w:r w:rsidR="00EB5782" w:rsidRPr="005E4E3C">
        <w:rPr>
          <w:rFonts w:eastAsiaTheme="majorEastAsia"/>
          <w:color w:val="595959" w:themeColor="text1" w:themeTint="A6"/>
          <w:shd w:val="clear" w:color="auto" w:fill="E1E3E6"/>
        </w:rPr>
        <w:fldChar w:fldCharType="end"/>
      </w:r>
      <w:r w:rsidR="00EB5782" w:rsidRPr="005E4E3C">
        <w:rPr>
          <w:rFonts w:eastAsiaTheme="majorEastAsia"/>
          <w:color w:val="595959" w:themeColor="text1" w:themeTint="A6"/>
          <w:shd w:val="clear" w:color="auto" w:fill="E1E3E6"/>
        </w:rPr>
        <w:t xml:space="preserve">. </w:t>
      </w:r>
      <w:r w:rsidR="00EB5782" w:rsidRPr="005E4E3C">
        <w:rPr>
          <w:rStyle w:val="normaltextrun"/>
          <w:rFonts w:eastAsiaTheme="majorEastAsia"/>
          <w:color w:val="595959" w:themeColor="text1" w:themeTint="A6"/>
        </w:rPr>
        <w:t xml:space="preserve">Es posible también </w:t>
      </w:r>
      <w:r w:rsidR="00A30441" w:rsidRPr="005E4E3C">
        <w:rPr>
          <w:rStyle w:val="normaltextrun"/>
          <w:rFonts w:eastAsiaTheme="majorEastAsia"/>
          <w:color w:val="595959" w:themeColor="text1" w:themeTint="A6"/>
        </w:rPr>
        <w:t xml:space="preserve">que una comprensión </w:t>
      </w:r>
      <w:r w:rsidR="00737306" w:rsidRPr="005E4E3C">
        <w:rPr>
          <w:rStyle w:val="normaltextrun"/>
          <w:rFonts w:eastAsiaTheme="majorEastAsia"/>
          <w:color w:val="595959" w:themeColor="text1" w:themeTint="A6"/>
        </w:rPr>
        <w:t xml:space="preserve">de la CPC </w:t>
      </w:r>
      <w:r w:rsidR="00A30441" w:rsidRPr="005E4E3C">
        <w:rPr>
          <w:rStyle w:val="normaltextrun"/>
          <w:rFonts w:eastAsiaTheme="majorEastAsia"/>
          <w:color w:val="595959" w:themeColor="text1" w:themeTint="A6"/>
        </w:rPr>
        <w:t>enfocada en la difusión de resultados genere otras estructuras</w:t>
      </w:r>
      <w:r w:rsidR="00737306" w:rsidRPr="005E4E3C">
        <w:rPr>
          <w:rStyle w:val="normaltextrun"/>
          <w:rFonts w:eastAsiaTheme="majorEastAsia"/>
          <w:color w:val="595959" w:themeColor="text1" w:themeTint="A6"/>
        </w:rPr>
        <w:t xml:space="preserve"> que se han nombrado como tradicionales o deficitarias</w:t>
      </w:r>
      <w:r w:rsidR="00EB5782" w:rsidRPr="005E4E3C">
        <w:rPr>
          <w:rStyle w:val="FootnoteReference"/>
          <w:rFonts w:eastAsiaTheme="majorEastAsia"/>
          <w:color w:val="595959" w:themeColor="text1" w:themeTint="A6"/>
        </w:rPr>
        <w:footnoteReference w:id="4"/>
      </w:r>
      <w:r w:rsidR="00AF0C54" w:rsidRPr="005E4E3C">
        <w:rPr>
          <w:rStyle w:val="normaltextrun"/>
          <w:rFonts w:eastAsiaTheme="majorEastAsia"/>
          <w:color w:val="595959" w:themeColor="text1" w:themeTint="A6"/>
        </w:rPr>
        <w:t xml:space="preserve"> pero esto no puede concluirse aun pues deben desarrollarse estudios enfocados en comprender esto. </w:t>
      </w:r>
    </w:p>
    <w:p w14:paraId="0BD2B91C" w14:textId="2AE73627" w:rsidR="00F102F3" w:rsidRPr="005E4E3C" w:rsidRDefault="00320ABD" w:rsidP="00456A86">
      <w:pPr>
        <w:pStyle w:val="prrafonormal"/>
        <w:rPr>
          <w:rStyle w:val="normaltextrun"/>
          <w:rFonts w:eastAsiaTheme="majorEastAsia"/>
          <w:color w:val="595959" w:themeColor="text1" w:themeTint="A6"/>
        </w:rPr>
      </w:pPr>
      <w:r w:rsidRPr="005E4E3C">
        <w:rPr>
          <w:rFonts w:eastAsiaTheme="majorEastAsia"/>
          <w:color w:val="595959" w:themeColor="text1" w:themeTint="A6"/>
        </w:rPr>
        <w:t xml:space="preserve">Es importante </w:t>
      </w:r>
      <w:r w:rsidR="009206B0" w:rsidRPr="005E4E3C">
        <w:rPr>
          <w:rFonts w:eastAsiaTheme="majorEastAsia"/>
          <w:color w:val="595959" w:themeColor="text1" w:themeTint="A6"/>
        </w:rPr>
        <w:t>rec</w:t>
      </w:r>
      <w:r w:rsidRPr="005E4E3C">
        <w:rPr>
          <w:rFonts w:eastAsiaTheme="majorEastAsia"/>
          <w:color w:val="595959" w:themeColor="text1" w:themeTint="A6"/>
        </w:rPr>
        <w:t>or</w:t>
      </w:r>
      <w:r w:rsidR="009206B0" w:rsidRPr="005E4E3C">
        <w:rPr>
          <w:rFonts w:eastAsiaTheme="majorEastAsia"/>
          <w:color w:val="595959" w:themeColor="text1" w:themeTint="A6"/>
        </w:rPr>
        <w:t>da</w:t>
      </w:r>
      <w:r w:rsidRPr="005E4E3C">
        <w:rPr>
          <w:rFonts w:eastAsiaTheme="majorEastAsia"/>
          <w:color w:val="595959" w:themeColor="text1" w:themeTint="A6"/>
        </w:rPr>
        <w:t>r</w:t>
      </w:r>
      <w:r w:rsidR="009206B0" w:rsidRPr="005E4E3C">
        <w:rPr>
          <w:rFonts w:eastAsiaTheme="majorEastAsia"/>
          <w:color w:val="595959" w:themeColor="text1" w:themeTint="A6"/>
        </w:rPr>
        <w:t xml:space="preserve"> que</w:t>
      </w:r>
      <w:r w:rsidR="004A4EFE" w:rsidRPr="005E4E3C">
        <w:rPr>
          <w:rFonts w:eastAsiaTheme="majorEastAsia"/>
          <w:color w:val="595959" w:themeColor="text1" w:themeTint="A6"/>
        </w:rPr>
        <w:t xml:space="preserve"> una manera común de clasificar las estructuras organizacionales de las universidades </w:t>
      </w:r>
      <w:r w:rsidR="00EB5782" w:rsidRPr="005E4E3C">
        <w:rPr>
          <w:rFonts w:eastAsiaTheme="majorEastAsia"/>
          <w:color w:val="595959" w:themeColor="text1" w:themeTint="A6"/>
        </w:rPr>
        <w:t xml:space="preserve">es la distinción entre áreas misionales y </w:t>
      </w:r>
      <w:r w:rsidR="00AF0C54" w:rsidRPr="005E4E3C">
        <w:rPr>
          <w:rFonts w:eastAsiaTheme="majorEastAsia"/>
          <w:color w:val="595959" w:themeColor="text1" w:themeTint="A6"/>
        </w:rPr>
        <w:t xml:space="preserve">las </w:t>
      </w:r>
      <w:r w:rsidR="00EB5782" w:rsidRPr="005E4E3C">
        <w:rPr>
          <w:rFonts w:eastAsiaTheme="majorEastAsia"/>
          <w:color w:val="595959" w:themeColor="text1" w:themeTint="A6"/>
        </w:rPr>
        <w:t xml:space="preserve">de servicio. Las primeras </w:t>
      </w:r>
      <w:r w:rsidR="00F45B60" w:rsidRPr="005E4E3C">
        <w:rPr>
          <w:rFonts w:eastAsiaTheme="majorEastAsia"/>
          <w:color w:val="595959" w:themeColor="text1" w:themeTint="A6"/>
        </w:rPr>
        <w:t xml:space="preserve">son </w:t>
      </w:r>
      <w:r w:rsidR="004A4EFE" w:rsidRPr="005E4E3C">
        <w:rPr>
          <w:rFonts w:eastAsiaTheme="majorEastAsia"/>
          <w:color w:val="595959" w:themeColor="text1" w:themeTint="A6"/>
        </w:rPr>
        <w:t>las áreas de investigación, docencia y extensión</w:t>
      </w:r>
      <w:r w:rsidR="00EB5782" w:rsidRPr="005E4E3C">
        <w:rPr>
          <w:rFonts w:eastAsiaTheme="majorEastAsia"/>
          <w:color w:val="595959" w:themeColor="text1" w:themeTint="A6"/>
        </w:rPr>
        <w:t xml:space="preserve"> y las segundas, </w:t>
      </w:r>
      <w:r w:rsidR="004A4EFE" w:rsidRPr="005E4E3C">
        <w:rPr>
          <w:rFonts w:eastAsiaTheme="majorEastAsia"/>
          <w:color w:val="595959" w:themeColor="text1" w:themeTint="A6"/>
        </w:rPr>
        <w:t xml:space="preserve">prestan servicios a estas (como </w:t>
      </w:r>
      <w:r w:rsidR="00F45B60" w:rsidRPr="005E4E3C">
        <w:rPr>
          <w:rFonts w:eastAsiaTheme="majorEastAsia"/>
          <w:color w:val="595959" w:themeColor="text1" w:themeTint="A6"/>
        </w:rPr>
        <w:t xml:space="preserve">son </w:t>
      </w:r>
      <w:r w:rsidR="004A4EFE" w:rsidRPr="005E4E3C">
        <w:rPr>
          <w:rFonts w:eastAsiaTheme="majorEastAsia"/>
          <w:color w:val="595959" w:themeColor="text1" w:themeTint="A6"/>
        </w:rPr>
        <w:t>las de comunicaciones</w:t>
      </w:r>
      <w:r w:rsidR="002A18BA" w:rsidRPr="005E4E3C">
        <w:rPr>
          <w:rFonts w:eastAsiaTheme="majorEastAsia"/>
          <w:color w:val="595959" w:themeColor="text1" w:themeTint="A6"/>
        </w:rPr>
        <w:t>, internacionalización, mercadeo, etc.). Aunque el corpus explorado no permitió encontrar tendencias</w:t>
      </w:r>
      <w:r w:rsidR="00F45B60" w:rsidRPr="005E4E3C">
        <w:rPr>
          <w:rFonts w:eastAsiaTheme="majorEastAsia"/>
          <w:color w:val="595959" w:themeColor="text1" w:themeTint="A6"/>
        </w:rPr>
        <w:t xml:space="preserve"> en AL</w:t>
      </w:r>
      <w:r w:rsidR="002A18BA" w:rsidRPr="005E4E3C">
        <w:rPr>
          <w:rFonts w:eastAsiaTheme="majorEastAsia"/>
          <w:color w:val="595959" w:themeColor="text1" w:themeTint="A6"/>
        </w:rPr>
        <w:t xml:space="preserve">, sí se evidenció </w:t>
      </w:r>
      <w:r w:rsidR="006D44D3" w:rsidRPr="005E4E3C">
        <w:rPr>
          <w:rFonts w:eastAsiaTheme="majorEastAsia"/>
          <w:color w:val="595959" w:themeColor="text1" w:themeTint="A6"/>
        </w:rPr>
        <w:t xml:space="preserve">presencia de la CPC en </w:t>
      </w:r>
      <w:r w:rsidR="002A18BA" w:rsidRPr="005E4E3C">
        <w:rPr>
          <w:rFonts w:eastAsiaTheme="majorEastAsia"/>
          <w:color w:val="595959" w:themeColor="text1" w:themeTint="A6"/>
        </w:rPr>
        <w:t xml:space="preserve">una gran diversidad de </w:t>
      </w:r>
      <w:r w:rsidR="002A18BA" w:rsidRPr="005E4E3C">
        <w:rPr>
          <w:rFonts w:eastAsiaTheme="majorEastAsia"/>
          <w:color w:val="595959" w:themeColor="text1" w:themeTint="A6"/>
        </w:rPr>
        <w:lastRenderedPageBreak/>
        <w:t>estructuras administrativas</w:t>
      </w:r>
      <w:r w:rsidR="0063474E" w:rsidRPr="005E4E3C">
        <w:rPr>
          <w:rFonts w:eastAsiaTheme="majorEastAsia"/>
          <w:color w:val="595959" w:themeColor="text1" w:themeTint="A6"/>
        </w:rPr>
        <w:t xml:space="preserve"> </w:t>
      </w:r>
      <w:r w:rsidR="006D44D3" w:rsidRPr="005E4E3C">
        <w:rPr>
          <w:rFonts w:eastAsiaTheme="majorEastAsia"/>
          <w:color w:val="595959" w:themeColor="text1" w:themeTint="A6"/>
        </w:rPr>
        <w:t>de</w:t>
      </w:r>
      <w:r w:rsidR="0063474E" w:rsidRPr="005E4E3C">
        <w:rPr>
          <w:rFonts w:eastAsiaTheme="majorEastAsia"/>
          <w:color w:val="595959" w:themeColor="text1" w:themeTint="A6"/>
        </w:rPr>
        <w:t xml:space="preserve"> jerarquías diferentes</w:t>
      </w:r>
      <w:r w:rsidR="002A18BA" w:rsidRPr="005E4E3C">
        <w:rPr>
          <w:rFonts w:eastAsiaTheme="majorEastAsia"/>
          <w:color w:val="595959" w:themeColor="text1" w:themeTint="A6"/>
        </w:rPr>
        <w:t>.</w:t>
      </w:r>
      <w:r w:rsidR="0056369C" w:rsidRPr="005E4E3C">
        <w:rPr>
          <w:rFonts w:eastAsiaTheme="majorEastAsia"/>
          <w:color w:val="595959" w:themeColor="text1" w:themeTint="A6"/>
        </w:rPr>
        <w:t xml:space="preserve"> </w:t>
      </w:r>
      <w:r w:rsidR="00A907C4" w:rsidRPr="005E4E3C">
        <w:rPr>
          <w:rStyle w:val="normaltextrun"/>
          <w:color w:val="595959" w:themeColor="text1" w:themeTint="A6"/>
          <w:shd w:val="clear" w:color="auto" w:fill="FFFFFF"/>
        </w:rPr>
        <w:t>Las iniciativas relacionadas con la CPC</w:t>
      </w:r>
      <w:r w:rsidR="00B07D0D" w:rsidRPr="005E4E3C">
        <w:rPr>
          <w:rStyle w:val="normaltextrun"/>
          <w:color w:val="595959" w:themeColor="text1" w:themeTint="A6"/>
          <w:shd w:val="clear" w:color="auto" w:fill="FFFFFF"/>
        </w:rPr>
        <w:t xml:space="preserve"> y</w:t>
      </w:r>
      <w:r w:rsidR="0063474E" w:rsidRPr="005E4E3C">
        <w:rPr>
          <w:rStyle w:val="normaltextrun"/>
          <w:color w:val="595959" w:themeColor="text1" w:themeTint="A6"/>
          <w:shd w:val="clear" w:color="auto" w:fill="FFFFFF"/>
        </w:rPr>
        <w:t xml:space="preserve"> la antes nombrada tercera misión de las </w:t>
      </w:r>
      <w:r w:rsidR="005E4CDB" w:rsidRPr="005E4E3C">
        <w:rPr>
          <w:rStyle w:val="normaltextrun"/>
          <w:color w:val="595959" w:themeColor="text1" w:themeTint="A6"/>
          <w:shd w:val="clear" w:color="auto" w:fill="FFFFFF"/>
        </w:rPr>
        <w:t>universidades</w:t>
      </w:r>
      <w:r w:rsidR="00DC2EEE" w:rsidRPr="005E4E3C">
        <w:rPr>
          <w:rStyle w:val="normaltextrun"/>
          <w:color w:val="595959" w:themeColor="text1" w:themeTint="A6"/>
          <w:shd w:val="clear" w:color="auto" w:fill="FFFFFF"/>
        </w:rPr>
        <w:t xml:space="preserve"> y</w:t>
      </w:r>
      <w:r w:rsidR="0063474E" w:rsidRPr="005E4E3C">
        <w:rPr>
          <w:rStyle w:val="normaltextrun"/>
          <w:color w:val="595959" w:themeColor="text1" w:themeTint="A6"/>
          <w:shd w:val="clear" w:color="auto" w:fill="FFFFFF"/>
        </w:rPr>
        <w:t xml:space="preserve"> </w:t>
      </w:r>
      <w:r w:rsidR="00DC2EEE" w:rsidRPr="005E4E3C">
        <w:rPr>
          <w:rStyle w:val="normaltextrun"/>
          <w:color w:val="595959" w:themeColor="text1" w:themeTint="A6"/>
          <w:shd w:val="clear" w:color="auto" w:fill="FFFFFF"/>
        </w:rPr>
        <w:t xml:space="preserve">el valor social del conocimiento </w:t>
      </w:r>
      <w:r w:rsidR="00DC2EEE" w:rsidRPr="005E4E3C">
        <w:rPr>
          <w:rStyle w:val="normaltextrun"/>
          <w:color w:val="595959" w:themeColor="text1" w:themeTint="A6"/>
          <w:shd w:val="clear" w:color="auto" w:fill="E1E3E6"/>
        </w:rPr>
        <w:t xml:space="preserve">(Barrios &amp; Rodríguez, 2022; Bermúdez et al., 2021; Rodríguez, 2019) </w:t>
      </w:r>
      <w:r w:rsidR="0063474E" w:rsidRPr="005E4E3C">
        <w:rPr>
          <w:rStyle w:val="normaltextrun"/>
          <w:color w:val="595959" w:themeColor="text1" w:themeTint="A6"/>
          <w:shd w:val="clear" w:color="auto" w:fill="FFFFFF"/>
        </w:rPr>
        <w:t xml:space="preserve">se encuentran relacionadas con áreas </w:t>
      </w:r>
      <w:r w:rsidR="00325273" w:rsidRPr="005E4E3C">
        <w:rPr>
          <w:rStyle w:val="normaltextrun"/>
          <w:color w:val="595959" w:themeColor="text1" w:themeTint="A6"/>
          <w:shd w:val="clear" w:color="auto" w:fill="FFFFFF"/>
        </w:rPr>
        <w:t>misionales</w:t>
      </w:r>
      <w:r w:rsidR="00180C12" w:rsidRPr="005E4E3C">
        <w:rPr>
          <w:rStyle w:val="normaltextrun"/>
          <w:color w:val="595959" w:themeColor="text1" w:themeTint="A6"/>
          <w:shd w:val="clear" w:color="auto" w:fill="FFFFFF"/>
        </w:rPr>
        <w:t>. La primera es e</w:t>
      </w:r>
      <w:r w:rsidR="00325273" w:rsidRPr="005E4E3C">
        <w:rPr>
          <w:rStyle w:val="normaltextrun"/>
          <w:color w:val="595959" w:themeColor="text1" w:themeTint="A6"/>
          <w:shd w:val="clear" w:color="auto" w:fill="FFFFFF"/>
        </w:rPr>
        <w:t xml:space="preserve">l área </w:t>
      </w:r>
      <w:r w:rsidR="0063474E" w:rsidRPr="005E4E3C">
        <w:rPr>
          <w:rStyle w:val="normaltextrun"/>
          <w:color w:val="595959" w:themeColor="text1" w:themeTint="A6"/>
          <w:shd w:val="clear" w:color="auto" w:fill="FFFFFF"/>
        </w:rPr>
        <w:t xml:space="preserve">de extensión universitaria </w:t>
      </w:r>
      <w:r w:rsidR="00DC2EEE" w:rsidRPr="005E4E3C">
        <w:rPr>
          <w:rStyle w:val="normaltextrun"/>
          <w:color w:val="595959" w:themeColor="text1" w:themeTint="A6"/>
          <w:shd w:val="clear" w:color="auto" w:fill="E1E3E6"/>
        </w:rPr>
        <w:fldChar w:fldCharType="begin" w:fldLock="1"/>
      </w:r>
      <w:r w:rsidR="00EF41C8" w:rsidRPr="005E4E3C">
        <w:rPr>
          <w:rStyle w:val="normaltextrun"/>
          <w:color w:val="595959" w:themeColor="text1" w:themeTint="A6"/>
          <w:shd w:val="clear" w:color="auto" w:fill="E1E3E6"/>
        </w:rPr>
        <w:instrText>MERGEFIELD .wWw..wWw.QIQQA_CLUSTER.oOo.789a994d64234c5c9124df573b60cb51.oOo.barrios2022femicidios.oOo.INTRANET_BF91FE0F-8D57-492F-8EDD-EB6E776D4FCE.xXx.SEPARATE_AUTHOR_DATE.xXx..oOo.bermudez2021communication.oOo.INTRANET_BF91FE0F-8D57-492F-8EDD-EB6E776D4FCE.oOo.gasparri2016comunicacion.oOo.INTRANET_BF91FE0F-8D57-492F-8EDD-EB6E776D4FCE.oOo.rodriguez2019comunicacion.oOo.INTRANET_BF91FE0F-8D57-492F-8EDD-EB6E776D4FCE.oOo.soriauniversidad2022.oOo.INTRANET_BF91FE0F-8D57-492F-8EDD-EB6E776D4FCE.oOo. \* MERGEFORMAT</w:instrText>
      </w:r>
      <w:r w:rsidR="00DC2EEE" w:rsidRPr="005E4E3C">
        <w:rPr>
          <w:rStyle w:val="normaltextrun"/>
          <w:color w:val="595959" w:themeColor="text1" w:themeTint="A6"/>
          <w:shd w:val="clear" w:color="auto" w:fill="E1E3E6"/>
        </w:rPr>
        <w:fldChar w:fldCharType="separate"/>
      </w:r>
      <w:r w:rsidR="00EF41C8" w:rsidRPr="005E4E3C">
        <w:rPr>
          <w:color w:val="595959" w:themeColor="text1" w:themeTint="A6"/>
        </w:rPr>
        <w:t>(Barrios &amp; Rodríguez, 2022; Bermúdez et al., 2021; Gasparri, 2016; Rodríguez, 2019; Soria &amp; Castillo, 2022)</w:t>
      </w:r>
      <w:r w:rsidR="00DC2EEE" w:rsidRPr="005E4E3C">
        <w:rPr>
          <w:rStyle w:val="normaltextrun"/>
          <w:color w:val="595959" w:themeColor="text1" w:themeTint="A6"/>
          <w:shd w:val="clear" w:color="auto" w:fill="E1E3E6"/>
        </w:rPr>
        <w:fldChar w:fldCharType="end"/>
      </w:r>
      <w:r w:rsidR="00DC2EEE" w:rsidRPr="005E4E3C">
        <w:rPr>
          <w:rStyle w:val="normaltextrun"/>
          <w:color w:val="595959" w:themeColor="text1" w:themeTint="A6"/>
          <w:shd w:val="clear" w:color="auto" w:fill="E1E3E6"/>
        </w:rPr>
        <w:t xml:space="preserve"> </w:t>
      </w:r>
      <w:r w:rsidR="00180C12" w:rsidRPr="005E4E3C">
        <w:rPr>
          <w:rStyle w:val="normaltextrun"/>
          <w:color w:val="595959" w:themeColor="text1" w:themeTint="A6"/>
          <w:shd w:val="clear" w:color="auto" w:fill="E1E3E6"/>
        </w:rPr>
        <w:t xml:space="preserve">donde </w:t>
      </w:r>
      <w:r w:rsidR="0063474E" w:rsidRPr="005E4E3C">
        <w:rPr>
          <w:rStyle w:val="normaltextrun"/>
          <w:color w:val="595959" w:themeColor="text1" w:themeTint="A6"/>
          <w:shd w:val="clear" w:color="auto" w:fill="FFFFFF"/>
        </w:rPr>
        <w:t>se enc</w:t>
      </w:r>
      <w:r w:rsidR="006D44D3" w:rsidRPr="005E4E3C">
        <w:rPr>
          <w:rStyle w:val="normaltextrun"/>
          <w:color w:val="595959" w:themeColor="text1" w:themeTint="A6"/>
          <w:shd w:val="clear" w:color="auto" w:fill="FFFFFF"/>
        </w:rPr>
        <w:t>o</w:t>
      </w:r>
      <w:r w:rsidR="0063474E" w:rsidRPr="005E4E3C">
        <w:rPr>
          <w:rStyle w:val="normaltextrun"/>
          <w:color w:val="595959" w:themeColor="text1" w:themeTint="A6"/>
          <w:shd w:val="clear" w:color="auto" w:fill="FFFFFF"/>
        </w:rPr>
        <w:t>ntr</w:t>
      </w:r>
      <w:r w:rsidR="006D44D3" w:rsidRPr="005E4E3C">
        <w:rPr>
          <w:rStyle w:val="normaltextrun"/>
          <w:color w:val="595959" w:themeColor="text1" w:themeTint="A6"/>
          <w:shd w:val="clear" w:color="auto" w:fill="FFFFFF"/>
        </w:rPr>
        <w:t>aron</w:t>
      </w:r>
      <w:r w:rsidR="00325273" w:rsidRPr="005E4E3C">
        <w:rPr>
          <w:rStyle w:val="normaltextrun"/>
          <w:color w:val="595959" w:themeColor="text1" w:themeTint="A6"/>
          <w:shd w:val="clear" w:color="auto" w:fill="FFFFFF"/>
        </w:rPr>
        <w:t xml:space="preserve"> </w:t>
      </w:r>
      <w:r w:rsidR="00794818" w:rsidRPr="005E4E3C">
        <w:rPr>
          <w:rStyle w:val="normaltextrun"/>
          <w:color w:val="595959" w:themeColor="text1" w:themeTint="A6"/>
          <w:shd w:val="clear" w:color="auto" w:fill="FFFFFF"/>
        </w:rPr>
        <w:t>programas de responsabilidad social de la</w:t>
      </w:r>
      <w:r w:rsidR="000400B9" w:rsidRPr="005E4E3C">
        <w:rPr>
          <w:rStyle w:val="normaltextrun"/>
          <w:color w:val="595959" w:themeColor="text1" w:themeTint="A6"/>
          <w:shd w:val="clear" w:color="auto" w:fill="FFFFFF"/>
        </w:rPr>
        <w:t xml:space="preserve"> investigación </w:t>
      </w:r>
      <w:r w:rsidR="00794818" w:rsidRPr="005E4E3C">
        <w:rPr>
          <w:rStyle w:val="normaltextrun"/>
          <w:color w:val="595959" w:themeColor="text1" w:themeTint="A6"/>
          <w:shd w:val="clear" w:color="auto" w:fill="E1E3E6"/>
        </w:rPr>
        <w:t>(C. Cortassa et al., 2020; Ojeda-Romano, 2019; Ontiveros-Ort’\iz &amp; Ram’\irez-Montoya, 2021; Romero Delgado, 2017; Trampuz &amp; others, 2021)</w:t>
      </w:r>
      <w:r w:rsidR="00794818" w:rsidRPr="005E4E3C">
        <w:rPr>
          <w:rStyle w:val="normaltextrun"/>
          <w:color w:val="595959" w:themeColor="text1" w:themeTint="A6"/>
          <w:shd w:val="clear" w:color="auto" w:fill="FFFFFF"/>
        </w:rPr>
        <w:t xml:space="preserve"> o </w:t>
      </w:r>
      <w:r w:rsidR="000400B9" w:rsidRPr="005E4E3C">
        <w:rPr>
          <w:rStyle w:val="normaltextrun"/>
          <w:color w:val="595959" w:themeColor="text1" w:themeTint="A6"/>
          <w:shd w:val="clear" w:color="auto" w:fill="FFFFFF"/>
        </w:rPr>
        <w:t xml:space="preserve">dependencias de </w:t>
      </w:r>
      <w:r w:rsidR="00794818" w:rsidRPr="005E4E3C">
        <w:rPr>
          <w:rStyle w:val="normaltextrun"/>
          <w:color w:val="595959" w:themeColor="text1" w:themeTint="A6"/>
          <w:shd w:val="clear" w:color="auto" w:fill="FFFFFF"/>
        </w:rPr>
        <w:t>gestión de conocimiento</w:t>
      </w:r>
      <w:r w:rsidR="0063474E" w:rsidRPr="005E4E3C">
        <w:rPr>
          <w:rStyle w:val="normaltextrun"/>
          <w:color w:val="595959" w:themeColor="text1" w:themeTint="A6"/>
          <w:shd w:val="clear" w:color="auto" w:fill="FFFFFF"/>
        </w:rPr>
        <w:t xml:space="preserve"> </w:t>
      </w:r>
      <w:r w:rsidR="001F14C3" w:rsidRPr="005E4E3C">
        <w:rPr>
          <w:rStyle w:val="normaltextrun"/>
          <w:color w:val="595959" w:themeColor="text1" w:themeTint="A6"/>
          <w:shd w:val="clear" w:color="auto" w:fill="FFFFFF"/>
        </w:rPr>
        <w:fldChar w:fldCharType="begin" w:fldLock="1"/>
      </w:r>
      <w:r w:rsidR="00EF41C8" w:rsidRPr="005E4E3C">
        <w:rPr>
          <w:rStyle w:val="normaltextrun"/>
          <w:color w:val="595959" w:themeColor="text1" w:themeTint="A6"/>
          <w:shd w:val="clear" w:color="auto" w:fill="FFFFFF"/>
        </w:rPr>
        <w:instrText>MERGEFIELD .wWw..wWw.QIQQA_CLUSTER.oOo.98b94dc5f14f40f0849790b981fd9432.oOo.naranjo2016reto.oOo.INTRANET_BF91FE0F-8D57-492F-8EDD-EB6E776D4FCE.xXx.SEPARATE_AUTHOR_DATE.xXx..oOo.basanta2022canales.oOo.INTRANET_BF91FE0F-8D57-492F-8EDD-EB6E776D4FCE.oOo. \* MERGEFORMAT</w:instrText>
      </w:r>
      <w:r w:rsidR="001F14C3" w:rsidRPr="005E4E3C">
        <w:rPr>
          <w:rStyle w:val="normaltextrun"/>
          <w:color w:val="595959" w:themeColor="text1" w:themeTint="A6"/>
          <w:shd w:val="clear" w:color="auto" w:fill="FFFFFF"/>
        </w:rPr>
        <w:fldChar w:fldCharType="separate"/>
      </w:r>
      <w:r w:rsidR="00EF41C8" w:rsidRPr="005E4E3C">
        <w:rPr>
          <w:color w:val="595959" w:themeColor="text1" w:themeTint="A6"/>
        </w:rPr>
        <w:t>(Basanta et al., 2013; Naranjo et al., 2016)</w:t>
      </w:r>
      <w:r w:rsidR="001F14C3" w:rsidRPr="005E4E3C">
        <w:rPr>
          <w:rStyle w:val="normaltextrun"/>
          <w:color w:val="595959" w:themeColor="text1" w:themeTint="A6"/>
          <w:shd w:val="clear" w:color="auto" w:fill="FFFFFF"/>
        </w:rPr>
        <w:fldChar w:fldCharType="end"/>
      </w:r>
      <w:r w:rsidR="00F35406" w:rsidRPr="005E4E3C">
        <w:rPr>
          <w:rStyle w:val="normaltextrun"/>
          <w:color w:val="595959" w:themeColor="text1" w:themeTint="A6"/>
          <w:shd w:val="clear" w:color="auto" w:fill="FFFFFF"/>
        </w:rPr>
        <w:t xml:space="preserve">. </w:t>
      </w:r>
      <w:r w:rsidR="00F102F3" w:rsidRPr="005E4E3C">
        <w:rPr>
          <w:rStyle w:val="normaltextrun"/>
          <w:color w:val="595959" w:themeColor="text1" w:themeTint="A6"/>
          <w:shd w:val="clear" w:color="auto" w:fill="FFFFFF"/>
        </w:rPr>
        <w:t xml:space="preserve">Aunque el surgimiento de los procesos CPC en estas áreas es relativamente reciente se califica como algo significativo para la visibilidad del conocimiento académico </w:t>
      </w:r>
      <w:r w:rsidR="00F102F3" w:rsidRPr="005E4E3C">
        <w:rPr>
          <w:rStyle w:val="normaltextrun"/>
          <w:color w:val="595959" w:themeColor="text1" w:themeTint="A6"/>
          <w:shd w:val="clear" w:color="auto" w:fill="E1E3E6"/>
        </w:rPr>
        <w:t>(Soria &amp; Castillo, 2022, p. 4)</w:t>
      </w:r>
      <w:r w:rsidR="00F102F3" w:rsidRPr="005E4E3C">
        <w:rPr>
          <w:rStyle w:val="normaltextrun"/>
          <w:color w:val="595959" w:themeColor="text1" w:themeTint="A6"/>
          <w:shd w:val="clear" w:color="auto" w:fill="FFFFFF"/>
        </w:rPr>
        <w:t xml:space="preserve">. Según  </w:t>
      </w:r>
      <w:r w:rsidR="00F102F3" w:rsidRPr="005E4E3C">
        <w:rPr>
          <w:rStyle w:val="normaltextrun"/>
          <w:color w:val="595959" w:themeColor="text1" w:themeTint="A6"/>
          <w:shd w:val="clear" w:color="auto" w:fill="E1E3E6"/>
        </w:rPr>
        <w:t>Paredes &amp; Maldonado (2023)</w:t>
      </w:r>
      <w:r w:rsidR="00F102F3" w:rsidRPr="005E4E3C">
        <w:rPr>
          <w:rStyle w:val="normaltextrun"/>
          <w:color w:val="595959" w:themeColor="text1" w:themeTint="A6"/>
          <w:shd w:val="clear" w:color="auto" w:fill="FFFFFF"/>
        </w:rPr>
        <w:t xml:space="preserve"> en el contexto de las universidades paraguayas, esta función de CPC dentro de estas áreas se entiende como transferencia tecnológica por promover la articulación de investigadores y sectores extra académicos como el empresarial o el social. </w:t>
      </w:r>
    </w:p>
    <w:p w14:paraId="3541A0D3" w14:textId="3B069035" w:rsidR="000A5F2A" w:rsidRPr="005E4E3C" w:rsidRDefault="00AE0372" w:rsidP="00F35406">
      <w:pPr>
        <w:pStyle w:val="prrafonormal"/>
        <w:rPr>
          <w:rStyle w:val="eop"/>
          <w:color w:val="595959" w:themeColor="text1" w:themeTint="A6"/>
          <w:shd w:val="clear" w:color="auto" w:fill="FFFFFF"/>
        </w:rPr>
      </w:pPr>
      <w:r w:rsidRPr="005E4E3C">
        <w:rPr>
          <w:rStyle w:val="normaltextrun"/>
          <w:color w:val="595959" w:themeColor="text1" w:themeTint="A6"/>
          <w:shd w:val="clear" w:color="auto" w:fill="FFFFFF"/>
        </w:rPr>
        <w:t xml:space="preserve">La segunda posibilidad hallada es que </w:t>
      </w:r>
      <w:r w:rsidR="0027584E" w:rsidRPr="005E4E3C">
        <w:rPr>
          <w:rStyle w:val="normaltextrun"/>
          <w:color w:val="595959" w:themeColor="text1" w:themeTint="A6"/>
          <w:shd w:val="clear" w:color="auto" w:fill="FFFFFF"/>
        </w:rPr>
        <w:t xml:space="preserve">procesos CPC </w:t>
      </w:r>
      <w:r w:rsidRPr="005E4E3C">
        <w:rPr>
          <w:rStyle w:val="normaltextrun"/>
          <w:color w:val="595959" w:themeColor="text1" w:themeTint="A6"/>
          <w:shd w:val="clear" w:color="auto" w:fill="FFFFFF"/>
        </w:rPr>
        <w:t>hagan</w:t>
      </w:r>
      <w:r w:rsidR="0027584E" w:rsidRPr="005E4E3C">
        <w:rPr>
          <w:rStyle w:val="normaltextrun"/>
          <w:color w:val="595959" w:themeColor="text1" w:themeTint="A6"/>
          <w:shd w:val="clear" w:color="auto" w:fill="FFFFFF"/>
        </w:rPr>
        <w:t xml:space="preserve"> parte de departamentos o vicerrectorías de Investigación</w:t>
      </w:r>
      <w:r w:rsidR="000A5F2A" w:rsidRPr="005E4E3C">
        <w:rPr>
          <w:rStyle w:val="normaltextrun"/>
          <w:color w:val="595959" w:themeColor="text1" w:themeTint="A6"/>
          <w:shd w:val="clear" w:color="auto" w:fill="FFFFFF"/>
        </w:rPr>
        <w:t>, otra área misional</w:t>
      </w:r>
      <w:r w:rsidR="0027584E" w:rsidRPr="005E4E3C">
        <w:rPr>
          <w:rStyle w:val="normaltextrun"/>
          <w:color w:val="595959" w:themeColor="text1" w:themeTint="A6"/>
          <w:shd w:val="clear" w:color="auto" w:fill="FFFFFF"/>
        </w:rPr>
        <w:t xml:space="preserve">. Son dependientes de estas estructuras los procesos CPC de la Universidad de Antioquia (UdeA) </w:t>
      </w:r>
      <w:r w:rsidR="00D800D4" w:rsidRPr="005E4E3C">
        <w:rPr>
          <w:rStyle w:val="normaltextrun"/>
          <w:color w:val="595959" w:themeColor="text1" w:themeTint="A6"/>
          <w:shd w:val="clear" w:color="auto" w:fill="FFFFFF"/>
        </w:rPr>
        <w:t>–</w:t>
      </w:r>
      <w:r w:rsidR="0027584E" w:rsidRPr="005E4E3C">
        <w:rPr>
          <w:rStyle w:val="normaltextrun"/>
          <w:color w:val="595959" w:themeColor="text1" w:themeTint="A6"/>
          <w:shd w:val="clear" w:color="auto" w:fill="FFFFFF"/>
        </w:rPr>
        <w:t xml:space="preserve"> Colombia</w:t>
      </w:r>
      <w:r w:rsidR="00D800D4" w:rsidRPr="005E4E3C">
        <w:rPr>
          <w:rStyle w:val="normaltextrun"/>
          <w:color w:val="595959" w:themeColor="text1" w:themeTint="A6"/>
          <w:shd w:val="clear" w:color="auto" w:fill="FFFFFF"/>
        </w:rPr>
        <w:t xml:space="preserve"> - donde</w:t>
      </w:r>
      <w:r w:rsidR="0027584E" w:rsidRPr="005E4E3C">
        <w:rPr>
          <w:rStyle w:val="normaltextrun"/>
          <w:color w:val="595959" w:themeColor="text1" w:themeTint="A6"/>
          <w:shd w:val="clear" w:color="auto" w:fill="FFFFFF"/>
        </w:rPr>
        <w:t xml:space="preserve"> se formaliza</w:t>
      </w:r>
      <w:r w:rsidR="00D751A5" w:rsidRPr="005E4E3C">
        <w:rPr>
          <w:rStyle w:val="normaltextrun"/>
          <w:color w:val="595959" w:themeColor="text1" w:themeTint="A6"/>
          <w:shd w:val="clear" w:color="auto" w:fill="FFFFFF"/>
        </w:rPr>
        <w:t xml:space="preserve"> un</w:t>
      </w:r>
      <w:r w:rsidR="0027584E" w:rsidRPr="005E4E3C">
        <w:rPr>
          <w:rStyle w:val="normaltextrun"/>
          <w:color w:val="595959" w:themeColor="text1" w:themeTint="A6"/>
          <w:shd w:val="clear" w:color="auto" w:fill="FFFFFF"/>
        </w:rPr>
        <w:t xml:space="preserve"> área dedicada</w:t>
      </w:r>
      <w:r w:rsidR="00D751A5" w:rsidRPr="005E4E3C">
        <w:rPr>
          <w:rStyle w:val="normaltextrun"/>
          <w:color w:val="595959" w:themeColor="text1" w:themeTint="A6"/>
          <w:shd w:val="clear" w:color="auto" w:fill="FFFFFF"/>
        </w:rPr>
        <w:t xml:space="preserve"> </w:t>
      </w:r>
      <w:r w:rsidR="0027584E" w:rsidRPr="005E4E3C">
        <w:rPr>
          <w:rStyle w:val="normaltextrun"/>
          <w:color w:val="595959" w:themeColor="text1" w:themeTint="A6"/>
          <w:shd w:val="clear" w:color="auto" w:fill="FFFFFF"/>
        </w:rPr>
        <w:t>a</w:t>
      </w:r>
      <w:r w:rsidR="00D751A5" w:rsidRPr="005E4E3C">
        <w:rPr>
          <w:rStyle w:val="normaltextrun"/>
          <w:color w:val="595959" w:themeColor="text1" w:themeTint="A6"/>
          <w:shd w:val="clear" w:color="auto" w:fill="FFFFFF"/>
        </w:rPr>
        <w:t xml:space="preserve"> est</w:t>
      </w:r>
      <w:r w:rsidR="00D800D4" w:rsidRPr="005E4E3C">
        <w:rPr>
          <w:rStyle w:val="normaltextrun"/>
          <w:color w:val="595959" w:themeColor="text1" w:themeTint="A6"/>
          <w:shd w:val="clear" w:color="auto" w:fill="FFFFFF"/>
        </w:rPr>
        <w:t>a función</w:t>
      </w:r>
      <w:r w:rsidR="00D751A5" w:rsidRPr="005E4E3C">
        <w:rPr>
          <w:rStyle w:val="normaltextrun"/>
          <w:color w:val="595959" w:themeColor="text1" w:themeTint="A6"/>
          <w:shd w:val="clear" w:color="auto" w:fill="FFFFFF"/>
        </w:rPr>
        <w:t xml:space="preserve"> </w:t>
      </w:r>
      <w:del w:id="40" w:author="Elena Maria Gomez Rico" w:date="2024-08-20T16:21:00Z">
        <w:r w:rsidR="0071069D" w:rsidRPr="005E4E3C">
          <w:rPr>
            <w:color w:val="595959" w:themeColor="text1" w:themeTint="A6"/>
            <w:shd w:val="clear" w:color="auto" w:fill="FFFFFF"/>
          </w:rPr>
          <w:fldChar w:fldCharType="begin"/>
        </w:r>
      </w:del>
      <w:r w:rsidR="00EF41C8" w:rsidRPr="005E4E3C">
        <w:rPr>
          <w:color w:val="595959" w:themeColor="text1" w:themeTint="A6"/>
          <w:shd w:val="clear" w:color="auto" w:fill="FFFFFF"/>
        </w:rPr>
        <w:instrText>MERGEFIELD .wWw..wWw.QIQQA_CLUSTER.oOo.30eaea12c8174db895ff34169ccc84ed.oOo.herrera2022rol.oOo.INTRANET_BF91FE0F-8D57-492F-8EDD-EB6E776D4FCE.xXx.SEPARATE_AUTHOR_DATE.xXx..oOo. \* MERGEFORMAT</w:instrText>
      </w:r>
      <w:del w:id="41" w:author="Elena Maria Gomez Rico" w:date="2024-08-20T16:21:00Z">
        <w:r w:rsidR="0071069D" w:rsidRPr="005E4E3C">
          <w:rPr>
            <w:color w:val="595959" w:themeColor="text1" w:themeTint="A6"/>
            <w:shd w:val="clear" w:color="auto" w:fill="FFFFFF"/>
          </w:rPr>
          <w:fldChar w:fldCharType="separate"/>
        </w:r>
      </w:del>
      <w:r w:rsidR="00EF41C8" w:rsidRPr="005E4E3C">
        <w:rPr>
          <w:color w:val="595959" w:themeColor="text1" w:themeTint="A6"/>
        </w:rPr>
        <w:t>(Herrera-Cardona et al., 2022)</w:t>
      </w:r>
      <w:del w:id="42" w:author="Elena Maria Gomez Rico" w:date="2024-08-20T16:21:00Z" w16du:dateUtc="2024-08-20T21:21:00Z">
        <w:r w:rsidR="0071069D" w:rsidRPr="005E4E3C">
          <w:rPr>
            <w:color w:val="595959" w:themeColor="text1" w:themeTint="A6"/>
            <w:shd w:val="clear" w:color="auto" w:fill="FFFFFF"/>
          </w:rPr>
          <w:fldChar w:fldCharType="end"/>
        </w:r>
      </w:del>
      <w:r w:rsidR="00D751A5" w:rsidRPr="005E4E3C">
        <w:rPr>
          <w:rStyle w:val="normaltextrun"/>
          <w:color w:val="595959" w:themeColor="text1" w:themeTint="A6"/>
          <w:shd w:val="clear" w:color="auto" w:fill="FFFFFF"/>
        </w:rPr>
        <w:t xml:space="preserve">, </w:t>
      </w:r>
      <w:r w:rsidR="0027584E" w:rsidRPr="005E4E3C">
        <w:rPr>
          <w:rStyle w:val="normaltextrun"/>
          <w:color w:val="595959" w:themeColor="text1" w:themeTint="A6"/>
          <w:shd w:val="clear" w:color="auto" w:fill="FFFFFF"/>
        </w:rPr>
        <w:t xml:space="preserve">estimulada </w:t>
      </w:r>
      <w:r w:rsidR="00D751A5" w:rsidRPr="005E4E3C">
        <w:rPr>
          <w:rStyle w:val="normaltextrun"/>
          <w:color w:val="595959" w:themeColor="text1" w:themeTint="A6"/>
          <w:shd w:val="clear" w:color="auto" w:fill="FFFFFF"/>
        </w:rPr>
        <w:t xml:space="preserve">por </w:t>
      </w:r>
      <w:r w:rsidR="0027584E" w:rsidRPr="005E4E3C">
        <w:rPr>
          <w:rStyle w:val="normaltextrun"/>
          <w:color w:val="595959" w:themeColor="text1" w:themeTint="A6"/>
          <w:shd w:val="clear" w:color="auto" w:fill="FFFFFF"/>
        </w:rPr>
        <w:t>la política pública de ASC del 202</w:t>
      </w:r>
      <w:r w:rsidR="00D751A5" w:rsidRPr="005E4E3C">
        <w:rPr>
          <w:rStyle w:val="normaltextrun"/>
          <w:color w:val="595959" w:themeColor="text1" w:themeTint="A6"/>
          <w:shd w:val="clear" w:color="auto" w:fill="FFFFFF"/>
        </w:rPr>
        <w:t>1</w:t>
      </w:r>
      <w:ins w:id="43" w:author="Elena Maria Gomez Rico" w:date="2024-08-20T16:21:00Z">
        <w:r w:rsidR="00AD4718" w:rsidRPr="005E4E3C">
          <w:rPr>
            <w:color w:val="595959" w:themeColor="text1" w:themeTint="A6"/>
            <w:shd w:val="clear" w:color="auto" w:fill="E1E3E6"/>
          </w:rPr>
          <w:fldChar w:fldCharType="begin"/>
        </w:r>
      </w:ins>
      <w:r w:rsidR="00EF41C8" w:rsidRPr="005E4E3C">
        <w:rPr>
          <w:color w:val="595959" w:themeColor="text1" w:themeTint="A6"/>
          <w:shd w:val="clear" w:color="auto" w:fill="E1E3E6"/>
        </w:rPr>
        <w:instrText>MERGEFIELD .wWw..wWw.QIQQA_CLUSTER.oOo.623deea68b12425b81571cab12091ed7.oOo.politica20210643col.oOo.INTRANET_BF91FE0F-8D57-492F-8EDD-EB6E776D4FCE.xXx.SEPARATE_AUTHOR_DATE.xXx..oOo. \* MERGEFORMAT</w:instrText>
      </w:r>
      <w:ins w:id="44" w:author="Elena Maria Gomez Rico" w:date="2024-08-20T16:21:00Z">
        <w:r w:rsidR="00AD4718" w:rsidRPr="005E4E3C">
          <w:rPr>
            <w:color w:val="595959" w:themeColor="text1" w:themeTint="A6"/>
            <w:shd w:val="clear" w:color="auto" w:fill="E1E3E6"/>
          </w:rPr>
          <w:fldChar w:fldCharType="separate"/>
        </w:r>
      </w:ins>
      <w:r w:rsidR="00EF41C8" w:rsidRPr="005E4E3C">
        <w:rPr>
          <w:color w:val="595959" w:themeColor="text1" w:themeTint="A6"/>
        </w:rPr>
        <w:t>(MinCiencias, 2021)</w:t>
      </w:r>
      <w:ins w:id="45" w:author="Elena Maria Gomez Rico" w:date="2024-08-20T16:21:00Z" w16du:dateUtc="2024-08-20T21:21:00Z">
        <w:r w:rsidR="00AD4718" w:rsidRPr="005E4E3C">
          <w:rPr>
            <w:color w:val="595959" w:themeColor="text1" w:themeTint="A6"/>
            <w:shd w:val="clear" w:color="auto" w:fill="E1E3E6"/>
          </w:rPr>
          <w:fldChar w:fldCharType="end"/>
        </w:r>
      </w:ins>
      <w:r w:rsidR="00D751A5" w:rsidRPr="005E4E3C">
        <w:rPr>
          <w:rStyle w:val="normaltextrun"/>
          <w:color w:val="595959" w:themeColor="text1" w:themeTint="A6"/>
          <w:shd w:val="clear" w:color="auto" w:fill="E1E3E6"/>
        </w:rPr>
        <w:t xml:space="preserve"> </w:t>
      </w:r>
      <w:r w:rsidR="00D751A5" w:rsidRPr="005E4E3C">
        <w:rPr>
          <w:rStyle w:val="normaltextrun"/>
          <w:color w:val="595959" w:themeColor="text1" w:themeTint="A6"/>
          <w:shd w:val="clear" w:color="auto" w:fill="FFFFFF"/>
        </w:rPr>
        <w:t>aunque la literatura no</w:t>
      </w:r>
      <w:r w:rsidR="000A5F2A" w:rsidRPr="005E4E3C">
        <w:rPr>
          <w:rStyle w:val="normaltextrun"/>
          <w:color w:val="595959" w:themeColor="text1" w:themeTint="A6"/>
          <w:shd w:val="clear" w:color="auto" w:fill="FFFFFF"/>
        </w:rPr>
        <w:t xml:space="preserve"> permite evidenciar todas las que se han formado con ella</w:t>
      </w:r>
      <w:r w:rsidR="00D751A5" w:rsidRPr="005E4E3C">
        <w:rPr>
          <w:rStyle w:val="normaltextrun"/>
          <w:color w:val="595959" w:themeColor="text1" w:themeTint="A6"/>
          <w:shd w:val="clear" w:color="auto" w:fill="FFFFFF"/>
        </w:rPr>
        <w:t xml:space="preserve">. Otro caso es el del programa </w:t>
      </w:r>
      <w:r w:rsidR="00D751A5" w:rsidRPr="005E4E3C">
        <w:rPr>
          <w:rStyle w:val="normaltextrun"/>
          <w:i/>
          <w:iCs/>
          <w:color w:val="595959" w:themeColor="text1" w:themeTint="A6"/>
          <w:shd w:val="clear" w:color="auto" w:fill="FFFFFF"/>
        </w:rPr>
        <w:t>Ciencia a tu alcance</w:t>
      </w:r>
      <w:r w:rsidR="0071069D" w:rsidRPr="005E4E3C">
        <w:rPr>
          <w:rStyle w:val="normaltextrun"/>
          <w:i/>
          <w:iCs/>
          <w:color w:val="595959" w:themeColor="text1" w:themeTint="A6"/>
          <w:shd w:val="clear" w:color="auto" w:fill="FFFFFF"/>
        </w:rPr>
        <w:t xml:space="preserve"> </w:t>
      </w:r>
      <w:r w:rsidR="00D751A5" w:rsidRPr="005E4E3C">
        <w:rPr>
          <w:rStyle w:val="eop"/>
          <w:color w:val="595959" w:themeColor="text1" w:themeTint="A6"/>
          <w:shd w:val="clear" w:color="auto" w:fill="FFFFFF"/>
        </w:rPr>
        <w:fldChar w:fldCharType="begin" w:fldLock="1"/>
      </w:r>
      <w:r w:rsidR="00EF41C8" w:rsidRPr="005E4E3C">
        <w:rPr>
          <w:rStyle w:val="eop"/>
          <w:color w:val="595959" w:themeColor="text1" w:themeTint="A6"/>
          <w:shd w:val="clear" w:color="auto" w:fill="FFFFFF"/>
        </w:rPr>
        <w:instrText>MERGEFIELD .wWw..wWw.QIQQA_CLUSTER.oOo.370e8556ce54459ba0a7313c834f030d.oOo.crawford2016retos.oOo.INTRANET_BF91FE0F-8D57-492F-8EDD-EB6E776D4FCE.xXx.SEPARATE_AUTHOR_DATE.xXx..oOo. \* MERGEFORMAT</w:instrText>
      </w:r>
      <w:r w:rsidR="00D751A5" w:rsidRPr="005E4E3C">
        <w:rPr>
          <w:rStyle w:val="eop"/>
          <w:color w:val="595959" w:themeColor="text1" w:themeTint="A6"/>
          <w:shd w:val="clear" w:color="auto" w:fill="FFFFFF"/>
        </w:rPr>
        <w:fldChar w:fldCharType="separate"/>
      </w:r>
      <w:r w:rsidR="00EF41C8" w:rsidRPr="005E4E3C">
        <w:rPr>
          <w:color w:val="595959" w:themeColor="text1" w:themeTint="A6"/>
        </w:rPr>
        <w:t>(Crawford-Visbal &amp; others, 2016)</w:t>
      </w:r>
      <w:r w:rsidR="00D751A5" w:rsidRPr="005E4E3C">
        <w:rPr>
          <w:rStyle w:val="eop"/>
          <w:color w:val="595959" w:themeColor="text1" w:themeTint="A6"/>
          <w:shd w:val="clear" w:color="auto" w:fill="FFFFFF"/>
        </w:rPr>
        <w:fldChar w:fldCharType="end"/>
      </w:r>
      <w:r w:rsidR="00D751A5" w:rsidRPr="005E4E3C">
        <w:rPr>
          <w:rStyle w:val="normaltextrun"/>
          <w:i/>
          <w:iCs/>
          <w:color w:val="595959" w:themeColor="text1" w:themeTint="A6"/>
          <w:shd w:val="clear" w:color="auto" w:fill="FFFFFF"/>
        </w:rPr>
        <w:t>,</w:t>
      </w:r>
      <w:r w:rsidR="00D751A5" w:rsidRPr="005E4E3C">
        <w:rPr>
          <w:rStyle w:val="normaltextrun"/>
          <w:color w:val="595959" w:themeColor="text1" w:themeTint="A6"/>
          <w:shd w:val="clear" w:color="auto" w:fill="FFFFFF"/>
        </w:rPr>
        <w:t xml:space="preserve"> programa promovido por la vicerrectoría de investigación de la Universidad del Norte, también en Colombia.</w:t>
      </w:r>
      <w:r w:rsidR="0027584E" w:rsidRPr="005E4E3C">
        <w:rPr>
          <w:rStyle w:val="eop"/>
          <w:color w:val="595959" w:themeColor="text1" w:themeTint="A6"/>
          <w:shd w:val="clear" w:color="auto" w:fill="FFFFFF"/>
        </w:rPr>
        <w:t> </w:t>
      </w:r>
      <w:r w:rsidR="00D751A5" w:rsidRPr="005E4E3C">
        <w:rPr>
          <w:rStyle w:val="eop"/>
          <w:color w:val="595959" w:themeColor="text1" w:themeTint="A6"/>
          <w:shd w:val="clear" w:color="auto" w:fill="FFFFFF"/>
        </w:rPr>
        <w:t>El primero</w:t>
      </w:r>
      <w:r w:rsidR="000A5F2A" w:rsidRPr="005E4E3C">
        <w:rPr>
          <w:rStyle w:val="eop"/>
          <w:color w:val="595959" w:themeColor="text1" w:themeTint="A6"/>
          <w:shd w:val="clear" w:color="auto" w:fill="FFFFFF"/>
        </w:rPr>
        <w:t>,</w:t>
      </w:r>
      <w:r w:rsidR="00D751A5" w:rsidRPr="005E4E3C">
        <w:rPr>
          <w:rStyle w:val="eop"/>
          <w:color w:val="595959" w:themeColor="text1" w:themeTint="A6"/>
          <w:shd w:val="clear" w:color="auto" w:fill="FFFFFF"/>
        </w:rPr>
        <w:t xml:space="preserve"> genera una estructura administrativa definida, el segundo</w:t>
      </w:r>
      <w:r w:rsidR="000A5F2A" w:rsidRPr="005E4E3C">
        <w:rPr>
          <w:rStyle w:val="eop"/>
          <w:color w:val="595959" w:themeColor="text1" w:themeTint="A6"/>
          <w:shd w:val="clear" w:color="auto" w:fill="FFFFFF"/>
        </w:rPr>
        <w:t>,</w:t>
      </w:r>
      <w:r w:rsidR="00D751A5" w:rsidRPr="005E4E3C">
        <w:rPr>
          <w:rStyle w:val="eop"/>
          <w:color w:val="595959" w:themeColor="text1" w:themeTint="A6"/>
          <w:shd w:val="clear" w:color="auto" w:fill="FFFFFF"/>
        </w:rPr>
        <w:t xml:space="preserve"> un proyecto que se desarrolló con relativa continuidad</w:t>
      </w:r>
      <w:r w:rsidR="000A5F2A" w:rsidRPr="005E4E3C">
        <w:rPr>
          <w:rStyle w:val="eop"/>
          <w:color w:val="595959" w:themeColor="text1" w:themeTint="A6"/>
          <w:shd w:val="clear" w:color="auto" w:fill="FFFFFF"/>
        </w:rPr>
        <w:t>; podría esta continuidad y su asociación con estructuras administra</w:t>
      </w:r>
      <w:r w:rsidRPr="005E4E3C">
        <w:rPr>
          <w:rStyle w:val="eop"/>
          <w:color w:val="595959" w:themeColor="text1" w:themeTint="A6"/>
          <w:shd w:val="clear" w:color="auto" w:fill="FFFFFF"/>
        </w:rPr>
        <w:t>tivas</w:t>
      </w:r>
      <w:r w:rsidR="000A5F2A" w:rsidRPr="005E4E3C">
        <w:rPr>
          <w:rStyle w:val="eop"/>
          <w:color w:val="595959" w:themeColor="text1" w:themeTint="A6"/>
          <w:shd w:val="clear" w:color="auto" w:fill="FFFFFF"/>
        </w:rPr>
        <w:t xml:space="preserve"> ser una posibilidad de exploración posterior.</w:t>
      </w:r>
      <w:r w:rsidR="00D751A5" w:rsidRPr="005E4E3C">
        <w:rPr>
          <w:rStyle w:val="eop"/>
          <w:color w:val="595959" w:themeColor="text1" w:themeTint="A6"/>
          <w:shd w:val="clear" w:color="auto" w:fill="FFFFFF"/>
        </w:rPr>
        <w:t xml:space="preserve"> </w:t>
      </w:r>
    </w:p>
    <w:p w14:paraId="3BB236DE" w14:textId="268DF095" w:rsidR="0027584E" w:rsidRPr="005E4E3C" w:rsidRDefault="00D800D4" w:rsidP="00456A86">
      <w:pPr>
        <w:pStyle w:val="prrafonormal"/>
        <w:rPr>
          <w:color w:val="595959" w:themeColor="text1" w:themeTint="A6"/>
          <w:shd w:val="clear" w:color="auto" w:fill="FFFFFF"/>
        </w:rPr>
      </w:pPr>
      <w:r w:rsidRPr="005E4E3C">
        <w:rPr>
          <w:rStyle w:val="eop"/>
          <w:color w:val="595959" w:themeColor="text1" w:themeTint="A6"/>
          <w:shd w:val="clear" w:color="auto" w:fill="FFFFFF"/>
        </w:rPr>
        <w:t>Ahora se abordarán las iniciativas CPC que se integran a las áreas de servicio de las universidades en AL</w:t>
      </w:r>
      <w:r w:rsidR="000A5F2A" w:rsidRPr="005E4E3C">
        <w:rPr>
          <w:rStyle w:val="eop"/>
          <w:color w:val="595959" w:themeColor="text1" w:themeTint="A6"/>
          <w:shd w:val="clear" w:color="auto" w:fill="FFFFFF"/>
        </w:rPr>
        <w:t xml:space="preserve"> </w:t>
      </w:r>
      <w:r w:rsidR="00BF3A4F" w:rsidRPr="005E4E3C">
        <w:rPr>
          <w:rStyle w:val="eop"/>
          <w:color w:val="595959" w:themeColor="text1" w:themeTint="A6"/>
          <w:shd w:val="clear" w:color="auto" w:fill="FFFFFF"/>
        </w:rPr>
        <w:t>que son</w:t>
      </w:r>
      <w:r w:rsidR="00320E50" w:rsidRPr="005E4E3C">
        <w:rPr>
          <w:rStyle w:val="eop"/>
          <w:color w:val="595959" w:themeColor="text1" w:themeTint="A6"/>
          <w:shd w:val="clear" w:color="auto" w:fill="FFFFFF"/>
        </w:rPr>
        <w:t xml:space="preserve"> áreas</w:t>
      </w:r>
      <w:r w:rsidR="00BF3A4F" w:rsidRPr="005E4E3C">
        <w:rPr>
          <w:rStyle w:val="eop"/>
          <w:color w:val="595959" w:themeColor="text1" w:themeTint="A6"/>
          <w:shd w:val="clear" w:color="auto" w:fill="FFFFFF"/>
        </w:rPr>
        <w:t xml:space="preserve"> transversales</w:t>
      </w:r>
      <w:r w:rsidR="000A5F2A" w:rsidRPr="005E4E3C">
        <w:rPr>
          <w:rStyle w:val="eop"/>
          <w:color w:val="595959" w:themeColor="text1" w:themeTint="A6"/>
          <w:shd w:val="clear" w:color="auto" w:fill="FFFFFF"/>
        </w:rPr>
        <w:t xml:space="preserve"> y se</w:t>
      </w:r>
      <w:r w:rsidR="00BF3A4F" w:rsidRPr="005E4E3C">
        <w:rPr>
          <w:rStyle w:val="eop"/>
          <w:color w:val="595959" w:themeColor="text1" w:themeTint="A6"/>
          <w:shd w:val="clear" w:color="auto" w:fill="FFFFFF"/>
        </w:rPr>
        <w:t xml:space="preserve"> encargan de la infraestructura, las comunicaciones institucionales</w:t>
      </w:r>
      <w:r w:rsidR="00320E50" w:rsidRPr="005E4E3C">
        <w:rPr>
          <w:rStyle w:val="eop"/>
          <w:color w:val="595959" w:themeColor="text1" w:themeTint="A6"/>
          <w:shd w:val="clear" w:color="auto" w:fill="FFFFFF"/>
        </w:rPr>
        <w:t xml:space="preserve"> y </w:t>
      </w:r>
      <w:r w:rsidR="00BF3A4F" w:rsidRPr="005E4E3C">
        <w:rPr>
          <w:rStyle w:val="eop"/>
          <w:color w:val="595959" w:themeColor="text1" w:themeTint="A6"/>
          <w:shd w:val="clear" w:color="auto" w:fill="FFFFFF"/>
        </w:rPr>
        <w:t xml:space="preserve">allí también se </w:t>
      </w:r>
      <w:r w:rsidR="000A5F2A" w:rsidRPr="005E4E3C">
        <w:rPr>
          <w:rStyle w:val="eop"/>
          <w:color w:val="595959" w:themeColor="text1" w:themeTint="A6"/>
          <w:shd w:val="clear" w:color="auto" w:fill="FFFFFF"/>
        </w:rPr>
        <w:t xml:space="preserve">nombran </w:t>
      </w:r>
      <w:r w:rsidR="00BF3A4F" w:rsidRPr="005E4E3C">
        <w:rPr>
          <w:rStyle w:val="eop"/>
          <w:color w:val="595959" w:themeColor="text1" w:themeTint="A6"/>
          <w:shd w:val="clear" w:color="auto" w:fill="FFFFFF"/>
        </w:rPr>
        <w:t xml:space="preserve">algunas iniciativas CPC. </w:t>
      </w:r>
      <w:r w:rsidR="000A5F2A" w:rsidRPr="005E4E3C">
        <w:rPr>
          <w:rStyle w:val="eop"/>
          <w:color w:val="595959" w:themeColor="text1" w:themeTint="A6"/>
          <w:shd w:val="clear" w:color="auto" w:fill="FFFFFF"/>
        </w:rPr>
        <w:t xml:space="preserve">Entre estas, está </w:t>
      </w:r>
      <w:r w:rsidR="000A5F2A" w:rsidRPr="005E4E3C">
        <w:rPr>
          <w:color w:val="595959" w:themeColor="text1" w:themeTint="A6"/>
          <w:shd w:val="clear" w:color="auto" w:fill="FFFFFF"/>
        </w:rPr>
        <w:t>e</w:t>
      </w:r>
      <w:r w:rsidR="0027584E" w:rsidRPr="005E4E3C">
        <w:rPr>
          <w:color w:val="595959" w:themeColor="text1" w:themeTint="A6"/>
          <w:shd w:val="clear" w:color="auto" w:fill="FFFFFF"/>
        </w:rPr>
        <w:t xml:space="preserve">l área de comunicación institucional </w:t>
      </w:r>
      <w:r w:rsidR="000A5F2A" w:rsidRPr="005E4E3C">
        <w:rPr>
          <w:color w:val="595959" w:themeColor="text1" w:themeTint="A6"/>
          <w:shd w:val="clear" w:color="auto" w:fill="FFFFFF"/>
        </w:rPr>
        <w:t xml:space="preserve">que </w:t>
      </w:r>
      <w:r w:rsidR="007B11F9" w:rsidRPr="005E4E3C">
        <w:rPr>
          <w:color w:val="595959" w:themeColor="text1" w:themeTint="A6"/>
          <w:shd w:val="clear" w:color="auto" w:fill="FFFFFF"/>
        </w:rPr>
        <w:t xml:space="preserve">se </w:t>
      </w:r>
      <w:r w:rsidR="000A5F2A" w:rsidRPr="005E4E3C">
        <w:rPr>
          <w:color w:val="595959" w:themeColor="text1" w:themeTint="A6"/>
          <w:shd w:val="clear" w:color="auto" w:fill="FFFFFF"/>
        </w:rPr>
        <w:t>ocupa</w:t>
      </w:r>
      <w:r w:rsidR="007B11F9" w:rsidRPr="005E4E3C">
        <w:rPr>
          <w:color w:val="595959" w:themeColor="text1" w:themeTint="A6"/>
          <w:shd w:val="clear" w:color="auto" w:fill="FFFFFF"/>
        </w:rPr>
        <w:t xml:space="preserve"> de la voz </w:t>
      </w:r>
      <w:r w:rsidR="000A5F2A" w:rsidRPr="005E4E3C">
        <w:rPr>
          <w:color w:val="595959" w:themeColor="text1" w:themeTint="A6"/>
          <w:shd w:val="clear" w:color="auto" w:fill="FFFFFF"/>
        </w:rPr>
        <w:t>de la universidad</w:t>
      </w:r>
      <w:r w:rsidR="007B11F9" w:rsidRPr="005E4E3C">
        <w:rPr>
          <w:color w:val="595959" w:themeColor="text1" w:themeTint="A6"/>
          <w:shd w:val="clear" w:color="auto" w:fill="FFFFFF"/>
        </w:rPr>
        <w:t xml:space="preserve"> para los públicos externos</w:t>
      </w:r>
      <w:r w:rsidR="000A5F2A" w:rsidRPr="005E4E3C">
        <w:rPr>
          <w:color w:val="595959" w:themeColor="text1" w:themeTint="A6"/>
          <w:shd w:val="clear" w:color="auto" w:fill="FFFFFF"/>
        </w:rPr>
        <w:t xml:space="preserve"> </w:t>
      </w:r>
      <w:r w:rsidR="007B11F9" w:rsidRPr="005E4E3C">
        <w:rPr>
          <w:color w:val="595959" w:themeColor="text1" w:themeTint="A6"/>
          <w:shd w:val="clear" w:color="auto" w:fill="FFFFFF"/>
        </w:rPr>
        <w:t xml:space="preserve">y </w:t>
      </w:r>
      <w:r w:rsidR="000A5F2A" w:rsidRPr="005E4E3C">
        <w:rPr>
          <w:color w:val="595959" w:themeColor="text1" w:themeTint="A6"/>
          <w:shd w:val="clear" w:color="auto" w:fill="FFFFFF"/>
        </w:rPr>
        <w:t xml:space="preserve">de </w:t>
      </w:r>
      <w:r w:rsidR="007B11F9" w:rsidRPr="005E4E3C">
        <w:rPr>
          <w:color w:val="595959" w:themeColor="text1" w:themeTint="A6"/>
          <w:shd w:val="clear" w:color="auto" w:fill="FFFFFF"/>
        </w:rPr>
        <w:t>canaliza</w:t>
      </w:r>
      <w:r w:rsidR="000A5F2A" w:rsidRPr="005E4E3C">
        <w:rPr>
          <w:color w:val="595959" w:themeColor="text1" w:themeTint="A6"/>
          <w:shd w:val="clear" w:color="auto" w:fill="FFFFFF"/>
        </w:rPr>
        <w:t>r</w:t>
      </w:r>
      <w:r w:rsidR="007B11F9" w:rsidRPr="005E4E3C">
        <w:rPr>
          <w:color w:val="595959" w:themeColor="text1" w:themeTint="A6"/>
          <w:shd w:val="clear" w:color="auto" w:fill="FFFFFF"/>
        </w:rPr>
        <w:t xml:space="preserve"> internamente </w:t>
      </w:r>
      <w:r w:rsidR="0027584E" w:rsidRPr="005E4E3C">
        <w:rPr>
          <w:color w:val="595959" w:themeColor="text1" w:themeTint="A6"/>
          <w:shd w:val="clear" w:color="auto" w:fill="FFFFFF"/>
        </w:rPr>
        <w:t>l</w:t>
      </w:r>
      <w:r w:rsidR="007B11F9" w:rsidRPr="005E4E3C">
        <w:rPr>
          <w:color w:val="595959" w:themeColor="text1" w:themeTint="A6"/>
          <w:shd w:val="clear" w:color="auto" w:fill="FFFFFF"/>
        </w:rPr>
        <w:t xml:space="preserve">as comunicaciones de </w:t>
      </w:r>
      <w:r w:rsidR="000A5F2A" w:rsidRPr="005E4E3C">
        <w:rPr>
          <w:color w:val="595959" w:themeColor="text1" w:themeTint="A6"/>
          <w:shd w:val="clear" w:color="auto" w:fill="FFFFFF"/>
        </w:rPr>
        <w:t>su</w:t>
      </w:r>
      <w:r w:rsidR="007B11F9" w:rsidRPr="005E4E3C">
        <w:rPr>
          <w:color w:val="595959" w:themeColor="text1" w:themeTint="A6"/>
          <w:shd w:val="clear" w:color="auto" w:fill="FFFFFF"/>
        </w:rPr>
        <w:t>s</w:t>
      </w:r>
      <w:r w:rsidR="0027584E" w:rsidRPr="005E4E3C">
        <w:rPr>
          <w:color w:val="595959" w:themeColor="text1" w:themeTint="A6"/>
          <w:shd w:val="clear" w:color="auto" w:fill="FFFFFF"/>
        </w:rPr>
        <w:t xml:space="preserve"> diversos estamentos misionales</w:t>
      </w:r>
      <w:r w:rsidR="006A5D56" w:rsidRPr="005E4E3C">
        <w:rPr>
          <w:color w:val="595959" w:themeColor="text1" w:themeTint="A6"/>
          <w:shd w:val="clear" w:color="auto" w:fill="FFFFFF"/>
        </w:rPr>
        <w:t xml:space="preserve">. La literatura reconoce </w:t>
      </w:r>
      <w:r w:rsidR="00BC3CAA" w:rsidRPr="005E4E3C">
        <w:rPr>
          <w:color w:val="595959" w:themeColor="text1" w:themeTint="A6"/>
          <w:shd w:val="clear" w:color="auto" w:fill="FFFFFF"/>
        </w:rPr>
        <w:t>que,</w:t>
      </w:r>
      <w:r w:rsidR="006A5D56" w:rsidRPr="005E4E3C">
        <w:rPr>
          <w:color w:val="595959" w:themeColor="text1" w:themeTint="A6"/>
          <w:shd w:val="clear" w:color="auto" w:fill="FFFFFF"/>
        </w:rPr>
        <w:t xml:space="preserve"> para los </w:t>
      </w:r>
      <w:r w:rsidR="0027584E" w:rsidRPr="005E4E3C">
        <w:rPr>
          <w:color w:val="595959" w:themeColor="text1" w:themeTint="A6"/>
          <w:shd w:val="clear" w:color="auto" w:fill="FFFFFF"/>
        </w:rPr>
        <w:t xml:space="preserve">procesos </w:t>
      </w:r>
      <w:r w:rsidR="006A5D56" w:rsidRPr="005E4E3C">
        <w:rPr>
          <w:color w:val="595959" w:themeColor="text1" w:themeTint="A6"/>
          <w:shd w:val="clear" w:color="auto" w:fill="FFFFFF"/>
        </w:rPr>
        <w:t>propios de la</w:t>
      </w:r>
      <w:r w:rsidR="0027584E" w:rsidRPr="005E4E3C">
        <w:rPr>
          <w:color w:val="595959" w:themeColor="text1" w:themeTint="A6"/>
          <w:shd w:val="clear" w:color="auto" w:fill="FFFFFF"/>
        </w:rPr>
        <w:t xml:space="preserve"> CPC</w:t>
      </w:r>
      <w:r w:rsidR="006A5D56" w:rsidRPr="005E4E3C">
        <w:rPr>
          <w:color w:val="595959" w:themeColor="text1" w:themeTint="A6"/>
          <w:shd w:val="clear" w:color="auto" w:fill="FFFFFF"/>
        </w:rPr>
        <w:t xml:space="preserve">, </w:t>
      </w:r>
      <w:r w:rsidR="0027584E" w:rsidRPr="005E4E3C">
        <w:rPr>
          <w:color w:val="595959" w:themeColor="text1" w:themeTint="A6"/>
          <w:shd w:val="clear" w:color="auto" w:fill="FFFFFF"/>
        </w:rPr>
        <w:t xml:space="preserve">estas áreas tienen retos de capacidad, de priorización y de preparación (ver, </w:t>
      </w:r>
      <w:r w:rsidR="0027584E" w:rsidRPr="005E4E3C">
        <w:rPr>
          <w:color w:val="595959" w:themeColor="text1" w:themeTint="A6"/>
          <w:highlight w:val="yellow"/>
          <w:shd w:val="clear" w:color="auto" w:fill="FFFFFF"/>
        </w:rPr>
        <w:t>e.g.</w:t>
      </w:r>
      <w:r w:rsidR="0027584E" w:rsidRPr="005E4E3C">
        <w:rPr>
          <w:color w:val="595959" w:themeColor="text1" w:themeTint="A6"/>
          <w:shd w:val="clear" w:color="auto" w:fill="FFFFFF"/>
        </w:rPr>
        <w:t xml:space="preserve"> </w:t>
      </w:r>
      <w:r w:rsidR="0003501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.wWw..wWw.QIQQA_CLUSTER.oOo.adfc7766b39647df9c39f632f825c24e.oOo.trampuz2021medios.oOo.INTRANET_BF91FE0F-8D57-492F-8EDD-EB6E776D4FCE.xXx.SEPARATE_AUTHOR_DATE.xXx..oOo.ojeda2019fomento.oOo.INTRANET_BF91FE0F-8D57-492F-8EDD-EB6E776D4FCE.oOo. \* MERGEFORMAT</w:instrText>
      </w:r>
      <w:r w:rsidR="00035012" w:rsidRPr="005E4E3C">
        <w:rPr>
          <w:color w:val="595959" w:themeColor="text1" w:themeTint="A6"/>
          <w:shd w:val="clear" w:color="auto" w:fill="FFFFFF"/>
        </w:rPr>
        <w:fldChar w:fldCharType="separate"/>
      </w:r>
      <w:r w:rsidR="00EF41C8" w:rsidRPr="005E4E3C">
        <w:rPr>
          <w:color w:val="595959" w:themeColor="text1" w:themeTint="A6"/>
        </w:rPr>
        <w:t>(Ojeda-Romano, 2019; Trampuz &amp; others, 2021)</w:t>
      </w:r>
      <w:r w:rsidR="00035012" w:rsidRPr="005E4E3C">
        <w:rPr>
          <w:color w:val="595959" w:themeColor="text1" w:themeTint="A6"/>
          <w:shd w:val="clear" w:color="auto" w:fill="FFFFFF"/>
        </w:rPr>
        <w:fldChar w:fldCharType="end"/>
      </w:r>
      <w:r w:rsidR="0027584E" w:rsidRPr="005E4E3C">
        <w:rPr>
          <w:color w:val="595959" w:themeColor="text1" w:themeTint="A6"/>
          <w:shd w:val="clear" w:color="auto" w:fill="FFFFFF"/>
        </w:rPr>
        <w:t xml:space="preserve">. Para </w:t>
      </w:r>
      <w:r w:rsidR="0027584E" w:rsidRPr="005E4E3C">
        <w:rPr>
          <w:color w:val="595959" w:themeColor="text1" w:themeTint="A6"/>
          <w:shd w:val="clear" w:color="auto" w:fill="FFFFFF"/>
        </w:rPr>
        <w:lastRenderedPageBreak/>
        <w:t xml:space="preserve">ejemplificar, </w:t>
      </w:r>
      <w:r w:rsidR="0003501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.wWw..wWw.QIQQA_CLUSTER.oOo.bc2b71b40753415e9e13f55ce17818f7.oOo.bermudez2021communication.oOo.DACFE05D-6BF7-45A3-AE8A-FD343BABC7CB.xXx.SEPARATE_AUTHOR_DATE.xXx.TRUE.xXx.PARAM_SPECIFIER_TYPE.xXx..xXx.PARAM_SPECIFIER_LOCATION.xXx..xXx.PARAM_PREFIX.xXx..xXx.PARAM_SUFFIX.xXx..oOo. \* MERGEFORMAT</w:instrText>
      </w:r>
      <w:r w:rsidR="00035012" w:rsidRPr="005E4E3C">
        <w:rPr>
          <w:color w:val="595959" w:themeColor="text1" w:themeTint="A6"/>
          <w:shd w:val="clear" w:color="auto" w:fill="FFFFFF"/>
        </w:rPr>
        <w:fldChar w:fldCharType="separate"/>
      </w:r>
      <w:r w:rsidR="00EF41C8" w:rsidRPr="005E4E3C">
        <w:rPr>
          <w:color w:val="595959" w:themeColor="text1" w:themeTint="A6"/>
        </w:rPr>
        <w:t>Bermúdez et al. (2021)</w:t>
      </w:r>
      <w:r w:rsidR="00035012" w:rsidRPr="005E4E3C">
        <w:rPr>
          <w:color w:val="595959" w:themeColor="text1" w:themeTint="A6"/>
          <w:shd w:val="clear" w:color="auto" w:fill="FFFFFF"/>
        </w:rPr>
        <w:fldChar w:fldCharType="end"/>
      </w:r>
      <w:r w:rsidR="0027584E" w:rsidRPr="005E4E3C">
        <w:rPr>
          <w:color w:val="595959" w:themeColor="text1" w:themeTint="A6"/>
          <w:shd w:val="clear" w:color="auto" w:fill="FFFFFF"/>
        </w:rPr>
        <w:t xml:space="preserve"> habla</w:t>
      </w:r>
      <w:r w:rsidR="006A5D56" w:rsidRPr="005E4E3C">
        <w:rPr>
          <w:color w:val="595959" w:themeColor="text1" w:themeTint="A6"/>
          <w:shd w:val="clear" w:color="auto" w:fill="FFFFFF"/>
        </w:rPr>
        <w:t>n</w:t>
      </w:r>
      <w:r w:rsidR="0027584E" w:rsidRPr="005E4E3C">
        <w:rPr>
          <w:color w:val="595959" w:themeColor="text1" w:themeTint="A6"/>
          <w:shd w:val="clear" w:color="auto" w:fill="FFFFFF"/>
        </w:rPr>
        <w:t xml:space="preserve"> sobre la gestión de la comunicación de las redes sociales de la Universidad de Cienfuegos, en Cuba. Dice que la capacidad de dicha área se concentra primero en las necesidades institucionales y después en las </w:t>
      </w:r>
      <w:r w:rsidR="006A5D56" w:rsidRPr="005E4E3C">
        <w:rPr>
          <w:color w:val="595959" w:themeColor="text1" w:themeTint="A6"/>
          <w:shd w:val="clear" w:color="auto" w:fill="FFFFFF"/>
        </w:rPr>
        <w:t xml:space="preserve">de </w:t>
      </w:r>
      <w:r w:rsidR="0027584E" w:rsidRPr="005E4E3C">
        <w:rPr>
          <w:color w:val="595959" w:themeColor="text1" w:themeTint="A6"/>
          <w:shd w:val="clear" w:color="auto" w:fill="FFFFFF"/>
        </w:rPr>
        <w:t xml:space="preserve">las facultades y allí la CPC </w:t>
      </w:r>
      <w:r w:rsidR="006A5D56" w:rsidRPr="005E4E3C">
        <w:rPr>
          <w:color w:val="595959" w:themeColor="text1" w:themeTint="A6"/>
          <w:shd w:val="clear" w:color="auto" w:fill="FFFFFF"/>
        </w:rPr>
        <w:t>pierde</w:t>
      </w:r>
      <w:r w:rsidR="0027584E" w:rsidRPr="005E4E3C">
        <w:rPr>
          <w:color w:val="595959" w:themeColor="text1" w:themeTint="A6"/>
          <w:shd w:val="clear" w:color="auto" w:fill="FFFFFF"/>
        </w:rPr>
        <w:t xml:space="preserve"> </w:t>
      </w:r>
      <w:r w:rsidR="006A5D56" w:rsidRPr="005E4E3C">
        <w:rPr>
          <w:color w:val="595959" w:themeColor="text1" w:themeTint="A6"/>
          <w:shd w:val="clear" w:color="auto" w:fill="FFFFFF"/>
        </w:rPr>
        <w:t xml:space="preserve">fuerza </w:t>
      </w:r>
      <w:r w:rsidR="0027584E" w:rsidRPr="005E4E3C">
        <w:rPr>
          <w:color w:val="595959" w:themeColor="text1" w:themeTint="A6"/>
          <w:shd w:val="clear" w:color="auto" w:fill="FFFFFF"/>
        </w:rPr>
        <w:t>porque sus líderes escasamente la consideran importante.</w:t>
      </w:r>
      <w:r w:rsidR="00BC3CAA" w:rsidRPr="005E4E3C">
        <w:rPr>
          <w:color w:val="595959" w:themeColor="text1" w:themeTint="A6"/>
          <w:shd w:val="clear" w:color="auto" w:fill="FFFFFF"/>
        </w:rPr>
        <w:t xml:space="preserve"> Similar sucede en la </w:t>
      </w:r>
      <w:r w:rsidR="00DB0E4A" w:rsidRPr="005E4E3C">
        <w:rPr>
          <w:color w:val="595959" w:themeColor="text1" w:themeTint="A6"/>
          <w:shd w:val="clear" w:color="auto" w:fill="FFFFFF"/>
        </w:rPr>
        <w:t>Universidad Nacional de Entre Ríos (</w:t>
      </w:r>
      <w:r w:rsidR="00BC3CAA" w:rsidRPr="005E4E3C">
        <w:rPr>
          <w:color w:val="595959" w:themeColor="text1" w:themeTint="A6"/>
          <w:shd w:val="clear" w:color="auto" w:fill="FFFFFF"/>
        </w:rPr>
        <w:t>UNER – Argentina</w:t>
      </w:r>
      <w:r w:rsidR="00DB0E4A" w:rsidRPr="005E4E3C">
        <w:rPr>
          <w:color w:val="595959" w:themeColor="text1" w:themeTint="A6"/>
          <w:shd w:val="clear" w:color="auto" w:fill="FFFFFF"/>
        </w:rPr>
        <w:t>)</w:t>
      </w:r>
      <w:r w:rsidR="00BC3CAA" w:rsidRPr="005E4E3C">
        <w:rPr>
          <w:color w:val="595959" w:themeColor="text1" w:themeTint="A6"/>
          <w:shd w:val="clear" w:color="auto" w:fill="FFFFFF"/>
        </w:rPr>
        <w:t xml:space="preserve"> que a estos retos le suma los de articulación de lo misional con una cultura organizacional que integre la CPC </w:t>
      </w:r>
      <w:r w:rsidR="0003501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.wWw..wWw.QIQQA_CLUSTER.oOo.bea28bb0fcf046a48f2dc2efac2a52c1.oOo.cortassa2020comunicar.oOo.INTRANET_BF91FE0F-8D57-492F-8EDD-EB6E776D4FCE.xXx.SEPARATE_AUTHOR_DATE.xXx..xXx.PARAM_SPECIFIER_TYPE.xXx..xXx.PARAM_SPECIFIER_LOCATION.xXx..xXx.PARAM_PREFIX.xXx..xXx.PARAM_SUFFIX.xXx..oOo. \* MERGEFORMAT</w:instrText>
      </w:r>
      <w:r w:rsidR="00035012" w:rsidRPr="005E4E3C">
        <w:rPr>
          <w:color w:val="595959" w:themeColor="text1" w:themeTint="A6"/>
          <w:shd w:val="clear" w:color="auto" w:fill="FFFFFF"/>
        </w:rPr>
        <w:fldChar w:fldCharType="separate"/>
      </w:r>
      <w:r w:rsidR="00EF41C8" w:rsidRPr="005E4E3C">
        <w:rPr>
          <w:color w:val="595959" w:themeColor="text1" w:themeTint="A6"/>
        </w:rPr>
        <w:t>(C. Cortassa et al., 2020)</w:t>
      </w:r>
      <w:r w:rsidR="00035012" w:rsidRPr="005E4E3C">
        <w:rPr>
          <w:color w:val="595959" w:themeColor="text1" w:themeTint="A6"/>
          <w:shd w:val="clear" w:color="auto" w:fill="FFFFFF"/>
        </w:rPr>
        <w:fldChar w:fldCharType="end"/>
      </w:r>
      <w:r w:rsidR="00DB0E4A" w:rsidRPr="005E4E3C">
        <w:rPr>
          <w:color w:val="595959" w:themeColor="text1" w:themeTint="A6"/>
          <w:shd w:val="clear" w:color="auto" w:fill="FFFFFF"/>
        </w:rPr>
        <w:t>, asuntos a trabajar desde las comunicaciones organizacionales</w:t>
      </w:r>
      <w:r w:rsidR="00BC3CAA" w:rsidRPr="005E4E3C">
        <w:rPr>
          <w:color w:val="595959" w:themeColor="text1" w:themeTint="A6"/>
          <w:shd w:val="clear" w:color="auto" w:fill="FFFFFF"/>
        </w:rPr>
        <w:t xml:space="preserve">. </w:t>
      </w:r>
      <w:r w:rsidR="0027584E" w:rsidRPr="005E4E3C">
        <w:rPr>
          <w:color w:val="595959" w:themeColor="text1" w:themeTint="A6"/>
          <w:shd w:val="clear" w:color="auto" w:fill="FFFFFF"/>
        </w:rPr>
        <w:t xml:space="preserve">De todas maneras, en esta estructura se ve la oportunidad de visibilidad del contenido científico a través de enlaces con medios de comunicación </w:t>
      </w:r>
      <w:r w:rsidR="0003501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.wWw..wWw.QIQQA_CLUSTER.oOo.fe7c424e95534ce586809b9a8c23e5b7.oOo.cabrera2016communicating.oOo.INTRANET_BF91FE0F-8D57-492F-8EDD-EB6E776D4FCE.xXx.SEPARATE_AUTHOR_DATE.xXx..oOo. \* MERGEFORMAT</w:instrText>
      </w:r>
      <w:r w:rsidR="00035012" w:rsidRPr="005E4E3C">
        <w:rPr>
          <w:color w:val="595959" w:themeColor="text1" w:themeTint="A6"/>
          <w:shd w:val="clear" w:color="auto" w:fill="FFFFFF"/>
        </w:rPr>
        <w:fldChar w:fldCharType="separate"/>
      </w:r>
      <w:r w:rsidR="00EF41C8" w:rsidRPr="005E4E3C">
        <w:rPr>
          <w:color w:val="595959" w:themeColor="text1" w:themeTint="A6"/>
        </w:rPr>
        <w:t>(Cabrera &amp; Camarero, 2016)</w:t>
      </w:r>
      <w:r w:rsidR="00035012" w:rsidRPr="005E4E3C">
        <w:rPr>
          <w:color w:val="595959" w:themeColor="text1" w:themeTint="A6"/>
          <w:shd w:val="clear" w:color="auto" w:fill="FFFFFF"/>
        </w:rPr>
        <w:fldChar w:fldCharType="end"/>
      </w:r>
      <w:r w:rsidR="00035012" w:rsidRPr="005E4E3C">
        <w:rPr>
          <w:color w:val="595959" w:themeColor="text1" w:themeTint="A6"/>
          <w:shd w:val="clear" w:color="auto" w:fill="FFFFFF"/>
        </w:rPr>
        <w:t xml:space="preserve"> </w:t>
      </w:r>
      <w:r w:rsidR="0027584E" w:rsidRPr="005E4E3C">
        <w:rPr>
          <w:color w:val="595959" w:themeColor="text1" w:themeTint="A6"/>
          <w:shd w:val="clear" w:color="auto" w:fill="FFFFFF"/>
        </w:rPr>
        <w:t xml:space="preserve">trascendiendo la cobertura </w:t>
      </w:r>
      <w:r w:rsidR="0023538E" w:rsidRPr="005E4E3C">
        <w:rPr>
          <w:color w:val="595959" w:themeColor="text1" w:themeTint="A6"/>
          <w:shd w:val="clear" w:color="auto" w:fill="FFFFFF"/>
        </w:rPr>
        <w:t>universitaria</w:t>
      </w:r>
      <w:r w:rsidR="0027584E" w:rsidRPr="005E4E3C">
        <w:rPr>
          <w:color w:val="595959" w:themeColor="text1" w:themeTint="A6"/>
          <w:shd w:val="clear" w:color="auto" w:fill="FFFFFF"/>
        </w:rPr>
        <w:t xml:space="preserve"> de </w:t>
      </w:r>
      <w:r w:rsidR="00DB0E4A" w:rsidRPr="005E4E3C">
        <w:rPr>
          <w:color w:val="595959" w:themeColor="text1" w:themeTint="A6"/>
          <w:shd w:val="clear" w:color="auto" w:fill="FFFFFF"/>
        </w:rPr>
        <w:t>estos temas</w:t>
      </w:r>
      <w:r w:rsidR="0027584E" w:rsidRPr="005E4E3C">
        <w:rPr>
          <w:color w:val="595959" w:themeColor="text1" w:themeTint="A6"/>
          <w:shd w:val="clear" w:color="auto" w:fill="FFFFFF"/>
        </w:rPr>
        <w:t xml:space="preserve"> </w:t>
      </w:r>
      <w:r w:rsidR="00C42E7F"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a6e3fb9e413c4c569693c50878dedf54.oOo.vignale2020ciencia.oOo.INTRANET_BF91FE0F-8D57-492F-8EDD-EB6E776D4FCE.xXx.SEPARATE_AUTHOR_DATE.xXx..xXx.PARAM_SPECIFIER_TYPE.xXx.page.xXx.PARAM_SPECIFIER_LOCATION.xXx.22.xXx.PARAM_PREFIX.xXx..xXx.PARAM_SUFFIX.xXx..oOo. \* MERGEFORMAT</w:instrText>
      </w:r>
      <w:r w:rsidR="00C42E7F" w:rsidRPr="005E4E3C">
        <w:rPr>
          <w:color w:val="595959" w:themeColor="text1" w:themeTint="A6"/>
          <w:shd w:val="clear" w:color="auto" w:fill="FFFFFF"/>
        </w:rPr>
        <w:fldChar w:fldCharType="separate"/>
      </w:r>
      <w:r w:rsidR="00EF41C8" w:rsidRPr="005E4E3C">
        <w:rPr>
          <w:color w:val="595959" w:themeColor="text1" w:themeTint="A6"/>
        </w:rPr>
        <w:t>(Vignale, 2020, p. 22)</w:t>
      </w:r>
      <w:r w:rsidR="00C42E7F" w:rsidRPr="005E4E3C">
        <w:rPr>
          <w:color w:val="595959" w:themeColor="text1" w:themeTint="A6"/>
          <w:shd w:val="clear" w:color="auto" w:fill="FFFFFF"/>
        </w:rPr>
        <w:fldChar w:fldCharType="end"/>
      </w:r>
      <w:r w:rsidR="00C42E7F" w:rsidRPr="005E4E3C">
        <w:rPr>
          <w:color w:val="595959" w:themeColor="text1" w:themeTint="A6"/>
          <w:shd w:val="clear" w:color="auto" w:fill="FFFFFF"/>
        </w:rPr>
        <w:t xml:space="preserve">. </w:t>
      </w:r>
      <w:r w:rsidR="00BC3CAA" w:rsidRPr="005E4E3C">
        <w:rPr>
          <w:color w:val="595959" w:themeColor="text1" w:themeTint="A6"/>
          <w:shd w:val="clear" w:color="auto" w:fill="FFFFFF"/>
        </w:rPr>
        <w:t>Aunque no se encontraron estudios que describieran el funcionamiento de estas áreas</w:t>
      </w:r>
      <w:r w:rsidR="00DB0E4A" w:rsidRPr="005E4E3C">
        <w:rPr>
          <w:color w:val="595959" w:themeColor="text1" w:themeTint="A6"/>
          <w:shd w:val="clear" w:color="auto" w:fill="FFFFFF"/>
        </w:rPr>
        <w:t xml:space="preserve"> con relación a la CPC</w:t>
      </w:r>
      <w:r w:rsidR="00BC3CAA" w:rsidRPr="005E4E3C">
        <w:rPr>
          <w:color w:val="595959" w:themeColor="text1" w:themeTint="A6"/>
          <w:shd w:val="clear" w:color="auto" w:fill="FFFFFF"/>
        </w:rPr>
        <w:t xml:space="preserve">, la literatura relaciona las reflexiones anteriores que permiten </w:t>
      </w:r>
      <w:r w:rsidR="00CC6AB7" w:rsidRPr="005E4E3C">
        <w:rPr>
          <w:color w:val="595959" w:themeColor="text1" w:themeTint="A6"/>
          <w:shd w:val="clear" w:color="auto" w:fill="FFFFFF"/>
        </w:rPr>
        <w:t xml:space="preserve">evidenciar los retos de la gestión con distintas estructuras administrativas en las universidades en AL. </w:t>
      </w:r>
      <w:r w:rsidR="00BC3CAA" w:rsidRPr="005E4E3C">
        <w:rPr>
          <w:color w:val="595959" w:themeColor="text1" w:themeTint="A6"/>
          <w:shd w:val="clear" w:color="auto" w:fill="FFFFFF"/>
        </w:rPr>
        <w:t xml:space="preserve"> </w:t>
      </w:r>
    </w:p>
    <w:p w14:paraId="46405F3C" w14:textId="5EA2D997" w:rsidR="00CC6AB7" w:rsidRPr="005E4E3C" w:rsidRDefault="00737FF2" w:rsidP="00D5307C">
      <w:pPr>
        <w:pStyle w:val="prrafonormal"/>
        <w:rPr>
          <w:color w:val="595959" w:themeColor="text1" w:themeTint="A6"/>
          <w:shd w:val="clear" w:color="auto" w:fill="FFFFFF"/>
        </w:rPr>
      </w:pPr>
      <w:r w:rsidRPr="005E4E3C">
        <w:rPr>
          <w:color w:val="595959" w:themeColor="text1" w:themeTint="A6"/>
          <w:shd w:val="clear" w:color="auto" w:fill="FFFFFF"/>
        </w:rPr>
        <w:t>Alrededor del mundo ha</w:t>
      </w:r>
      <w:r w:rsidR="00DB0E4A" w:rsidRPr="005E4E3C">
        <w:rPr>
          <w:color w:val="595959" w:themeColor="text1" w:themeTint="A6"/>
          <w:shd w:val="clear" w:color="auto" w:fill="FFFFFF"/>
        </w:rPr>
        <w:t>n</w:t>
      </w:r>
      <w:r w:rsidRPr="005E4E3C">
        <w:rPr>
          <w:color w:val="595959" w:themeColor="text1" w:themeTint="A6"/>
          <w:shd w:val="clear" w:color="auto" w:fill="FFFFFF"/>
        </w:rPr>
        <w:t xml:space="preserve"> surgido dependencias</w:t>
      </w:r>
      <w:r w:rsidR="00DB0E4A" w:rsidRPr="005E4E3C">
        <w:rPr>
          <w:color w:val="595959" w:themeColor="text1" w:themeTint="A6"/>
          <w:shd w:val="clear" w:color="auto" w:fill="FFFFFF"/>
        </w:rPr>
        <w:t xml:space="preserve"> dedicadas a la CPC</w:t>
      </w:r>
      <w:r w:rsidRPr="005E4E3C">
        <w:rPr>
          <w:color w:val="595959" w:themeColor="text1" w:themeTint="A6"/>
          <w:shd w:val="clear" w:color="auto" w:fill="FFFFFF"/>
        </w:rPr>
        <w:t xml:space="preserve">, que podrían entenderse </w:t>
      </w:r>
      <w:r w:rsidR="00DB0E4A" w:rsidRPr="005E4E3C">
        <w:rPr>
          <w:color w:val="595959" w:themeColor="text1" w:themeTint="A6"/>
          <w:shd w:val="clear" w:color="auto" w:fill="FFFFFF"/>
        </w:rPr>
        <w:t xml:space="preserve">también </w:t>
      </w:r>
      <w:r w:rsidRPr="005E4E3C">
        <w:rPr>
          <w:color w:val="595959" w:themeColor="text1" w:themeTint="A6"/>
          <w:shd w:val="clear" w:color="auto" w:fill="FFFFFF"/>
        </w:rPr>
        <w:t>como áreas de servicio</w:t>
      </w:r>
      <w:r w:rsidR="005104BE" w:rsidRPr="005E4E3C">
        <w:rPr>
          <w:color w:val="595959" w:themeColor="text1" w:themeTint="A6"/>
          <w:shd w:val="clear" w:color="auto" w:fill="FFFFFF"/>
        </w:rPr>
        <w:t>. No se identifica una tendencia pues a veces pueden estar dentro de las áreas misionales</w:t>
      </w:r>
      <w:r w:rsidR="00D5307C" w:rsidRPr="005E4E3C">
        <w:rPr>
          <w:color w:val="595959" w:themeColor="text1" w:themeTint="A6"/>
          <w:shd w:val="clear" w:color="auto" w:fill="FFFFFF"/>
        </w:rPr>
        <w:t xml:space="preserve">. Estas </w:t>
      </w:r>
      <w:r w:rsidRPr="005E4E3C">
        <w:rPr>
          <w:color w:val="595959" w:themeColor="text1" w:themeTint="A6"/>
          <w:shd w:val="clear" w:color="auto" w:fill="FFFFFF"/>
        </w:rPr>
        <w:t>se especializan en el tema de la CPC</w:t>
      </w:r>
      <w:r w:rsidR="00D5307C" w:rsidRPr="005E4E3C">
        <w:rPr>
          <w:color w:val="595959" w:themeColor="text1" w:themeTint="A6"/>
          <w:shd w:val="clear" w:color="auto" w:fill="FFFFFF"/>
        </w:rPr>
        <w:t>, son importantes porque evidencian la profesionalización del rol (que se detallará en el siguiente apartado)</w:t>
      </w:r>
      <w:r w:rsidRPr="005E4E3C">
        <w:rPr>
          <w:color w:val="595959" w:themeColor="text1" w:themeTint="A6"/>
          <w:shd w:val="clear" w:color="auto" w:fill="FFFFFF"/>
        </w:rPr>
        <w:t xml:space="preserve"> y se han </w:t>
      </w:r>
      <w:r w:rsidR="004E48E4" w:rsidRPr="005E4E3C">
        <w:rPr>
          <w:color w:val="595959" w:themeColor="text1" w:themeTint="A6"/>
          <w:shd w:val="clear" w:color="auto" w:fill="FFFFFF"/>
        </w:rPr>
        <w:t xml:space="preserve">posicionado de distintas maneras. Unas son </w:t>
      </w:r>
      <w:r w:rsidRPr="005E4E3C">
        <w:rPr>
          <w:b/>
          <w:bCs/>
          <w:color w:val="595959" w:themeColor="text1" w:themeTint="A6"/>
          <w:shd w:val="clear" w:color="auto" w:fill="FFFFFF"/>
        </w:rPr>
        <w:t>agencias</w:t>
      </w:r>
      <w:r w:rsidRPr="005E4E3C">
        <w:rPr>
          <w:color w:val="595959" w:themeColor="text1" w:themeTint="A6"/>
          <w:shd w:val="clear" w:color="auto" w:fill="FFFFFF"/>
        </w:rPr>
        <w:t xml:space="preserve">, como </w:t>
      </w:r>
      <w:r w:rsidR="00D5307C" w:rsidRPr="005E4E3C">
        <w:rPr>
          <w:color w:val="595959" w:themeColor="text1" w:themeTint="A6"/>
          <w:shd w:val="clear" w:color="auto" w:fill="FFFFFF"/>
        </w:rPr>
        <w:t>la Agencia de Noticias CTyS de la Universidad Nacional de La Matanza</w:t>
      </w:r>
      <w:r w:rsidRPr="005E4E3C">
        <w:rPr>
          <w:color w:val="595959" w:themeColor="text1" w:themeTint="A6"/>
          <w:shd w:val="clear" w:color="auto" w:fill="FFFFFF"/>
        </w:rPr>
        <w:t xml:space="preserve"> en Argentina</w:t>
      </w:r>
      <w:r w:rsidR="00D5307C" w:rsidRPr="005E4E3C">
        <w:rPr>
          <w:color w:val="595959" w:themeColor="text1" w:themeTint="A6"/>
          <w:shd w:val="clear" w:color="auto" w:fill="FFFFFF"/>
        </w:rPr>
        <w:t xml:space="preserve"> </w:t>
      </w:r>
      <w:r w:rsidRPr="005E4E3C">
        <w:rPr>
          <w:color w:val="595959" w:themeColor="text1" w:themeTint="A6"/>
          <w:shd w:val="clear" w:color="auto" w:fill="FFFFFF"/>
        </w:rPr>
        <w:t xml:space="preserve"> </w:t>
      </w:r>
      <w:r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.wWw..wWw.QIQQA_CLUSTER.oOo.e110a0afa512453aa4060be5a2863227.oOo.gasparri2014iii.oOo.INTRANET_BF91FE0F-8D57-492F-8EDD-EB6E776D4FCE.xXx.SEPARATE_AUTHOR_DATE.xXx..oOo. \* MERGEFORMAT</w:instrText>
      </w:r>
      <w:r w:rsidRPr="005E4E3C">
        <w:rPr>
          <w:color w:val="595959" w:themeColor="text1" w:themeTint="A6"/>
          <w:shd w:val="clear" w:color="auto" w:fill="FFFFFF"/>
        </w:rPr>
        <w:fldChar w:fldCharType="separate"/>
      </w:r>
      <w:r w:rsidR="00EF41C8" w:rsidRPr="005E4E3C">
        <w:rPr>
          <w:color w:val="595959" w:themeColor="text1" w:themeTint="A6"/>
        </w:rPr>
        <w:t>(Gasparri &amp; Azziani, 2013)</w:t>
      </w:r>
      <w:r w:rsidRPr="005E4E3C">
        <w:rPr>
          <w:color w:val="595959" w:themeColor="text1" w:themeTint="A6"/>
          <w:shd w:val="clear" w:color="auto" w:fill="FFFFFF"/>
        </w:rPr>
        <w:fldChar w:fldCharType="end"/>
      </w:r>
      <w:r w:rsidR="006C6D7B" w:rsidRPr="005E4E3C">
        <w:rPr>
          <w:color w:val="595959" w:themeColor="text1" w:themeTint="A6"/>
          <w:shd w:val="clear" w:color="auto" w:fill="FFFFFF"/>
        </w:rPr>
        <w:t xml:space="preserve"> y otras son </w:t>
      </w:r>
      <w:r w:rsidRPr="005E4E3C">
        <w:rPr>
          <w:color w:val="595959" w:themeColor="text1" w:themeTint="A6"/>
          <w:shd w:val="clear" w:color="auto" w:fill="FFFFFF"/>
        </w:rPr>
        <w:t xml:space="preserve">sencillamente </w:t>
      </w:r>
      <w:r w:rsidRPr="005E4E3C">
        <w:rPr>
          <w:b/>
          <w:bCs/>
          <w:color w:val="595959" w:themeColor="text1" w:themeTint="A6"/>
          <w:shd w:val="clear" w:color="auto" w:fill="FFFFFF"/>
        </w:rPr>
        <w:t>áreas o programas</w:t>
      </w:r>
      <w:r w:rsidR="00C24BEF" w:rsidRPr="005E4E3C">
        <w:rPr>
          <w:color w:val="595959" w:themeColor="text1" w:themeTint="A6"/>
          <w:shd w:val="clear" w:color="auto" w:fill="FFFFFF"/>
        </w:rPr>
        <w:t>,</w:t>
      </w:r>
      <w:r w:rsidRPr="005E4E3C">
        <w:rPr>
          <w:color w:val="595959" w:themeColor="text1" w:themeTint="A6"/>
          <w:shd w:val="clear" w:color="auto" w:fill="FFFFFF"/>
        </w:rPr>
        <w:t xml:space="preserve"> como se ve </w:t>
      </w:r>
      <w:r w:rsidR="00C24BEF" w:rsidRPr="005E4E3C">
        <w:rPr>
          <w:color w:val="595959" w:themeColor="text1" w:themeTint="A6"/>
          <w:shd w:val="clear" w:color="auto" w:fill="FFFFFF"/>
        </w:rPr>
        <w:t xml:space="preserve">el </w:t>
      </w:r>
      <w:r w:rsidRPr="005E4E3C">
        <w:rPr>
          <w:color w:val="595959" w:themeColor="text1" w:themeTint="A6"/>
          <w:shd w:val="clear" w:color="auto" w:fill="FFFFFF"/>
        </w:rPr>
        <w:t>caso</w:t>
      </w:r>
      <w:r w:rsidR="00C24BEF" w:rsidRPr="005E4E3C">
        <w:rPr>
          <w:color w:val="595959" w:themeColor="text1" w:themeTint="A6"/>
          <w:shd w:val="clear" w:color="auto" w:fill="FFFFFF"/>
        </w:rPr>
        <w:t xml:space="preserve"> </w:t>
      </w:r>
      <w:r w:rsidR="006C6D7B" w:rsidRPr="005E4E3C">
        <w:rPr>
          <w:color w:val="595959" w:themeColor="text1" w:themeTint="A6"/>
          <w:shd w:val="clear" w:color="auto" w:fill="FFFFFF"/>
        </w:rPr>
        <w:t xml:space="preserve">de </w:t>
      </w:r>
      <w:r w:rsidR="00C24BEF" w:rsidRPr="005E4E3C">
        <w:rPr>
          <w:i/>
          <w:iCs/>
          <w:color w:val="595959" w:themeColor="text1" w:themeTint="A6"/>
          <w:shd w:val="clear" w:color="auto" w:fill="FFFFFF"/>
        </w:rPr>
        <w:t>Mundo Nuevo</w:t>
      </w:r>
      <w:r w:rsidR="00C24BEF" w:rsidRPr="005E4E3C">
        <w:rPr>
          <w:color w:val="595959" w:themeColor="text1" w:themeTint="A6"/>
          <w:shd w:val="clear" w:color="auto" w:fill="FFFFFF"/>
        </w:rPr>
        <w:t xml:space="preserve"> de la UNP (Universidad Nacional de la Plata) </w:t>
      </w:r>
      <w:r w:rsidR="005854F2"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5e2fe3d03b8148b1b0ddc169cb8cbe52.oOo.massarani2015redpop.oOo.INTRANET_BF91FE0F-8D57-492F-8EDD-EB6E776D4FCE.xXx.SEPARATE_AUTHOR_DATE.xXx..oOo.cortassa2020comunicar.oOo.INTRANET_BF91FE0F-8D57-492F-8EDD-EB6E776D4FCE.oOo.massarani2014science.oOo.INTRANET_BF91FE0F-8D57-492F-8EDD-EB6E776D4FCE.oOo. \* MERGEFORMAT</w:instrText>
      </w:r>
      <w:r w:rsidR="005854F2" w:rsidRPr="005E4E3C">
        <w:rPr>
          <w:color w:val="595959" w:themeColor="text1" w:themeTint="A6"/>
          <w:shd w:val="clear" w:color="auto" w:fill="FFFFFF"/>
        </w:rPr>
        <w:fldChar w:fldCharType="separate"/>
      </w:r>
      <w:r w:rsidR="00EF41C8" w:rsidRPr="005E4E3C">
        <w:rPr>
          <w:color w:val="595959" w:themeColor="text1" w:themeTint="A6"/>
        </w:rPr>
        <w:t>(C. Cortassa et al., 2020; L. Massarani, Aguirre, et al., 2015; L. M. Massarani &amp; others, 2014)</w:t>
      </w:r>
      <w:r w:rsidR="005854F2" w:rsidRPr="005E4E3C">
        <w:rPr>
          <w:color w:val="595959" w:themeColor="text1" w:themeTint="A6"/>
          <w:shd w:val="clear" w:color="auto" w:fill="FFFFFF"/>
        </w:rPr>
        <w:fldChar w:fldCharType="end"/>
      </w:r>
      <w:r w:rsidR="00C24BEF" w:rsidRPr="005E4E3C">
        <w:rPr>
          <w:color w:val="595959" w:themeColor="text1" w:themeTint="A6"/>
          <w:shd w:val="clear" w:color="auto" w:fill="FFFFFF"/>
        </w:rPr>
        <w:t xml:space="preserve"> en Argentina</w:t>
      </w:r>
      <w:r w:rsidRPr="005E4E3C">
        <w:rPr>
          <w:color w:val="595959" w:themeColor="text1" w:themeTint="A6"/>
          <w:shd w:val="clear" w:color="auto" w:fill="FFFFFF"/>
        </w:rPr>
        <w:t xml:space="preserve">. </w:t>
      </w:r>
      <w:r w:rsidR="00D5307C" w:rsidRPr="005E4E3C">
        <w:rPr>
          <w:color w:val="595959" w:themeColor="text1" w:themeTint="A6"/>
          <w:shd w:val="clear" w:color="auto" w:fill="FFFFFF"/>
        </w:rPr>
        <w:t>Estas estructuras a menudo tienen canales digitales propios y cierta independencia de las comunicaciones institucionales</w:t>
      </w:r>
      <w:r w:rsidR="00217C3F" w:rsidRPr="005E4E3C">
        <w:rPr>
          <w:color w:val="595959" w:themeColor="text1" w:themeTint="A6"/>
          <w:shd w:val="clear" w:color="auto" w:fill="FFFFFF"/>
        </w:rPr>
        <w:t xml:space="preserve"> de la universidad</w:t>
      </w:r>
      <w:r w:rsidR="00B13B86" w:rsidRPr="005E4E3C">
        <w:rPr>
          <w:color w:val="595959" w:themeColor="text1" w:themeTint="A6"/>
          <w:shd w:val="clear" w:color="auto" w:fill="FFFFFF"/>
        </w:rPr>
        <w:t xml:space="preserve"> </w:t>
      </w:r>
      <w:r w:rsidR="00D5307C"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.wWw..wWw.QIQQA_CLUSTER.oOo.c7331cdd16ab425c89e6d30ce5127a00.oOo.ojeda2022divulgacion.oOo.INTRANET_BF91FE0F-8D57-492F-8EDD-EB6E776D4FCE.xXx.SEPARATE_AUTHOR_DATE.xXx..oOo. \* MERGEFORMAT</w:instrText>
      </w:r>
      <w:r w:rsidR="00D5307C" w:rsidRPr="005E4E3C">
        <w:rPr>
          <w:color w:val="595959" w:themeColor="text1" w:themeTint="A6"/>
          <w:shd w:val="clear" w:color="auto" w:fill="FFFFFF"/>
        </w:rPr>
        <w:fldChar w:fldCharType="separate"/>
      </w:r>
      <w:r w:rsidR="00EF41C8" w:rsidRPr="005E4E3C">
        <w:rPr>
          <w:color w:val="595959" w:themeColor="text1" w:themeTint="A6"/>
        </w:rPr>
        <w:t>(Ojeda-Serna et al., 2022)</w:t>
      </w:r>
      <w:r w:rsidR="00D5307C" w:rsidRPr="005E4E3C">
        <w:rPr>
          <w:color w:val="595959" w:themeColor="text1" w:themeTint="A6"/>
          <w:shd w:val="clear" w:color="auto" w:fill="FFFFFF"/>
        </w:rPr>
        <w:fldChar w:fldCharType="end"/>
      </w:r>
      <w:r w:rsidR="00D5307C" w:rsidRPr="005E4E3C">
        <w:rPr>
          <w:color w:val="595959" w:themeColor="text1" w:themeTint="A6"/>
          <w:shd w:val="clear" w:color="auto" w:fill="FFFFFF"/>
        </w:rPr>
        <w:t xml:space="preserve">. </w:t>
      </w:r>
      <w:r w:rsidR="00CC6AB7" w:rsidRPr="005E4E3C">
        <w:rPr>
          <w:rStyle w:val="normaltextrun"/>
          <w:rFonts w:eastAsiaTheme="majorEastAsia"/>
          <w:color w:val="595959" w:themeColor="text1" w:themeTint="A6"/>
        </w:rPr>
        <w:t xml:space="preserve">La literatura asocia la emergencia de estas a procesos de comprensión de la diferencia de diálogo con la sociedad desde la comunicación institucional y desde la CPC </w:t>
      </w:r>
      <w:r w:rsidR="00CC6AB7" w:rsidRPr="005E4E3C">
        <w:rPr>
          <w:rStyle w:val="normaltextrun"/>
          <w:rFonts w:eastAsiaTheme="majorEastAsia"/>
          <w:color w:val="595959" w:themeColor="text1" w:themeTint="A6"/>
          <w:shd w:val="clear" w:color="auto" w:fill="E1E3E6"/>
        </w:rPr>
        <w:t>(Castelfranchi &amp; Fazio, 2020, 2020; Ojeda-Romano, 2019; Ojeda-Serna et al., 2022; Parejo Cuéllar et al., 2016)</w:t>
      </w:r>
      <w:r w:rsidR="00CC6AB7" w:rsidRPr="005E4E3C">
        <w:rPr>
          <w:rStyle w:val="normaltextrun"/>
          <w:rFonts w:eastAsiaTheme="majorEastAsia"/>
          <w:color w:val="595959" w:themeColor="text1" w:themeTint="A6"/>
        </w:rPr>
        <w:t>.</w:t>
      </w:r>
      <w:r w:rsidR="00CC6AB7" w:rsidRPr="005E4E3C">
        <w:rPr>
          <w:rStyle w:val="normaltextrun"/>
          <w:rFonts w:eastAsiaTheme="majorEastAsia"/>
          <w:color w:val="595959" w:themeColor="text1" w:themeTint="A6"/>
          <w:u w:val="single"/>
        </w:rPr>
        <w:t xml:space="preserve"> </w:t>
      </w:r>
    </w:p>
    <w:p w14:paraId="47BCD3D1" w14:textId="68C91547" w:rsidR="00CC6AB7" w:rsidRPr="005E4E3C" w:rsidRDefault="00DD74F3" w:rsidP="00456A86">
      <w:pPr>
        <w:pStyle w:val="prrafonormal"/>
        <w:rPr>
          <w:rStyle w:val="normaltextrun"/>
          <w:color w:val="595959" w:themeColor="text1" w:themeTint="A6"/>
          <w:shd w:val="clear" w:color="auto" w:fill="FFFFFF"/>
        </w:rPr>
      </w:pPr>
      <w:r w:rsidRPr="005E4E3C">
        <w:rPr>
          <w:rStyle w:val="normaltextrun"/>
          <w:color w:val="595959" w:themeColor="text1" w:themeTint="A6"/>
          <w:shd w:val="clear" w:color="auto" w:fill="FFFFFF"/>
        </w:rPr>
        <w:t xml:space="preserve">Desde otra perspectiva, el corpus muestra reflexiones relacionadas con </w:t>
      </w:r>
      <w:r w:rsidRPr="005E4E3C">
        <w:rPr>
          <w:rStyle w:val="normaltextrun"/>
          <w:b/>
          <w:bCs/>
          <w:color w:val="595959" w:themeColor="text1" w:themeTint="A6"/>
          <w:shd w:val="clear" w:color="auto" w:fill="FFFFFF"/>
        </w:rPr>
        <w:t>la jerarquía</w:t>
      </w:r>
      <w:r w:rsidRPr="005E4E3C">
        <w:rPr>
          <w:rStyle w:val="normaltextrun"/>
          <w:color w:val="595959" w:themeColor="text1" w:themeTint="A6"/>
          <w:shd w:val="clear" w:color="auto" w:fill="FFFFFF"/>
        </w:rPr>
        <w:t xml:space="preserve"> de las estructuras administrativas y la presencia de las iniciativas CPC en ella</w:t>
      </w:r>
      <w:r w:rsidR="00242BCA" w:rsidRPr="005E4E3C">
        <w:rPr>
          <w:rStyle w:val="normaltextrun"/>
          <w:color w:val="595959" w:themeColor="text1" w:themeTint="A6"/>
          <w:shd w:val="clear" w:color="auto" w:fill="FFFFFF"/>
        </w:rPr>
        <w:t>s.</w:t>
      </w:r>
      <w:r w:rsidR="00DB0E4A" w:rsidRPr="005E4E3C">
        <w:rPr>
          <w:rStyle w:val="normaltextrun"/>
          <w:color w:val="595959" w:themeColor="text1" w:themeTint="A6"/>
          <w:shd w:val="clear" w:color="auto" w:fill="FFFFFF"/>
        </w:rPr>
        <w:t xml:space="preserve"> </w:t>
      </w:r>
      <w:r w:rsidR="002D5009" w:rsidRPr="005E4E3C">
        <w:rPr>
          <w:rStyle w:val="normaltextrun"/>
          <w:color w:val="595959" w:themeColor="text1" w:themeTint="A6"/>
          <w:shd w:val="clear" w:color="auto" w:fill="E1E3E6"/>
        </w:rPr>
        <w:t>Entradas &amp; Bauer (2022)</w:t>
      </w:r>
      <w:r w:rsidR="002D5009" w:rsidRPr="005E4E3C">
        <w:rPr>
          <w:rStyle w:val="normaltextrun"/>
          <w:color w:val="595959" w:themeColor="text1" w:themeTint="A6"/>
          <w:shd w:val="clear" w:color="auto" w:fill="FFFFFF"/>
        </w:rPr>
        <w:t xml:space="preserve"> proponen niveles de descentralización</w:t>
      </w:r>
      <w:r w:rsidR="00242BCA" w:rsidRPr="005E4E3C">
        <w:rPr>
          <w:rStyle w:val="normaltextrun"/>
          <w:color w:val="595959" w:themeColor="text1" w:themeTint="A6"/>
          <w:shd w:val="clear" w:color="auto" w:fill="FFFFFF"/>
        </w:rPr>
        <w:t xml:space="preserve">, es decir, que </w:t>
      </w:r>
      <w:r w:rsidR="002D5009" w:rsidRPr="005E4E3C">
        <w:rPr>
          <w:rStyle w:val="normaltextrun"/>
          <w:color w:val="595959" w:themeColor="text1" w:themeTint="A6"/>
          <w:shd w:val="clear" w:color="auto" w:fill="FFFFFF"/>
        </w:rPr>
        <w:t xml:space="preserve">para entenderlos mejor </w:t>
      </w:r>
      <w:r w:rsidR="00242BCA" w:rsidRPr="005E4E3C">
        <w:rPr>
          <w:rStyle w:val="normaltextrun"/>
          <w:color w:val="595959" w:themeColor="text1" w:themeTint="A6"/>
          <w:shd w:val="clear" w:color="auto" w:fill="FFFFFF"/>
        </w:rPr>
        <w:t xml:space="preserve">las iniciativas </w:t>
      </w:r>
      <w:r w:rsidR="002D5009" w:rsidRPr="005E4E3C">
        <w:rPr>
          <w:rStyle w:val="normaltextrun"/>
          <w:color w:val="595959" w:themeColor="text1" w:themeTint="A6"/>
          <w:shd w:val="clear" w:color="auto" w:fill="FFFFFF"/>
        </w:rPr>
        <w:t xml:space="preserve">se pueden organizar en tres niveles desde el nivel </w:t>
      </w:r>
      <w:r w:rsidR="002D5009" w:rsidRPr="005E4E3C">
        <w:rPr>
          <w:rStyle w:val="normaltextrun"/>
          <w:i/>
          <w:iCs/>
          <w:color w:val="595959" w:themeColor="text1" w:themeTint="A6"/>
          <w:shd w:val="clear" w:color="auto" w:fill="FFFFFF"/>
        </w:rPr>
        <w:t>top (</w:t>
      </w:r>
      <w:r w:rsidR="001133F8" w:rsidRPr="005E4E3C">
        <w:rPr>
          <w:rStyle w:val="normaltextrun"/>
          <w:i/>
          <w:iCs/>
          <w:color w:val="595959" w:themeColor="text1" w:themeTint="A6"/>
          <w:shd w:val="clear" w:color="auto" w:fill="FFFFFF"/>
        </w:rPr>
        <w:t xml:space="preserve">o </w:t>
      </w:r>
      <w:r w:rsidR="002D5009" w:rsidRPr="005E4E3C">
        <w:rPr>
          <w:rStyle w:val="normaltextrun"/>
          <w:i/>
          <w:iCs/>
          <w:color w:val="595959" w:themeColor="text1" w:themeTint="A6"/>
          <w:shd w:val="clear" w:color="auto" w:fill="FFFFFF"/>
        </w:rPr>
        <w:t>central)</w:t>
      </w:r>
      <w:r w:rsidR="002D5009" w:rsidRPr="005E4E3C">
        <w:rPr>
          <w:rStyle w:val="normaltextrun"/>
          <w:color w:val="595959" w:themeColor="text1" w:themeTint="A6"/>
          <w:shd w:val="clear" w:color="auto" w:fill="FFFFFF"/>
        </w:rPr>
        <w:t xml:space="preserve"> en las oficinas centrales de </w:t>
      </w:r>
      <w:r w:rsidR="002D5009" w:rsidRPr="005E4E3C">
        <w:rPr>
          <w:rStyle w:val="normaltextrun"/>
          <w:color w:val="595959" w:themeColor="text1" w:themeTint="A6"/>
          <w:shd w:val="clear" w:color="auto" w:fill="FFFFFF"/>
        </w:rPr>
        <w:lastRenderedPageBreak/>
        <w:t>comunicación y relaciones públicas o en áreas misionales,</w:t>
      </w:r>
      <w:r w:rsidR="001133F8" w:rsidRPr="005E4E3C">
        <w:rPr>
          <w:rStyle w:val="normaltextrun"/>
          <w:color w:val="595959" w:themeColor="text1" w:themeTint="A6"/>
          <w:shd w:val="clear" w:color="auto" w:fill="FFFFFF"/>
        </w:rPr>
        <w:t xml:space="preserve"> o el</w:t>
      </w:r>
      <w:r w:rsidR="002D5009" w:rsidRPr="005E4E3C">
        <w:rPr>
          <w:rStyle w:val="normaltextrun"/>
          <w:color w:val="595959" w:themeColor="text1" w:themeTint="A6"/>
          <w:shd w:val="clear" w:color="auto" w:fill="FFFFFF"/>
        </w:rPr>
        <w:t xml:space="preserve"> nivel </w:t>
      </w:r>
      <w:r w:rsidR="002D5009" w:rsidRPr="005E4E3C">
        <w:rPr>
          <w:rStyle w:val="normaltextrun"/>
          <w:i/>
          <w:iCs/>
          <w:color w:val="595959" w:themeColor="text1" w:themeTint="A6"/>
          <w:shd w:val="clear" w:color="auto" w:fill="FFFFFF"/>
        </w:rPr>
        <w:t xml:space="preserve">medio (messo) </w:t>
      </w:r>
      <w:r w:rsidR="001133F8" w:rsidRPr="005E4E3C">
        <w:rPr>
          <w:rStyle w:val="normaltextrun"/>
          <w:color w:val="595959" w:themeColor="text1" w:themeTint="A6"/>
          <w:shd w:val="clear" w:color="auto" w:fill="FFFFFF"/>
        </w:rPr>
        <w:t xml:space="preserve">- </w:t>
      </w:r>
      <w:r w:rsidR="002D5009" w:rsidRPr="005E4E3C">
        <w:rPr>
          <w:rStyle w:val="normaltextrun"/>
          <w:color w:val="595959" w:themeColor="text1" w:themeTint="A6"/>
          <w:shd w:val="clear" w:color="auto" w:fill="FFFFFF"/>
        </w:rPr>
        <w:t>en unidades de investigación o departamentos dedicados a la CPC</w:t>
      </w:r>
      <w:r w:rsidR="001133F8" w:rsidRPr="005E4E3C">
        <w:rPr>
          <w:rStyle w:val="normaltextrun"/>
          <w:color w:val="595959" w:themeColor="text1" w:themeTint="A6"/>
          <w:shd w:val="clear" w:color="auto" w:fill="FFFFFF"/>
        </w:rPr>
        <w:t xml:space="preserve"> -</w:t>
      </w:r>
      <w:r w:rsidR="002D5009" w:rsidRPr="005E4E3C">
        <w:rPr>
          <w:rStyle w:val="normaltextrun"/>
          <w:color w:val="595959" w:themeColor="text1" w:themeTint="A6"/>
          <w:shd w:val="clear" w:color="auto" w:fill="FFFFFF"/>
        </w:rPr>
        <w:t xml:space="preserve"> y </w:t>
      </w:r>
      <w:r w:rsidR="001133F8" w:rsidRPr="005E4E3C">
        <w:rPr>
          <w:rStyle w:val="normaltextrun"/>
          <w:color w:val="595959" w:themeColor="text1" w:themeTint="A6"/>
          <w:shd w:val="clear" w:color="auto" w:fill="FFFFFF"/>
        </w:rPr>
        <w:t xml:space="preserve">el </w:t>
      </w:r>
      <w:r w:rsidR="002D5009" w:rsidRPr="005E4E3C">
        <w:rPr>
          <w:rStyle w:val="normaltextrun"/>
          <w:i/>
          <w:iCs/>
          <w:color w:val="595959" w:themeColor="text1" w:themeTint="A6"/>
          <w:shd w:val="clear" w:color="auto" w:fill="FFFFFF"/>
        </w:rPr>
        <w:t xml:space="preserve">micro </w:t>
      </w:r>
      <w:r w:rsidR="002D5009" w:rsidRPr="005E4E3C">
        <w:rPr>
          <w:rStyle w:val="normaltextrun"/>
          <w:color w:val="595959" w:themeColor="text1" w:themeTint="A6"/>
          <w:shd w:val="clear" w:color="auto" w:fill="FFFFFF"/>
        </w:rPr>
        <w:t>que se centra en individuos</w:t>
      </w:r>
      <w:r w:rsidR="001133F8" w:rsidRPr="005E4E3C">
        <w:rPr>
          <w:rStyle w:val="normaltextrun"/>
          <w:color w:val="595959" w:themeColor="text1" w:themeTint="A6"/>
          <w:shd w:val="clear" w:color="auto" w:fill="FFFFFF"/>
        </w:rPr>
        <w:t xml:space="preserve"> - </w:t>
      </w:r>
      <w:r w:rsidR="002D5009" w:rsidRPr="005E4E3C">
        <w:rPr>
          <w:rStyle w:val="normaltextrun"/>
          <w:color w:val="595959" w:themeColor="text1" w:themeTint="A6"/>
          <w:shd w:val="clear" w:color="auto" w:fill="FFFFFF"/>
        </w:rPr>
        <w:t>investigadores y sus equipos.</w:t>
      </w:r>
      <w:r w:rsidR="004160F7" w:rsidRPr="005E4E3C">
        <w:rPr>
          <w:rStyle w:val="normaltextrun"/>
          <w:color w:val="595959" w:themeColor="text1" w:themeTint="A6"/>
          <w:shd w:val="clear" w:color="auto" w:fill="FFFFFF"/>
        </w:rPr>
        <w:t xml:space="preserve"> La literatura</w:t>
      </w:r>
      <w:r w:rsidR="001133F8" w:rsidRPr="005E4E3C">
        <w:rPr>
          <w:rStyle w:val="normaltextrun"/>
          <w:color w:val="595959" w:themeColor="text1" w:themeTint="A6"/>
          <w:shd w:val="clear" w:color="auto" w:fill="FFFFFF"/>
        </w:rPr>
        <w:t xml:space="preserve"> </w:t>
      </w:r>
      <w:r w:rsidR="004160F7" w:rsidRPr="005E4E3C">
        <w:rPr>
          <w:rStyle w:val="normaltextrun"/>
          <w:color w:val="595959" w:themeColor="text1" w:themeTint="A6"/>
          <w:shd w:val="clear" w:color="auto" w:fill="FFFFFF"/>
        </w:rPr>
        <w:t>en AL</w:t>
      </w:r>
      <w:r w:rsidR="001133F8" w:rsidRPr="005E4E3C">
        <w:rPr>
          <w:rStyle w:val="normaltextrun"/>
          <w:color w:val="595959" w:themeColor="text1" w:themeTint="A6"/>
          <w:shd w:val="clear" w:color="auto" w:fill="FFFFFF"/>
        </w:rPr>
        <w:t xml:space="preserve"> se remite a casos particulares,</w:t>
      </w:r>
      <w:r w:rsidR="004160F7" w:rsidRPr="005E4E3C">
        <w:rPr>
          <w:rStyle w:val="normaltextrun"/>
          <w:color w:val="595959" w:themeColor="text1" w:themeTint="A6"/>
          <w:shd w:val="clear" w:color="auto" w:fill="FFFFFF"/>
        </w:rPr>
        <w:t xml:space="preserve"> los autores nombrados tienen una hipótesis </w:t>
      </w:r>
      <w:r w:rsidR="00242BCA" w:rsidRPr="005E4E3C">
        <w:rPr>
          <w:rStyle w:val="normaltextrun"/>
          <w:color w:val="595959" w:themeColor="text1" w:themeTint="A6"/>
          <w:shd w:val="clear" w:color="auto" w:fill="FFFFFF"/>
        </w:rPr>
        <w:t xml:space="preserve">que señala </w:t>
      </w:r>
      <w:r w:rsidR="004160F7" w:rsidRPr="005E4E3C">
        <w:rPr>
          <w:rStyle w:val="normaltextrun"/>
          <w:color w:val="595959" w:themeColor="text1" w:themeTint="A6"/>
          <w:shd w:val="clear" w:color="auto" w:fill="FFFFFF"/>
        </w:rPr>
        <w:t xml:space="preserve">a la descentralización de la CPC en una muestra de países entre los que se incluye Brasil. Ellos piensan que </w:t>
      </w:r>
      <w:r w:rsidR="00242BCA" w:rsidRPr="005E4E3C">
        <w:rPr>
          <w:rStyle w:val="normaltextrun"/>
          <w:color w:val="595959" w:themeColor="text1" w:themeTint="A6"/>
          <w:shd w:val="clear" w:color="auto" w:fill="FFFFFF"/>
        </w:rPr>
        <w:t xml:space="preserve">cada vez </w:t>
      </w:r>
      <w:r w:rsidR="004160F7" w:rsidRPr="005E4E3C">
        <w:rPr>
          <w:rStyle w:val="normaltextrun"/>
          <w:color w:val="595959" w:themeColor="text1" w:themeTint="A6"/>
          <w:shd w:val="clear" w:color="auto" w:fill="FFFFFF"/>
        </w:rPr>
        <w:t xml:space="preserve">es más común encontrar las iniciativas de CPC en estructuras administrativas descentralizadas, sobre todo en el nivel </w:t>
      </w:r>
      <w:r w:rsidR="004160F7" w:rsidRPr="005E4E3C">
        <w:rPr>
          <w:rStyle w:val="normaltextrun"/>
          <w:i/>
          <w:iCs/>
          <w:color w:val="595959" w:themeColor="text1" w:themeTint="A6"/>
          <w:shd w:val="clear" w:color="auto" w:fill="FFFFFF"/>
        </w:rPr>
        <w:t>messo</w:t>
      </w:r>
      <w:r w:rsidR="00242BCA" w:rsidRPr="005E4E3C">
        <w:rPr>
          <w:rStyle w:val="normaltextrun"/>
          <w:i/>
          <w:iCs/>
          <w:color w:val="595959" w:themeColor="text1" w:themeTint="A6"/>
          <w:shd w:val="clear" w:color="auto" w:fill="FFFFFF"/>
        </w:rPr>
        <w:t>,</w:t>
      </w:r>
      <w:r w:rsidR="004160F7" w:rsidRPr="005E4E3C">
        <w:rPr>
          <w:rStyle w:val="normaltextrun"/>
          <w:color w:val="595959" w:themeColor="text1" w:themeTint="A6"/>
          <w:shd w:val="clear" w:color="auto" w:fill="FFFFFF"/>
        </w:rPr>
        <w:t xml:space="preserve"> con sus propios canales y presupuestos. Además del fenómeno de la descentralización de las iniciativas CPC, </w:t>
      </w:r>
      <w:r w:rsidR="004160F7" w:rsidRPr="005E4E3C">
        <w:rPr>
          <w:color w:val="595959" w:themeColor="text1" w:themeTint="A6"/>
          <w:shd w:val="clear" w:color="auto" w:fill="FFFFFF"/>
        </w:rPr>
        <w:t xml:space="preserve">los investigadores observan que uno de los motivadores de esta tendencia es la tensión entre el </w:t>
      </w:r>
      <w:r w:rsidR="004160F7" w:rsidRPr="005E4E3C">
        <w:rPr>
          <w:i/>
          <w:iCs/>
          <w:color w:val="595959" w:themeColor="text1" w:themeTint="A6"/>
          <w:shd w:val="clear" w:color="auto" w:fill="FFFFFF"/>
        </w:rPr>
        <w:t>valor de verdad</w:t>
      </w:r>
      <w:r w:rsidR="004160F7" w:rsidRPr="005E4E3C">
        <w:rPr>
          <w:color w:val="595959" w:themeColor="text1" w:themeTint="A6"/>
          <w:shd w:val="clear" w:color="auto" w:fill="FFFFFF"/>
        </w:rPr>
        <w:t xml:space="preserve"> </w:t>
      </w:r>
      <w:r w:rsidR="004160F7" w:rsidRPr="005E4E3C">
        <w:rPr>
          <w:i/>
          <w:iCs/>
          <w:color w:val="595959" w:themeColor="text1" w:themeTint="A6"/>
          <w:shd w:val="clear" w:color="auto" w:fill="FFFFFF"/>
        </w:rPr>
        <w:t xml:space="preserve">(truth value) </w:t>
      </w:r>
      <w:r w:rsidR="004160F7" w:rsidRPr="005E4E3C">
        <w:rPr>
          <w:color w:val="595959" w:themeColor="text1" w:themeTint="A6"/>
          <w:shd w:val="clear" w:color="auto" w:fill="FFFFFF"/>
        </w:rPr>
        <w:t xml:space="preserve">de la ciencia y su </w:t>
      </w:r>
      <w:r w:rsidR="004160F7" w:rsidRPr="005E4E3C">
        <w:rPr>
          <w:i/>
          <w:iCs/>
          <w:color w:val="595959" w:themeColor="text1" w:themeTint="A6"/>
          <w:shd w:val="clear" w:color="auto" w:fill="FFFFFF"/>
        </w:rPr>
        <w:t>valor noticioso (news value)</w:t>
      </w:r>
      <w:r w:rsidR="004160F7" w:rsidRPr="005E4E3C">
        <w:rPr>
          <w:color w:val="595959" w:themeColor="text1" w:themeTint="A6"/>
          <w:shd w:val="clear" w:color="auto" w:fill="FFFFFF"/>
        </w:rPr>
        <w:t xml:space="preserve"> que afecta la agenda de investigación y la comunicación de los descubrimientos en las universidades terminando por desviar tanto los propósitos como los recursos </w:t>
      </w:r>
      <w:r w:rsidR="000C7A8F" w:rsidRPr="005E4E3C">
        <w:rPr>
          <w:color w:val="595959" w:themeColor="text1" w:themeTint="A6"/>
          <w:shd w:val="clear" w:color="auto" w:fill="FFFFFF"/>
        </w:rPr>
        <w:t>de la</w:t>
      </w:r>
      <w:r w:rsidR="004160F7" w:rsidRPr="005E4E3C">
        <w:rPr>
          <w:color w:val="595959" w:themeColor="text1" w:themeTint="A6"/>
          <w:shd w:val="clear" w:color="auto" w:fill="FFFFFF"/>
        </w:rPr>
        <w:t xml:space="preserve"> investigación.</w:t>
      </w:r>
      <w:r w:rsidR="004160F7" w:rsidRPr="005E4E3C">
        <w:rPr>
          <w:rStyle w:val="normaltextrun"/>
          <w:color w:val="595959" w:themeColor="text1" w:themeTint="A6"/>
          <w:shd w:val="clear" w:color="auto" w:fill="FFFFFF"/>
        </w:rPr>
        <w:t xml:space="preserve"> </w:t>
      </w:r>
      <w:r w:rsidR="00242BCA" w:rsidRPr="005E4E3C">
        <w:rPr>
          <w:rStyle w:val="normaltextrun"/>
          <w:color w:val="595959" w:themeColor="text1" w:themeTint="A6"/>
          <w:shd w:val="clear" w:color="auto" w:fill="FFFFFF"/>
        </w:rPr>
        <w:t>Estudios</w:t>
      </w:r>
      <w:r w:rsidR="004160F7" w:rsidRPr="005E4E3C">
        <w:rPr>
          <w:rStyle w:val="normaltextrun"/>
          <w:color w:val="595959" w:themeColor="text1" w:themeTint="A6"/>
          <w:shd w:val="clear" w:color="auto" w:fill="FFFFFF"/>
        </w:rPr>
        <w:t xml:space="preserve"> futur</w:t>
      </w:r>
      <w:r w:rsidR="00242BCA" w:rsidRPr="005E4E3C">
        <w:rPr>
          <w:rStyle w:val="normaltextrun"/>
          <w:color w:val="595959" w:themeColor="text1" w:themeTint="A6"/>
          <w:shd w:val="clear" w:color="auto" w:fill="FFFFFF"/>
        </w:rPr>
        <w:t>o</w:t>
      </w:r>
      <w:r w:rsidR="004160F7" w:rsidRPr="005E4E3C">
        <w:rPr>
          <w:rStyle w:val="normaltextrun"/>
          <w:color w:val="595959" w:themeColor="text1" w:themeTint="A6"/>
          <w:shd w:val="clear" w:color="auto" w:fill="FFFFFF"/>
        </w:rPr>
        <w:t>s podrían articular</w:t>
      </w:r>
      <w:r w:rsidR="000C7A8F" w:rsidRPr="005E4E3C">
        <w:rPr>
          <w:rStyle w:val="normaltextrun"/>
          <w:color w:val="595959" w:themeColor="text1" w:themeTint="A6"/>
          <w:shd w:val="clear" w:color="auto" w:fill="FFFFFF"/>
        </w:rPr>
        <w:t xml:space="preserve"> otros países</w:t>
      </w:r>
      <w:r w:rsidR="004160F7" w:rsidRPr="005E4E3C">
        <w:rPr>
          <w:rStyle w:val="normaltextrun"/>
          <w:color w:val="595959" w:themeColor="text1" w:themeTint="A6"/>
          <w:shd w:val="clear" w:color="auto" w:fill="FFFFFF"/>
        </w:rPr>
        <w:t xml:space="preserve"> a los instrumentos ya aplicados para observar dicha tendencia en AL. </w:t>
      </w:r>
    </w:p>
    <w:p w14:paraId="3CA8A108" w14:textId="5ED80BCD" w:rsidR="002F3735" w:rsidRPr="005E4E3C" w:rsidRDefault="00284733" w:rsidP="004443A1">
      <w:pPr>
        <w:pStyle w:val="prrafonormal"/>
        <w:rPr>
          <w:rStyle w:val="normaltextrun"/>
          <w:color w:val="595959" w:themeColor="text1" w:themeTint="A6"/>
          <w:shd w:val="clear" w:color="auto" w:fill="FFFFFF"/>
        </w:rPr>
      </w:pPr>
      <w:r w:rsidRPr="005E4E3C">
        <w:rPr>
          <w:rStyle w:val="normaltextrun"/>
          <w:color w:val="595959" w:themeColor="text1" w:themeTint="A6"/>
          <w:shd w:val="clear" w:color="auto" w:fill="FFFFFF"/>
        </w:rPr>
        <w:t>Ahora, si se revisa la presencia de las iniciativas CPC en esta jerarquía, el corpus muestra la importancia que el tema tiene en distintas universidades</w:t>
      </w:r>
      <w:r w:rsidR="00065830" w:rsidRPr="005E4E3C">
        <w:rPr>
          <w:rFonts w:asciiTheme="minorHAnsi" w:eastAsiaTheme="minorHAnsi" w:hAnsiTheme="minorHAnsi" w:cstheme="minorBidi"/>
          <w:color w:val="595959" w:themeColor="text1" w:themeTint="A6"/>
          <w:shd w:val="clear" w:color="auto" w:fill="FFFFFF"/>
          <w14:ligatures w14:val="standardContextual"/>
        </w:rPr>
        <w:t xml:space="preserve"> </w:t>
      </w:r>
      <w:r w:rsidR="00065830" w:rsidRPr="005E4E3C">
        <w:rPr>
          <w:color w:val="595959" w:themeColor="text1" w:themeTint="A6"/>
          <w:shd w:val="clear" w:color="auto" w:fill="FFFFFF"/>
        </w:rPr>
        <w:t xml:space="preserve">en </w:t>
      </w:r>
      <w:r w:rsidR="001133F8" w:rsidRPr="005E4E3C">
        <w:rPr>
          <w:color w:val="595959" w:themeColor="text1" w:themeTint="A6"/>
          <w:shd w:val="clear" w:color="auto" w:fill="FFFFFF"/>
        </w:rPr>
        <w:t>la región de estudio</w:t>
      </w:r>
      <w:r w:rsidRPr="005E4E3C">
        <w:rPr>
          <w:rStyle w:val="normaltextrun"/>
          <w:color w:val="595959" w:themeColor="text1" w:themeTint="A6"/>
          <w:shd w:val="clear" w:color="auto" w:fill="FFFFFF"/>
        </w:rPr>
        <w:t xml:space="preserve">. No es lo mismo que exista una unidad o un programa de CPC a que exista una dirección o una gerencia. </w:t>
      </w:r>
      <w:r w:rsidRPr="005E4E3C">
        <w:rPr>
          <w:color w:val="595959" w:themeColor="text1" w:themeTint="A6"/>
          <w:shd w:val="clear" w:color="auto" w:fill="FFFFFF"/>
        </w:rPr>
        <w:t xml:space="preserve">La UNAM (Universidad Nacional Autónoma de México) creó en los años ochenta la </w:t>
      </w:r>
      <w:r w:rsidRPr="005E4E3C">
        <w:rPr>
          <w:i/>
          <w:iCs/>
          <w:color w:val="595959" w:themeColor="text1" w:themeTint="A6"/>
          <w:shd w:val="clear" w:color="auto" w:fill="FFFFFF"/>
        </w:rPr>
        <w:t>Dirección general de divulgación de la ciencia</w:t>
      </w:r>
      <w:r w:rsidRPr="005E4E3C">
        <w:rPr>
          <w:color w:val="595959" w:themeColor="text1" w:themeTint="A6"/>
          <w:shd w:val="clear" w:color="auto" w:fill="FFFFFF"/>
        </w:rPr>
        <w:t xml:space="preserve">, diferente de la de extensión y de otras instancias comunicativas, como la emisora universitaria (Guerrero, 2019).  </w:t>
      </w:r>
      <w:r w:rsidR="008B50D7"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.wWw..wWw.QIQQA_CLUSTER.oOo.7735259211a14148862149caf9890c16.oOo.nepote2017science.oOo.INTRANET_BF91FE0F-8D57-492F-8EDD-EB6E776D4FCE.xXx.SEPARATE_AUTHOR_DATE.xXx.TRUE.oOo. \* MERGEFORMAT</w:instrText>
      </w:r>
      <w:r w:rsidR="008B50D7" w:rsidRPr="005E4E3C">
        <w:rPr>
          <w:color w:val="595959" w:themeColor="text1" w:themeTint="A6"/>
          <w:shd w:val="clear" w:color="auto" w:fill="FFFFFF"/>
        </w:rPr>
        <w:fldChar w:fldCharType="separate"/>
      </w:r>
      <w:r w:rsidR="00EF41C8" w:rsidRPr="005E4E3C">
        <w:rPr>
          <w:color w:val="595959" w:themeColor="text1" w:themeTint="A6"/>
        </w:rPr>
        <w:t>Nepote &amp; Reynoso (2017)</w:t>
      </w:r>
      <w:r w:rsidR="008B50D7" w:rsidRPr="005E4E3C">
        <w:rPr>
          <w:color w:val="595959" w:themeColor="text1" w:themeTint="A6"/>
          <w:shd w:val="clear" w:color="auto" w:fill="FFFFFF"/>
        </w:rPr>
        <w:fldChar w:fldCharType="end"/>
      </w:r>
      <w:r w:rsidR="008B50D7" w:rsidRPr="005E4E3C">
        <w:rPr>
          <w:color w:val="595959" w:themeColor="text1" w:themeTint="A6"/>
          <w:shd w:val="clear" w:color="auto" w:fill="FFFFFF"/>
        </w:rPr>
        <w:t xml:space="preserve"> </w:t>
      </w:r>
      <w:r w:rsidRPr="005E4E3C">
        <w:rPr>
          <w:color w:val="595959" w:themeColor="text1" w:themeTint="A6"/>
          <w:shd w:val="clear" w:color="auto" w:fill="FFFFFF"/>
        </w:rPr>
        <w:t xml:space="preserve">critican que aun después de 30 años de funcionamiento, el ejercicio profesional de la CPC sigue considerándose como un rol de bajo estatus científico para un académico después de investigar y enseñar. Ya en Argentina, la UNSAM (U. Nacional de San Martín) tiene la </w:t>
      </w:r>
      <w:r w:rsidRPr="005E4E3C">
        <w:rPr>
          <w:i/>
          <w:iCs/>
          <w:color w:val="595959" w:themeColor="text1" w:themeTint="A6"/>
          <w:shd w:val="clear" w:color="auto" w:fill="FFFFFF"/>
        </w:rPr>
        <w:t>Gerencia de Comunicación</w:t>
      </w:r>
      <w:r w:rsidRPr="005E4E3C">
        <w:rPr>
          <w:color w:val="595959" w:themeColor="text1" w:themeTint="A6"/>
          <w:shd w:val="clear" w:color="auto" w:fill="FFFFFF"/>
        </w:rPr>
        <w:t xml:space="preserve"> y la </w:t>
      </w:r>
      <w:r w:rsidRPr="005E4E3C">
        <w:rPr>
          <w:i/>
          <w:iCs/>
          <w:color w:val="595959" w:themeColor="text1" w:themeTint="A6"/>
          <w:shd w:val="clear" w:color="auto" w:fill="FFFFFF"/>
        </w:rPr>
        <w:t>Agencia de noticias científicas</w:t>
      </w:r>
      <w:r w:rsidRPr="005E4E3C">
        <w:rPr>
          <w:color w:val="595959" w:themeColor="text1" w:themeTint="A6"/>
          <w:shd w:val="clear" w:color="auto" w:fill="FFFFFF"/>
        </w:rPr>
        <w:t xml:space="preserve"> (Soria &amp; Castillo, 2022), evidenciando la priorización que se asigna al tema en dicha instituci</w:t>
      </w:r>
      <w:r w:rsidR="001133F8" w:rsidRPr="005E4E3C">
        <w:rPr>
          <w:color w:val="595959" w:themeColor="text1" w:themeTint="A6"/>
          <w:shd w:val="clear" w:color="auto" w:fill="FFFFFF"/>
        </w:rPr>
        <w:t>ón</w:t>
      </w:r>
      <w:r w:rsidRPr="005E4E3C">
        <w:rPr>
          <w:color w:val="595959" w:themeColor="text1" w:themeTint="A6"/>
          <w:shd w:val="clear" w:color="auto" w:fill="FFFFFF"/>
        </w:rPr>
        <w:t>.</w:t>
      </w:r>
      <w:r w:rsidR="005854F2" w:rsidRPr="005E4E3C">
        <w:rPr>
          <w:color w:val="595959" w:themeColor="text1" w:themeTint="A6"/>
          <w:shd w:val="clear" w:color="auto" w:fill="FFFFFF"/>
        </w:rPr>
        <w:t xml:space="preserve"> </w:t>
      </w:r>
      <w:r w:rsidR="0019773A" w:rsidRPr="005E4E3C">
        <w:rPr>
          <w:color w:val="595959" w:themeColor="text1" w:themeTint="A6"/>
          <w:shd w:val="clear" w:color="auto" w:fill="FFFFFF"/>
        </w:rPr>
        <w:t xml:space="preserve">No obstante, la presencia de las iniciativas CPC dentro de las estructuras universitarias puede </w:t>
      </w:r>
      <w:r w:rsidR="005854F2" w:rsidRPr="005E4E3C">
        <w:rPr>
          <w:color w:val="595959" w:themeColor="text1" w:themeTint="A6"/>
          <w:shd w:val="clear" w:color="auto" w:fill="FFFFFF"/>
        </w:rPr>
        <w:t xml:space="preserve">ser </w:t>
      </w:r>
      <w:r w:rsidR="0019773A" w:rsidRPr="005E4E3C">
        <w:rPr>
          <w:color w:val="595959" w:themeColor="text1" w:themeTint="A6"/>
          <w:shd w:val="clear" w:color="auto" w:fill="FFFFFF"/>
        </w:rPr>
        <w:t xml:space="preserve">en otras dependencias como las facultades o escuelas, incluso </w:t>
      </w:r>
      <w:r w:rsidR="005854F2" w:rsidRPr="005E4E3C">
        <w:rPr>
          <w:color w:val="595959" w:themeColor="text1" w:themeTint="A6"/>
          <w:shd w:val="clear" w:color="auto" w:fill="FFFFFF"/>
        </w:rPr>
        <w:t xml:space="preserve">en </w:t>
      </w:r>
      <w:r w:rsidR="0019773A" w:rsidRPr="005E4E3C">
        <w:rPr>
          <w:color w:val="595959" w:themeColor="text1" w:themeTint="A6"/>
          <w:shd w:val="clear" w:color="auto" w:fill="FFFFFF"/>
        </w:rPr>
        <w:t xml:space="preserve">las bibliotecas o </w:t>
      </w:r>
      <w:r w:rsidR="005854F2" w:rsidRPr="005E4E3C">
        <w:rPr>
          <w:color w:val="595959" w:themeColor="text1" w:themeTint="A6"/>
          <w:shd w:val="clear" w:color="auto" w:fill="FFFFFF"/>
        </w:rPr>
        <w:t xml:space="preserve">en </w:t>
      </w:r>
      <w:r w:rsidR="0019773A" w:rsidRPr="005E4E3C">
        <w:rPr>
          <w:color w:val="595959" w:themeColor="text1" w:themeTint="A6"/>
          <w:shd w:val="clear" w:color="auto" w:fill="FFFFFF"/>
        </w:rPr>
        <w:t>los museos universitarios que desarrollan proyectos</w:t>
      </w:r>
      <w:r w:rsidR="008B50D7" w:rsidRPr="005E4E3C">
        <w:rPr>
          <w:color w:val="595959" w:themeColor="text1" w:themeTint="A6"/>
          <w:shd w:val="clear" w:color="auto" w:fill="FFFFFF"/>
        </w:rPr>
        <w:t xml:space="preserve"> finitos</w:t>
      </w:r>
      <w:r w:rsidR="0019773A" w:rsidRPr="005E4E3C">
        <w:rPr>
          <w:color w:val="595959" w:themeColor="text1" w:themeTint="A6"/>
          <w:shd w:val="clear" w:color="auto" w:fill="FFFFFF"/>
        </w:rPr>
        <w:t xml:space="preserve">. </w:t>
      </w:r>
      <w:r w:rsidR="002529A3" w:rsidRPr="005E4E3C">
        <w:rPr>
          <w:color w:val="595959" w:themeColor="text1" w:themeTint="A6"/>
          <w:shd w:val="clear" w:color="auto" w:fill="FFFFFF"/>
        </w:rPr>
        <w:t xml:space="preserve">No puede afirmarse </w:t>
      </w:r>
      <w:r w:rsidR="005854F2" w:rsidRPr="005E4E3C">
        <w:rPr>
          <w:color w:val="595959" w:themeColor="text1" w:themeTint="A6"/>
          <w:shd w:val="clear" w:color="auto" w:fill="FFFFFF"/>
        </w:rPr>
        <w:t>qué tan común es</w:t>
      </w:r>
      <w:r w:rsidR="008B50D7" w:rsidRPr="005E4E3C">
        <w:rPr>
          <w:color w:val="595959" w:themeColor="text1" w:themeTint="A6"/>
          <w:shd w:val="clear" w:color="auto" w:fill="FFFFFF"/>
        </w:rPr>
        <w:t>,</w:t>
      </w:r>
      <w:r w:rsidR="005854F2" w:rsidRPr="005E4E3C">
        <w:rPr>
          <w:color w:val="595959" w:themeColor="text1" w:themeTint="A6"/>
          <w:shd w:val="clear" w:color="auto" w:fill="FFFFFF"/>
        </w:rPr>
        <w:t xml:space="preserve"> </w:t>
      </w:r>
      <w:r w:rsidR="002529A3" w:rsidRPr="005E4E3C">
        <w:rPr>
          <w:color w:val="595959" w:themeColor="text1" w:themeTint="A6"/>
          <w:shd w:val="clear" w:color="auto" w:fill="FFFFFF"/>
        </w:rPr>
        <w:t>pero se encontr</w:t>
      </w:r>
      <w:r w:rsidR="004341C0" w:rsidRPr="005E4E3C">
        <w:rPr>
          <w:color w:val="595959" w:themeColor="text1" w:themeTint="A6"/>
          <w:shd w:val="clear" w:color="auto" w:fill="FFFFFF"/>
        </w:rPr>
        <w:t>aron varios casos ilustrativos. U</w:t>
      </w:r>
      <w:r w:rsidR="002529A3" w:rsidRPr="005E4E3C">
        <w:rPr>
          <w:color w:val="595959" w:themeColor="text1" w:themeTint="A6"/>
          <w:shd w:val="clear" w:color="auto" w:fill="FFFFFF"/>
        </w:rPr>
        <w:t xml:space="preserve">n estudio realizado en </w:t>
      </w:r>
      <w:r w:rsidR="00DB0E4A" w:rsidRPr="005E4E3C">
        <w:rPr>
          <w:color w:val="595959" w:themeColor="text1" w:themeTint="A6"/>
          <w:shd w:val="clear" w:color="auto" w:fill="FFFFFF"/>
        </w:rPr>
        <w:t xml:space="preserve">la </w:t>
      </w:r>
      <w:r w:rsidR="002529A3" w:rsidRPr="005E4E3C">
        <w:rPr>
          <w:color w:val="595959" w:themeColor="text1" w:themeTint="A6"/>
          <w:shd w:val="clear" w:color="auto" w:fill="FFFFFF"/>
        </w:rPr>
        <w:t>UNER</w:t>
      </w:r>
      <w:r w:rsidR="00DB0E4A" w:rsidRPr="005E4E3C">
        <w:rPr>
          <w:color w:val="595959" w:themeColor="text1" w:themeTint="A6"/>
          <w:shd w:val="clear" w:color="auto" w:fill="FFFFFF"/>
        </w:rPr>
        <w:t xml:space="preserve"> (</w:t>
      </w:r>
      <w:r w:rsidR="002529A3" w:rsidRPr="005E4E3C">
        <w:rPr>
          <w:color w:val="595959" w:themeColor="text1" w:themeTint="A6"/>
          <w:shd w:val="clear" w:color="auto" w:fill="FFFFFF"/>
        </w:rPr>
        <w:t>Argentina)</w:t>
      </w:r>
      <w:r w:rsidR="008B50D7" w:rsidRPr="005E4E3C">
        <w:rPr>
          <w:color w:val="595959" w:themeColor="text1" w:themeTint="A6"/>
          <w:shd w:val="clear" w:color="auto" w:fill="FFFFFF"/>
        </w:rPr>
        <w:t>,</w:t>
      </w:r>
      <w:r w:rsidR="002529A3" w:rsidRPr="005E4E3C">
        <w:rPr>
          <w:color w:val="595959" w:themeColor="text1" w:themeTint="A6"/>
          <w:shd w:val="clear" w:color="auto" w:fill="FFFFFF"/>
        </w:rPr>
        <w:t xml:space="preserve"> </w:t>
      </w:r>
      <w:r w:rsidR="002529A3" w:rsidRPr="005E4E3C">
        <w:rPr>
          <w:color w:val="595959" w:themeColor="text1" w:themeTint="A6"/>
        </w:rPr>
        <w:t>que revisa la importancia que tiene la CPC en la visión estratégica</w:t>
      </w:r>
      <w:r w:rsidR="008B50D7" w:rsidRPr="005E4E3C">
        <w:rPr>
          <w:color w:val="595959" w:themeColor="text1" w:themeTint="A6"/>
        </w:rPr>
        <w:t xml:space="preserve">, </w:t>
      </w:r>
      <w:r w:rsidR="002529A3" w:rsidRPr="005E4E3C">
        <w:rPr>
          <w:color w:val="595959" w:themeColor="text1" w:themeTint="A6"/>
        </w:rPr>
        <w:t>en la cultura de la organización y su articulación con las facultades</w:t>
      </w:r>
      <w:r w:rsidR="008B50D7" w:rsidRPr="005E4E3C">
        <w:rPr>
          <w:color w:val="595959" w:themeColor="text1" w:themeTint="A6"/>
        </w:rPr>
        <w:t xml:space="preserve"> que hacen CPC,</w:t>
      </w:r>
      <w:r w:rsidR="005854F2" w:rsidRPr="005E4E3C">
        <w:rPr>
          <w:color w:val="595959" w:themeColor="text1" w:themeTint="A6"/>
        </w:rPr>
        <w:t xml:space="preserve"> </w:t>
      </w:r>
      <w:r w:rsidR="008B50D7" w:rsidRPr="005E4E3C">
        <w:rPr>
          <w:color w:val="595959" w:themeColor="text1" w:themeTint="A6"/>
        </w:rPr>
        <w:t>c</w:t>
      </w:r>
      <w:r w:rsidR="002529A3" w:rsidRPr="005E4E3C">
        <w:rPr>
          <w:color w:val="595959" w:themeColor="text1" w:themeTint="A6"/>
        </w:rPr>
        <w:t xml:space="preserve">oncluye que “los medios y recursos comunicacionales de la universidad y las facultades están orientados de manera predominante a la difusión académica y, por ende, su potencial aporte a la circulación del conocimiento extramuros </w:t>
      </w:r>
      <w:r w:rsidR="002529A3" w:rsidRPr="005E4E3C">
        <w:rPr>
          <w:color w:val="595959" w:themeColor="text1" w:themeTint="A6"/>
        </w:rPr>
        <w:lastRenderedPageBreak/>
        <w:t xml:space="preserve">es subutilizado o desaprovechado” </w:t>
      </w:r>
      <w:r w:rsidR="002529A3" w:rsidRPr="005E4E3C">
        <w:rPr>
          <w:color w:val="595959" w:themeColor="text1" w:themeTint="A6"/>
        </w:rPr>
        <w:fldChar w:fldCharType="begin" w:fldLock="1"/>
      </w:r>
      <w:r w:rsidR="00EF41C8" w:rsidRPr="005E4E3C">
        <w:rPr>
          <w:color w:val="595959" w:themeColor="text1" w:themeTint="A6"/>
        </w:rPr>
        <w:instrText>MERGEFIELD .wWw..wWw.QIQQA_CLUSTER.oOo.3ee1110281fe4fbe9a0360229b120d0b.oOo.cortassa2020comunicar.oOo.INTRANET_BF91FE0F-8D57-492F-8EDD-EB6E776D4FCE.xXx.SEPARATE_AUTHOR_DATE.xXx..xXx.PARAM_SPECIFIER_TYPE.xXx.page.xXx.PARAM_SPECIFIER_LOCATION.xXx.28.xXx.PARAM_PREFIX.xXx..xXx.PARAM_SUFFIX.xXx..oOo. \* MERGEFORMAT</w:instrText>
      </w:r>
      <w:r w:rsidR="002529A3" w:rsidRPr="005E4E3C">
        <w:rPr>
          <w:color w:val="595959" w:themeColor="text1" w:themeTint="A6"/>
        </w:rPr>
        <w:fldChar w:fldCharType="separate"/>
      </w:r>
      <w:r w:rsidR="00EF41C8" w:rsidRPr="005E4E3C">
        <w:rPr>
          <w:color w:val="595959" w:themeColor="text1" w:themeTint="A6"/>
        </w:rPr>
        <w:t>(C. Cortassa et al., 2020, p. 28)</w:t>
      </w:r>
      <w:r w:rsidR="002529A3" w:rsidRPr="005E4E3C">
        <w:rPr>
          <w:color w:val="595959" w:themeColor="text1" w:themeTint="A6"/>
        </w:rPr>
        <w:fldChar w:fldCharType="end"/>
      </w:r>
      <w:r w:rsidR="002529A3" w:rsidRPr="005E4E3C">
        <w:rPr>
          <w:color w:val="595959" w:themeColor="text1" w:themeTint="A6"/>
        </w:rPr>
        <w:t>.</w:t>
      </w:r>
      <w:r w:rsidR="008B50D7" w:rsidRPr="005E4E3C">
        <w:rPr>
          <w:color w:val="595959" w:themeColor="text1" w:themeTint="A6"/>
        </w:rPr>
        <w:t xml:space="preserve"> Parece que las estructuras administrativas pueden facultar o no a una universidad para la CPC y además pueden determinar si se realiza de manera deficitaria o democrática (ver apartado metodológico)</w:t>
      </w:r>
      <w:r w:rsidR="001133F8" w:rsidRPr="005E4E3C">
        <w:rPr>
          <w:color w:val="595959" w:themeColor="text1" w:themeTint="A6"/>
        </w:rPr>
        <w:t>, otra oportunidad de enriquecer la investigación en el campo de la CPC</w:t>
      </w:r>
      <w:r w:rsidR="008B50D7" w:rsidRPr="005E4E3C">
        <w:rPr>
          <w:color w:val="595959" w:themeColor="text1" w:themeTint="A6"/>
        </w:rPr>
        <w:t xml:space="preserve">. </w:t>
      </w:r>
      <w:r w:rsidR="001133F8" w:rsidRPr="005E4E3C">
        <w:rPr>
          <w:color w:val="595959" w:themeColor="text1" w:themeTint="A6"/>
        </w:rPr>
        <w:t>De estas</w:t>
      </w:r>
      <w:r w:rsidR="001133F8" w:rsidRPr="005E4E3C">
        <w:rPr>
          <w:rStyle w:val="normaltextrun"/>
          <w:color w:val="595959" w:themeColor="text1" w:themeTint="A6"/>
          <w:shd w:val="clear" w:color="auto" w:fill="FFFFFF"/>
        </w:rPr>
        <w:t xml:space="preserve"> e</w:t>
      </w:r>
      <w:r w:rsidR="006C3478" w:rsidRPr="005E4E3C">
        <w:rPr>
          <w:rStyle w:val="normaltextrun"/>
          <w:color w:val="595959" w:themeColor="text1" w:themeTint="A6"/>
          <w:shd w:val="clear" w:color="auto" w:fill="FFFFFF"/>
        </w:rPr>
        <w:t>structuras administrativas con iniciativas CPC</w:t>
      </w:r>
      <w:r w:rsidR="00134843" w:rsidRPr="005E4E3C">
        <w:rPr>
          <w:rStyle w:val="normaltextrun"/>
          <w:color w:val="595959" w:themeColor="text1" w:themeTint="A6"/>
          <w:shd w:val="clear" w:color="auto" w:fill="FFFFFF"/>
        </w:rPr>
        <w:t xml:space="preserve"> se encontró </w:t>
      </w:r>
      <w:r w:rsidR="001133F8" w:rsidRPr="005E4E3C">
        <w:rPr>
          <w:rStyle w:val="normaltextrun"/>
          <w:color w:val="595959" w:themeColor="text1" w:themeTint="A6"/>
          <w:shd w:val="clear" w:color="auto" w:fill="FFFFFF"/>
        </w:rPr>
        <w:t xml:space="preserve">en </w:t>
      </w:r>
      <w:r w:rsidR="00134843" w:rsidRPr="005E4E3C">
        <w:rPr>
          <w:rStyle w:val="normaltextrun"/>
          <w:color w:val="595959" w:themeColor="text1" w:themeTint="A6"/>
          <w:shd w:val="clear" w:color="auto" w:fill="FFFFFF"/>
        </w:rPr>
        <w:t>el</w:t>
      </w:r>
      <w:r w:rsidR="0027584E" w:rsidRPr="005E4E3C">
        <w:rPr>
          <w:rStyle w:val="normaltextrun"/>
          <w:color w:val="595959" w:themeColor="text1" w:themeTint="A6"/>
          <w:shd w:val="clear" w:color="auto" w:fill="FFFFFF"/>
        </w:rPr>
        <w:t xml:space="preserve"> caso de la Departamento de Biblioteca y Extensión Cultural de la Institución Universitaria ITM</w:t>
      </w:r>
      <w:r w:rsidR="00134843" w:rsidRPr="005E4E3C">
        <w:rPr>
          <w:rStyle w:val="normaltextrun"/>
          <w:color w:val="595959" w:themeColor="text1" w:themeTint="A6"/>
          <w:shd w:val="clear" w:color="auto" w:fill="FFFFFF"/>
        </w:rPr>
        <w:t xml:space="preserve"> – Colombia -</w:t>
      </w:r>
      <w:r w:rsidR="0027584E" w:rsidRPr="005E4E3C">
        <w:rPr>
          <w:rStyle w:val="normaltextrun"/>
          <w:color w:val="595959" w:themeColor="text1" w:themeTint="A6"/>
          <w:shd w:val="clear" w:color="auto" w:fill="FFFFFF"/>
        </w:rPr>
        <w:t xml:space="preserve"> </w:t>
      </w:r>
      <w:r w:rsidR="0027584E" w:rsidRPr="005E4E3C">
        <w:rPr>
          <w:rStyle w:val="normaltextrun"/>
          <w:color w:val="595959" w:themeColor="text1" w:themeTint="A6"/>
          <w:shd w:val="clear" w:color="auto" w:fill="E1E3E6"/>
        </w:rPr>
        <w:t>(L. Álvarez, 2015; Jiménez &amp; Álvarez, 2017)</w:t>
      </w:r>
      <w:r w:rsidR="0027584E" w:rsidRPr="005E4E3C">
        <w:rPr>
          <w:rStyle w:val="normaltextrun"/>
          <w:color w:val="595959" w:themeColor="text1" w:themeTint="A6"/>
          <w:shd w:val="clear" w:color="auto" w:fill="FFFFFF"/>
        </w:rPr>
        <w:t xml:space="preserve">, aunque no es la única dependencia con </w:t>
      </w:r>
      <w:r w:rsidR="00134843" w:rsidRPr="005E4E3C">
        <w:rPr>
          <w:rStyle w:val="normaltextrun"/>
          <w:color w:val="595959" w:themeColor="text1" w:themeTint="A6"/>
          <w:shd w:val="clear" w:color="auto" w:fill="FFFFFF"/>
        </w:rPr>
        <w:t>iniciativas</w:t>
      </w:r>
      <w:r w:rsidR="0027584E" w:rsidRPr="005E4E3C">
        <w:rPr>
          <w:rStyle w:val="normaltextrun"/>
          <w:color w:val="595959" w:themeColor="text1" w:themeTint="A6"/>
          <w:shd w:val="clear" w:color="auto" w:fill="FFFFFF"/>
        </w:rPr>
        <w:t xml:space="preserve"> </w:t>
      </w:r>
      <w:r w:rsidR="001133F8" w:rsidRPr="005E4E3C">
        <w:rPr>
          <w:rStyle w:val="normaltextrun"/>
          <w:color w:val="595959" w:themeColor="text1" w:themeTint="A6"/>
          <w:shd w:val="clear" w:color="auto" w:fill="FFFFFF"/>
        </w:rPr>
        <w:t>de este tipo</w:t>
      </w:r>
      <w:r w:rsidR="00134843" w:rsidRPr="005E4E3C">
        <w:rPr>
          <w:rStyle w:val="normaltextrun"/>
          <w:color w:val="595959" w:themeColor="text1" w:themeTint="A6"/>
          <w:shd w:val="clear" w:color="auto" w:fill="FFFFFF"/>
        </w:rPr>
        <w:t xml:space="preserve">, </w:t>
      </w:r>
      <w:r w:rsidR="001133F8" w:rsidRPr="005E4E3C">
        <w:rPr>
          <w:rStyle w:val="normaltextrun"/>
          <w:color w:val="595959" w:themeColor="text1" w:themeTint="A6"/>
          <w:shd w:val="clear" w:color="auto" w:fill="FFFFFF"/>
        </w:rPr>
        <w:t>d</w:t>
      </w:r>
      <w:r w:rsidR="0027584E" w:rsidRPr="005E4E3C">
        <w:rPr>
          <w:rStyle w:val="normaltextrun"/>
          <w:color w:val="595959" w:themeColor="text1" w:themeTint="A6"/>
          <w:shd w:val="clear" w:color="auto" w:fill="FFFFFF"/>
        </w:rPr>
        <w:t>esde allí se articulan</w:t>
      </w:r>
      <w:r w:rsidR="008B50D7" w:rsidRPr="005E4E3C">
        <w:rPr>
          <w:rStyle w:val="normaltextrun"/>
          <w:color w:val="595959" w:themeColor="text1" w:themeTint="A6"/>
          <w:shd w:val="clear" w:color="auto" w:fill="FFFFFF"/>
        </w:rPr>
        <w:t xml:space="preserve"> con </w:t>
      </w:r>
      <w:r w:rsidR="0027584E" w:rsidRPr="005E4E3C">
        <w:rPr>
          <w:rStyle w:val="normaltextrun"/>
          <w:color w:val="595959" w:themeColor="text1" w:themeTint="A6"/>
          <w:shd w:val="clear" w:color="auto" w:fill="FFFFFF"/>
        </w:rPr>
        <w:t>la RedPop y similares.</w:t>
      </w:r>
      <w:r w:rsidR="00134843" w:rsidRPr="005E4E3C">
        <w:rPr>
          <w:rFonts w:eastAsiaTheme="majorEastAsia"/>
          <w:color w:val="595959" w:themeColor="text1" w:themeTint="A6"/>
        </w:rPr>
        <w:t xml:space="preserve"> </w:t>
      </w:r>
      <w:r w:rsidR="0027584E" w:rsidRPr="005E4E3C">
        <w:rPr>
          <w:rStyle w:val="normaltextrun"/>
          <w:color w:val="595959" w:themeColor="text1" w:themeTint="A6"/>
          <w:shd w:val="clear" w:color="auto" w:fill="FFFFFF"/>
        </w:rPr>
        <w:t xml:space="preserve">También se encontró el caso de la coordinación de La red de Museos de la Universidad de Buenos Aires (UBA), nombra tareas de extensión académica y articula diversos museos universitarios </w:t>
      </w:r>
      <w:r w:rsidR="0027584E" w:rsidRPr="005E4E3C">
        <w:rPr>
          <w:rStyle w:val="normaltextrun"/>
          <w:color w:val="595959" w:themeColor="text1" w:themeTint="A6"/>
          <w:shd w:val="clear" w:color="auto" w:fill="E1E3E6"/>
        </w:rPr>
        <w:t>(Romero Delgado, 2017)</w:t>
      </w:r>
      <w:r w:rsidR="0027584E" w:rsidRPr="005E4E3C">
        <w:rPr>
          <w:rStyle w:val="normaltextrun"/>
          <w:color w:val="595959" w:themeColor="text1" w:themeTint="A6"/>
          <w:shd w:val="clear" w:color="auto" w:fill="FFFFFF"/>
        </w:rPr>
        <w:t xml:space="preserve">. </w:t>
      </w:r>
      <w:r w:rsidR="008940C5" w:rsidRPr="005E4E3C">
        <w:rPr>
          <w:rStyle w:val="normaltextrun"/>
          <w:color w:val="595959" w:themeColor="text1" w:themeTint="A6"/>
          <w:shd w:val="clear" w:color="auto" w:fill="FFFFFF"/>
        </w:rPr>
        <w:t>En este caso, la coordinación de la red aparece como una dependencia de la universidad</w:t>
      </w:r>
      <w:r w:rsidR="001133F8" w:rsidRPr="005E4E3C">
        <w:rPr>
          <w:rStyle w:val="normaltextrun"/>
          <w:color w:val="595959" w:themeColor="text1" w:themeTint="A6"/>
          <w:shd w:val="clear" w:color="auto" w:fill="FFFFFF"/>
        </w:rPr>
        <w:t xml:space="preserve"> y nombra </w:t>
      </w:r>
      <w:r w:rsidR="008940C5" w:rsidRPr="005E4E3C">
        <w:rPr>
          <w:rStyle w:val="normaltextrun"/>
          <w:color w:val="595959" w:themeColor="text1" w:themeTint="A6"/>
          <w:shd w:val="clear" w:color="auto" w:fill="FFFFFF"/>
        </w:rPr>
        <w:t>una estructura administrativa que no es necesariamente interna</w:t>
      </w:r>
      <w:r w:rsidR="001133F8" w:rsidRPr="005E4E3C">
        <w:rPr>
          <w:rStyle w:val="normaltextrun"/>
          <w:color w:val="595959" w:themeColor="text1" w:themeTint="A6"/>
          <w:shd w:val="clear" w:color="auto" w:fill="FFFFFF"/>
        </w:rPr>
        <w:t xml:space="preserve"> de las universidades pero es importante para el fortalecimiento de su función</w:t>
      </w:r>
      <w:r w:rsidR="008940C5" w:rsidRPr="005E4E3C">
        <w:rPr>
          <w:rStyle w:val="normaltextrun"/>
          <w:color w:val="595959" w:themeColor="text1" w:themeTint="A6"/>
          <w:shd w:val="clear" w:color="auto" w:fill="FFFFFF"/>
        </w:rPr>
        <w:t xml:space="preserve">, </w:t>
      </w:r>
      <w:r w:rsidR="001133F8" w:rsidRPr="005E4E3C">
        <w:rPr>
          <w:rStyle w:val="normaltextrun"/>
          <w:color w:val="595959" w:themeColor="text1" w:themeTint="A6"/>
          <w:shd w:val="clear" w:color="auto" w:fill="FFFFFF"/>
        </w:rPr>
        <w:t>es la estructura</w:t>
      </w:r>
      <w:r w:rsidR="008940C5" w:rsidRPr="005E4E3C">
        <w:rPr>
          <w:rStyle w:val="normaltextrun"/>
          <w:color w:val="595959" w:themeColor="text1" w:themeTint="A6"/>
          <w:shd w:val="clear" w:color="auto" w:fill="FFFFFF"/>
        </w:rPr>
        <w:t xml:space="preserve"> </w:t>
      </w:r>
      <w:r w:rsidR="001133F8" w:rsidRPr="005E4E3C">
        <w:rPr>
          <w:rStyle w:val="normaltextrun"/>
          <w:color w:val="595959" w:themeColor="text1" w:themeTint="A6"/>
          <w:shd w:val="clear" w:color="auto" w:fill="FFFFFF"/>
        </w:rPr>
        <w:t>de red</w:t>
      </w:r>
      <w:r w:rsidR="008940C5" w:rsidRPr="005E4E3C">
        <w:rPr>
          <w:rStyle w:val="normaltextrun"/>
          <w:color w:val="595959" w:themeColor="text1" w:themeTint="A6"/>
          <w:shd w:val="clear" w:color="auto" w:fill="FFFFFF"/>
        </w:rPr>
        <w:t xml:space="preserve"> de universidades. </w:t>
      </w:r>
      <w:r w:rsidR="002F3735" w:rsidRPr="005E4E3C">
        <w:rPr>
          <w:rStyle w:val="normaltextrun"/>
          <w:color w:val="595959" w:themeColor="text1" w:themeTint="A6"/>
          <w:shd w:val="clear" w:color="auto" w:fill="FFFFFF"/>
        </w:rPr>
        <w:t xml:space="preserve">En </w:t>
      </w:r>
      <w:r w:rsidR="008940C5" w:rsidRPr="005E4E3C">
        <w:rPr>
          <w:rStyle w:val="normaltextrun"/>
          <w:color w:val="595959" w:themeColor="text1" w:themeTint="A6"/>
          <w:shd w:val="clear" w:color="auto" w:fill="FFFFFF"/>
        </w:rPr>
        <w:t>Colombia</w:t>
      </w:r>
      <w:r w:rsidR="002F3735" w:rsidRPr="005E4E3C">
        <w:rPr>
          <w:rStyle w:val="normaltextrun"/>
          <w:color w:val="595959" w:themeColor="text1" w:themeTint="A6"/>
          <w:shd w:val="clear" w:color="auto" w:fill="FFFFFF"/>
        </w:rPr>
        <w:t xml:space="preserve"> se encuentra la </w:t>
      </w:r>
      <w:r w:rsidR="002F3735" w:rsidRPr="005E4E3C">
        <w:rPr>
          <w:rStyle w:val="normaltextrun"/>
          <w:i/>
          <w:iCs/>
          <w:color w:val="595959" w:themeColor="text1" w:themeTint="A6"/>
          <w:shd w:val="clear" w:color="auto" w:fill="FFFFFF"/>
        </w:rPr>
        <w:t>Red de Apropiación Social del Conocimiento</w:t>
      </w:r>
      <w:r w:rsidR="002F3735" w:rsidRPr="005E4E3C">
        <w:rPr>
          <w:rStyle w:val="normaltextrun"/>
          <w:color w:val="595959" w:themeColor="text1" w:themeTint="A6"/>
          <w:shd w:val="clear" w:color="auto" w:fill="FFFFFF"/>
        </w:rPr>
        <w:t xml:space="preserve"> </w:t>
      </w:r>
      <w:r w:rsidR="002F3735" w:rsidRPr="005E4E3C">
        <w:rPr>
          <w:rStyle w:val="normaltextrun"/>
          <w:color w:val="595959" w:themeColor="text1" w:themeTint="A6"/>
          <w:shd w:val="clear" w:color="auto" w:fill="E1E3E6"/>
        </w:rPr>
        <w:t>(Herrera et al., 2022; Mejía-Saldarriaga et al., 2020; Zapata Sánchez, 2022)</w:t>
      </w:r>
      <w:r w:rsidR="002F3735" w:rsidRPr="005E4E3C">
        <w:rPr>
          <w:rStyle w:val="normaltextrun"/>
          <w:color w:val="595959" w:themeColor="text1" w:themeTint="A6"/>
          <w:shd w:val="clear" w:color="auto" w:fill="FFFFFF"/>
        </w:rPr>
        <w:t xml:space="preserve"> que se originó con 8 universidades a partir de un Diplomado sobre ASC realizado en 2011 por el Centro de Extensión de la Facultad de Comunicaciones de la U</w:t>
      </w:r>
      <w:r w:rsidR="002F3735" w:rsidRPr="005E4E3C">
        <w:rPr>
          <w:rStyle w:val="normaltextrun"/>
          <w:color w:val="595959" w:themeColor="text1" w:themeTint="A6"/>
          <w:u w:val="single"/>
          <w:shd w:val="clear" w:color="auto" w:fill="FFFFFF"/>
        </w:rPr>
        <w:t>deA</w:t>
      </w:r>
      <w:r w:rsidR="002F3735" w:rsidRPr="005E4E3C">
        <w:rPr>
          <w:rStyle w:val="normaltextrun"/>
          <w:color w:val="595959" w:themeColor="text1" w:themeTint="A6"/>
          <w:shd w:val="clear" w:color="auto" w:fill="FFFFFF"/>
        </w:rPr>
        <w:t xml:space="preserve"> </w:t>
      </w:r>
      <w:r w:rsidR="002F3735" w:rsidRPr="005E4E3C">
        <w:rPr>
          <w:rStyle w:val="normaltextrun"/>
          <w:color w:val="595959" w:themeColor="text1" w:themeTint="A6"/>
          <w:shd w:val="clear" w:color="auto" w:fill="E1E3E6"/>
        </w:rPr>
        <w:t>(Mejía-Saldarriaga et al., 2020)</w:t>
      </w:r>
      <w:r w:rsidR="004443A1" w:rsidRPr="005E4E3C">
        <w:rPr>
          <w:rStyle w:val="normaltextrun"/>
          <w:color w:val="595959" w:themeColor="text1" w:themeTint="A6"/>
          <w:shd w:val="clear" w:color="auto" w:fill="E1E3E6"/>
        </w:rPr>
        <w:t>,</w:t>
      </w:r>
      <w:r w:rsidR="00E97F53" w:rsidRPr="005E4E3C">
        <w:rPr>
          <w:rStyle w:val="normaltextrun"/>
          <w:color w:val="595959" w:themeColor="text1" w:themeTint="A6"/>
          <w:shd w:val="clear" w:color="auto" w:fill="E1E3E6"/>
        </w:rPr>
        <w:t xml:space="preserve"> continúa ofreciendo el diplomado de ASC</w:t>
      </w:r>
      <w:r w:rsidR="008940C5" w:rsidRPr="005E4E3C">
        <w:rPr>
          <w:rStyle w:val="normaltextrun"/>
          <w:color w:val="595959" w:themeColor="text1" w:themeTint="A6"/>
          <w:shd w:val="clear" w:color="auto" w:fill="E1E3E6"/>
        </w:rPr>
        <w:t xml:space="preserve"> </w:t>
      </w:r>
      <w:r w:rsidR="008940C5" w:rsidRPr="005E4E3C">
        <w:rPr>
          <w:rStyle w:val="normaltextrun"/>
          <w:color w:val="595959" w:themeColor="text1" w:themeTint="A6"/>
          <w:highlight w:val="yellow"/>
          <w:shd w:val="clear" w:color="auto" w:fill="E1E3E6"/>
        </w:rPr>
        <w:t>(</w:t>
      </w:r>
      <w:r w:rsidR="00AC4354" w:rsidRPr="005E4E3C">
        <w:rPr>
          <w:color w:val="595959" w:themeColor="text1" w:themeTint="A6"/>
          <w:highlight w:val="yellow"/>
          <w:shd w:val="clear" w:color="auto" w:fill="E1E3E6"/>
        </w:rPr>
        <w:t>Redapropia, s.f.</w:t>
      </w:r>
      <w:r w:rsidR="008940C5" w:rsidRPr="005E4E3C">
        <w:rPr>
          <w:rStyle w:val="normaltextrun"/>
          <w:color w:val="595959" w:themeColor="text1" w:themeTint="A6"/>
          <w:highlight w:val="yellow"/>
          <w:shd w:val="clear" w:color="auto" w:fill="E1E3E6"/>
        </w:rPr>
        <w:t>)</w:t>
      </w:r>
      <w:r w:rsidR="002F3735" w:rsidRPr="005E4E3C">
        <w:rPr>
          <w:rStyle w:val="normaltextrun"/>
          <w:color w:val="595959" w:themeColor="text1" w:themeTint="A6"/>
          <w:shd w:val="clear" w:color="auto" w:fill="FFFFFF"/>
        </w:rPr>
        <w:t xml:space="preserve">. </w:t>
      </w:r>
    </w:p>
    <w:p w14:paraId="76450909" w14:textId="3BD752B6" w:rsidR="00614CD7" w:rsidRPr="005E4E3C" w:rsidRDefault="00D01F5A" w:rsidP="00456A86">
      <w:pPr>
        <w:pStyle w:val="prrafonormal"/>
        <w:rPr>
          <w:rStyle w:val="Estilo1Char"/>
          <w:rFonts w:eastAsia="Century Gothic"/>
          <w:b w:val="0"/>
          <w:bCs w:val="0"/>
          <w:color w:val="595959" w:themeColor="text1" w:themeTint="A6"/>
          <w:shd w:val="clear" w:color="auto" w:fill="FFFFFF"/>
        </w:rPr>
      </w:pPr>
      <w:r w:rsidRPr="005E4E3C">
        <w:rPr>
          <w:rStyle w:val="normaltextrun"/>
          <w:color w:val="595959" w:themeColor="text1" w:themeTint="A6"/>
          <w:shd w:val="clear" w:color="auto" w:fill="FFFFFF"/>
        </w:rPr>
        <w:t>No se encontraron estudios directos que abordaran las tensiones internas dentro de la universidad dados los diversos intereses</w:t>
      </w:r>
      <w:r w:rsidR="008B50D7" w:rsidRPr="005E4E3C">
        <w:rPr>
          <w:rStyle w:val="normaltextrun"/>
          <w:color w:val="595959" w:themeColor="text1" w:themeTint="A6"/>
          <w:shd w:val="clear" w:color="auto" w:fill="FFFFFF"/>
        </w:rPr>
        <w:t xml:space="preserve"> (que con más detalle se ven e</w:t>
      </w:r>
      <w:r w:rsidRPr="005E4E3C">
        <w:rPr>
          <w:rStyle w:val="normaltextrun"/>
          <w:color w:val="595959" w:themeColor="text1" w:themeTint="A6"/>
          <w:shd w:val="clear" w:color="auto" w:fill="FFFFFF"/>
        </w:rPr>
        <w:t>n el apartado anterior</w:t>
      </w:r>
      <w:r w:rsidR="008B50D7" w:rsidRPr="005E4E3C">
        <w:rPr>
          <w:rStyle w:val="normaltextrun"/>
          <w:color w:val="595959" w:themeColor="text1" w:themeTint="A6"/>
          <w:shd w:val="clear" w:color="auto" w:fill="FFFFFF"/>
        </w:rPr>
        <w:t>)</w:t>
      </w:r>
      <w:r w:rsidRPr="005E4E3C">
        <w:rPr>
          <w:rStyle w:val="normaltextrun"/>
          <w:color w:val="595959" w:themeColor="text1" w:themeTint="A6"/>
          <w:shd w:val="clear" w:color="auto" w:fill="FFFFFF"/>
        </w:rPr>
        <w:t xml:space="preserve"> que deben conciliarse en la misionalidad. Los casos permiten vislumbrar algunas de las tensiones administrativas</w:t>
      </w:r>
      <w:r w:rsidR="00540A1D" w:rsidRPr="005E4E3C">
        <w:rPr>
          <w:rStyle w:val="normaltextrun"/>
          <w:color w:val="595959" w:themeColor="text1" w:themeTint="A6"/>
          <w:shd w:val="clear" w:color="auto" w:fill="FFFFFF"/>
        </w:rPr>
        <w:t xml:space="preserve"> pues</w:t>
      </w:r>
      <w:r w:rsidR="00A611B7" w:rsidRPr="005E4E3C">
        <w:rPr>
          <w:rStyle w:val="normaltextrun"/>
          <w:color w:val="595959" w:themeColor="text1" w:themeTint="A6"/>
          <w:shd w:val="clear" w:color="auto" w:fill="FFFFFF"/>
        </w:rPr>
        <w:t xml:space="preserve"> aquello que está en juego responde a lógicas distintas, es de esperarse que </w:t>
      </w:r>
      <w:r w:rsidR="00A57BC4" w:rsidRPr="005E4E3C">
        <w:rPr>
          <w:rStyle w:val="normaltextrun"/>
          <w:color w:val="595959" w:themeColor="text1" w:themeTint="A6"/>
          <w:shd w:val="clear" w:color="auto" w:fill="FFFFFF"/>
        </w:rPr>
        <w:t xml:space="preserve">la lógica </w:t>
      </w:r>
      <w:r w:rsidR="000278AC" w:rsidRPr="005E4E3C">
        <w:rPr>
          <w:rStyle w:val="normaltextrun"/>
          <w:color w:val="595959" w:themeColor="text1" w:themeTint="A6"/>
          <w:shd w:val="clear" w:color="auto" w:fill="FFFFFF"/>
        </w:rPr>
        <w:t>de investigación</w:t>
      </w:r>
      <w:r w:rsidR="00A57BC4" w:rsidRPr="005E4E3C">
        <w:rPr>
          <w:rStyle w:val="normaltextrun"/>
          <w:color w:val="595959" w:themeColor="text1" w:themeTint="A6"/>
          <w:shd w:val="clear" w:color="auto" w:fill="FFFFFF"/>
        </w:rPr>
        <w:t xml:space="preserve"> sea </w:t>
      </w:r>
      <w:r w:rsidR="000278AC" w:rsidRPr="005E4E3C">
        <w:rPr>
          <w:rStyle w:val="normaltextrun"/>
          <w:color w:val="595959" w:themeColor="text1" w:themeTint="A6"/>
          <w:shd w:val="clear" w:color="auto" w:fill="FFFFFF"/>
        </w:rPr>
        <w:t>competir en los distintos sistemas de evaluación nacionales e internacionales</w:t>
      </w:r>
      <w:r w:rsidR="002B3F19" w:rsidRPr="005E4E3C">
        <w:rPr>
          <w:rStyle w:val="normaltextrun"/>
          <w:color w:val="595959" w:themeColor="text1" w:themeTint="A6"/>
          <w:shd w:val="clear" w:color="auto" w:fill="FFFFFF"/>
        </w:rPr>
        <w:t xml:space="preserve">, lo mismo entre los intereses de una facultad y </w:t>
      </w:r>
      <w:r w:rsidR="00A57BC4" w:rsidRPr="005E4E3C">
        <w:rPr>
          <w:rStyle w:val="normaltextrun"/>
          <w:color w:val="595959" w:themeColor="text1" w:themeTint="A6"/>
          <w:shd w:val="clear" w:color="auto" w:fill="FFFFFF"/>
        </w:rPr>
        <w:t xml:space="preserve">estos no son </w:t>
      </w:r>
      <w:r w:rsidR="002B3F19" w:rsidRPr="005E4E3C">
        <w:rPr>
          <w:rStyle w:val="normaltextrun"/>
          <w:color w:val="595959" w:themeColor="text1" w:themeTint="A6"/>
          <w:shd w:val="clear" w:color="auto" w:fill="FFFFFF"/>
        </w:rPr>
        <w:t xml:space="preserve">los del área de CPC, incluso </w:t>
      </w:r>
      <w:r w:rsidR="002B3F19" w:rsidRPr="005E4E3C">
        <w:rPr>
          <w:color w:val="595959" w:themeColor="text1" w:themeTint="A6"/>
          <w:shd w:val="clear" w:color="auto" w:fill="FFFFFF"/>
        </w:rPr>
        <w:t xml:space="preserve">lo que </w:t>
      </w:r>
      <w:r w:rsidR="00A57BC4" w:rsidRPr="005E4E3C">
        <w:rPr>
          <w:color w:val="595959" w:themeColor="text1" w:themeTint="A6"/>
          <w:shd w:val="clear" w:color="auto" w:fill="FFFFFF"/>
        </w:rPr>
        <w:t>interese a</w:t>
      </w:r>
      <w:r w:rsidR="002B3F19" w:rsidRPr="005E4E3C">
        <w:rPr>
          <w:color w:val="595959" w:themeColor="text1" w:themeTint="A6"/>
          <w:shd w:val="clear" w:color="auto" w:fill="FFFFFF"/>
        </w:rPr>
        <w:t xml:space="preserve"> las comunidades universitarias (propias</w:t>
      </w:r>
      <w:r w:rsidR="00A57BC4" w:rsidRPr="005E4E3C">
        <w:rPr>
          <w:color w:val="595959" w:themeColor="text1" w:themeTint="A6"/>
          <w:shd w:val="clear" w:color="auto" w:fill="FFFFFF"/>
        </w:rPr>
        <w:t xml:space="preserve"> o </w:t>
      </w:r>
      <w:r w:rsidR="002B3F19" w:rsidRPr="005E4E3C">
        <w:rPr>
          <w:color w:val="595959" w:themeColor="text1" w:themeTint="A6"/>
          <w:shd w:val="clear" w:color="auto" w:fill="FFFFFF"/>
        </w:rPr>
        <w:t>relacionadas</w:t>
      </w:r>
      <w:r w:rsidR="00E13834" w:rsidRPr="005E4E3C">
        <w:rPr>
          <w:color w:val="595959" w:themeColor="text1" w:themeTint="A6"/>
          <w:shd w:val="clear" w:color="auto" w:fill="FFFFFF"/>
        </w:rPr>
        <w:t xml:space="preserve"> a través de proyectos concretos</w:t>
      </w:r>
      <w:r w:rsidR="002B3F19" w:rsidRPr="005E4E3C">
        <w:rPr>
          <w:color w:val="595959" w:themeColor="text1" w:themeTint="A6"/>
          <w:shd w:val="clear" w:color="auto" w:fill="FFFFFF"/>
        </w:rPr>
        <w:t xml:space="preserve">) </w:t>
      </w:r>
      <w:r w:rsidR="002B3F19"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54d8766c79524e259bb941a23131ef31.oOo.ojeda2019fomento.oOo.INTRANET_BF91FE0F-8D57-492F-8EDD-EB6E776D4FCE.xXx.SEPARATE_AUTHOR_DATE.xXx..oOo.carreno2022experiencing.oOo.INTRANET_BF91FE0F-8D57-492F-8EDD-EB6E776D4FCE.oOo.barba2019public.oOo.INTRANET_BF91FE0F-8D57-492F-8EDD-EB6E776D4FCE.oOo. \* MERGEFORMAT</w:instrText>
      </w:r>
      <w:r w:rsidR="002B3F19" w:rsidRPr="005E4E3C">
        <w:rPr>
          <w:color w:val="595959" w:themeColor="text1" w:themeTint="A6"/>
          <w:shd w:val="clear" w:color="auto" w:fill="FFFFFF"/>
        </w:rPr>
        <w:fldChar w:fldCharType="separate"/>
      </w:r>
      <w:r w:rsidR="00EF41C8" w:rsidRPr="005E4E3C">
        <w:rPr>
          <w:color w:val="595959" w:themeColor="text1" w:themeTint="A6"/>
        </w:rPr>
        <w:t>(Carreño-Marquez &amp; Cereceres-Aguirre, 2022; Ojeda-Romano, 2019; Patiño et al., 2019)</w:t>
      </w:r>
      <w:r w:rsidR="002B3F19" w:rsidRPr="005E4E3C">
        <w:rPr>
          <w:color w:val="595959" w:themeColor="text1" w:themeTint="A6"/>
          <w:shd w:val="clear" w:color="auto" w:fill="FFFFFF"/>
        </w:rPr>
        <w:fldChar w:fldCharType="end"/>
      </w:r>
      <w:r w:rsidR="00A57BC4" w:rsidRPr="005E4E3C">
        <w:rPr>
          <w:color w:val="595959" w:themeColor="text1" w:themeTint="A6"/>
          <w:shd w:val="clear" w:color="auto" w:fill="FFFFFF"/>
        </w:rPr>
        <w:t xml:space="preserve"> será distinto</w:t>
      </w:r>
      <w:r w:rsidR="002B3F19" w:rsidRPr="005E4E3C">
        <w:rPr>
          <w:color w:val="595959" w:themeColor="text1" w:themeTint="A6"/>
          <w:shd w:val="clear" w:color="auto" w:fill="FFFFFF"/>
        </w:rPr>
        <w:t>.</w:t>
      </w:r>
      <w:r w:rsidR="00AB0765" w:rsidRPr="005E4E3C">
        <w:rPr>
          <w:color w:val="595959" w:themeColor="text1" w:themeTint="A6"/>
          <w:shd w:val="clear" w:color="auto" w:fill="FFFFFF"/>
        </w:rPr>
        <w:t xml:space="preserve"> </w:t>
      </w:r>
      <w:r w:rsidR="00A57BC4" w:rsidRPr="005E4E3C">
        <w:rPr>
          <w:color w:val="595959" w:themeColor="text1" w:themeTint="A6"/>
          <w:shd w:val="clear" w:color="auto" w:fill="FFFFFF"/>
        </w:rPr>
        <w:t xml:space="preserve">Está diferencia de lógicas e intereses y las tensiones que generan </w:t>
      </w:r>
      <w:r w:rsidR="00A57BC4" w:rsidRPr="005E4E3C">
        <w:rPr>
          <w:rStyle w:val="normaltextrun"/>
          <w:color w:val="595959" w:themeColor="text1" w:themeTint="A6"/>
          <w:shd w:val="clear" w:color="auto" w:fill="FFFFFF"/>
        </w:rPr>
        <w:t xml:space="preserve">es </w:t>
      </w:r>
      <w:r w:rsidR="002B3F19" w:rsidRPr="005E4E3C">
        <w:rPr>
          <w:rStyle w:val="normaltextrun"/>
          <w:color w:val="595959" w:themeColor="text1" w:themeTint="A6"/>
          <w:shd w:val="clear" w:color="auto" w:fill="FFFFFF"/>
        </w:rPr>
        <w:t xml:space="preserve">un espacio con riqueza para la exploración </w:t>
      </w:r>
      <w:r w:rsidR="00A57BC4" w:rsidRPr="005E4E3C">
        <w:rPr>
          <w:rStyle w:val="normaltextrun"/>
          <w:color w:val="595959" w:themeColor="text1" w:themeTint="A6"/>
          <w:shd w:val="clear" w:color="auto" w:fill="FFFFFF"/>
        </w:rPr>
        <w:t>sobre</w:t>
      </w:r>
      <w:r w:rsidR="002B3F19" w:rsidRPr="005E4E3C">
        <w:rPr>
          <w:rStyle w:val="normaltextrun"/>
          <w:color w:val="595959" w:themeColor="text1" w:themeTint="A6"/>
          <w:shd w:val="clear" w:color="auto" w:fill="FFFFFF"/>
        </w:rPr>
        <w:t xml:space="preserve"> el rol de las universidades</w:t>
      </w:r>
      <w:r w:rsidR="00A57BC4" w:rsidRPr="005E4E3C">
        <w:rPr>
          <w:rStyle w:val="normaltextrun"/>
          <w:color w:val="595959" w:themeColor="text1" w:themeTint="A6"/>
          <w:shd w:val="clear" w:color="auto" w:fill="FFFFFF"/>
        </w:rPr>
        <w:t xml:space="preserve"> de AL</w:t>
      </w:r>
      <w:r w:rsidR="002B3F19" w:rsidRPr="005E4E3C">
        <w:rPr>
          <w:rStyle w:val="normaltextrun"/>
          <w:color w:val="595959" w:themeColor="text1" w:themeTint="A6"/>
          <w:shd w:val="clear" w:color="auto" w:fill="FFFFFF"/>
        </w:rPr>
        <w:t xml:space="preserve"> en la circulación del conocimiento</w:t>
      </w:r>
      <w:r w:rsidR="00A57BC4" w:rsidRPr="005E4E3C">
        <w:rPr>
          <w:rStyle w:val="normaltextrun"/>
          <w:color w:val="595959" w:themeColor="text1" w:themeTint="A6"/>
          <w:shd w:val="clear" w:color="auto" w:fill="FFFFFF"/>
        </w:rPr>
        <w:t>.</w:t>
      </w:r>
      <w:r w:rsidR="004E01F9" w:rsidRPr="005E4E3C">
        <w:rPr>
          <w:color w:val="595959" w:themeColor="text1" w:themeTint="A6"/>
          <w:shd w:val="clear" w:color="auto" w:fill="FFFFFF"/>
        </w:rPr>
        <w:t xml:space="preserve"> </w:t>
      </w:r>
      <w:r w:rsidR="004E01F9" w:rsidRPr="005E4E3C">
        <w:rPr>
          <w:rFonts w:eastAsiaTheme="majorEastAsia"/>
          <w:color w:val="595959" w:themeColor="text1" w:themeTint="A6"/>
        </w:rPr>
        <w:t>Además que</w:t>
      </w:r>
      <w:r w:rsidR="0067720A" w:rsidRPr="005E4E3C">
        <w:rPr>
          <w:rFonts w:eastAsiaTheme="majorEastAsia"/>
          <w:color w:val="595959" w:themeColor="text1" w:themeTint="A6"/>
        </w:rPr>
        <w:t xml:space="preserve"> son las universidades las llamadas a realizar el ejercicio formativo </w:t>
      </w:r>
      <w:r w:rsidR="0067720A" w:rsidRPr="005E4E3C">
        <w:rPr>
          <w:rFonts w:eastAsiaTheme="majorEastAsia"/>
          <w:color w:val="595959" w:themeColor="text1" w:themeTint="A6"/>
          <w:lang w:val="en-US"/>
        </w:rPr>
        <w:fldChar w:fldCharType="begin" w:fldLock="1"/>
      </w:r>
      <w:r w:rsidR="00EF41C8" w:rsidRPr="005E4E3C">
        <w:rPr>
          <w:rFonts w:eastAsiaTheme="majorEastAsia"/>
          <w:color w:val="595959" w:themeColor="text1" w:themeTint="A6"/>
        </w:rPr>
        <w:instrText>MERGEFIELD .wWw..wWw.QIQQA_CLUSTER.oOo.90d99163afa9455f97fb4a5fa6168ca8.oOo.llorente2023models.oOo.INTRANET_BF91FE0F-8D57-492F-8EDD-EB6E776D4FCE.xXx.SEPARATE_AUTHOR_DATE.xXx..xXx.PARAM_SPECIFIER_TYPE.xXx..xXx.PARAM_SPECIFIER_LOCATION.xXx..xXx.PARAM_PREFIX.xXx..xXx.PARAM_SUFFIX.xXx..oOo. \* MERGEFORMAT</w:instrText>
      </w:r>
      <w:r w:rsidR="0067720A" w:rsidRPr="005E4E3C">
        <w:rPr>
          <w:rFonts w:eastAsiaTheme="majorEastAsia"/>
          <w:color w:val="595959" w:themeColor="text1" w:themeTint="A6"/>
          <w:lang w:val="en-US"/>
        </w:rPr>
        <w:fldChar w:fldCharType="separate"/>
      </w:r>
      <w:r w:rsidR="00EF41C8" w:rsidRPr="005E4E3C">
        <w:rPr>
          <w:color w:val="595959" w:themeColor="text1" w:themeTint="A6"/>
        </w:rPr>
        <w:t>(Llorente &amp; Revuelta, 2023)</w:t>
      </w:r>
      <w:r w:rsidR="0067720A" w:rsidRPr="005E4E3C">
        <w:rPr>
          <w:rFonts w:eastAsiaTheme="majorEastAsia"/>
          <w:color w:val="595959" w:themeColor="text1" w:themeTint="A6"/>
        </w:rPr>
        <w:fldChar w:fldCharType="end"/>
      </w:r>
      <w:r w:rsidR="0067720A" w:rsidRPr="005E4E3C">
        <w:rPr>
          <w:rFonts w:eastAsiaTheme="majorEastAsia"/>
          <w:color w:val="595959" w:themeColor="text1" w:themeTint="A6"/>
        </w:rPr>
        <w:t xml:space="preserve"> que fortalece el rol</w:t>
      </w:r>
      <w:r w:rsidR="004E01F9" w:rsidRPr="005E4E3C">
        <w:rPr>
          <w:rFonts w:eastAsiaTheme="majorEastAsia"/>
          <w:color w:val="595959" w:themeColor="text1" w:themeTint="A6"/>
        </w:rPr>
        <w:t>, la profesionalización</w:t>
      </w:r>
      <w:r w:rsidR="0067720A" w:rsidRPr="005E4E3C">
        <w:rPr>
          <w:rFonts w:eastAsiaTheme="majorEastAsia"/>
          <w:color w:val="595959" w:themeColor="text1" w:themeTint="A6"/>
        </w:rPr>
        <w:t xml:space="preserve"> y el campo de estudio</w:t>
      </w:r>
      <w:r w:rsidR="00690EE7" w:rsidRPr="005E4E3C">
        <w:rPr>
          <w:rFonts w:eastAsiaTheme="majorEastAsia"/>
          <w:color w:val="595959" w:themeColor="text1" w:themeTint="A6"/>
        </w:rPr>
        <w:t xml:space="preserve">, </w:t>
      </w:r>
      <w:r w:rsidR="004E01F9" w:rsidRPr="005E4E3C">
        <w:rPr>
          <w:rFonts w:eastAsiaTheme="majorEastAsia"/>
          <w:color w:val="595959" w:themeColor="text1" w:themeTint="A6"/>
        </w:rPr>
        <w:t xml:space="preserve">a continuación </w:t>
      </w:r>
      <w:r w:rsidR="00690EE7" w:rsidRPr="005E4E3C">
        <w:rPr>
          <w:rFonts w:eastAsiaTheme="majorEastAsia"/>
          <w:color w:val="595959" w:themeColor="text1" w:themeTint="A6"/>
        </w:rPr>
        <w:t xml:space="preserve">se </w:t>
      </w:r>
      <w:r w:rsidR="0067720A" w:rsidRPr="005E4E3C">
        <w:rPr>
          <w:rFonts w:eastAsiaTheme="majorEastAsia"/>
          <w:color w:val="595959" w:themeColor="text1" w:themeTint="A6"/>
        </w:rPr>
        <w:t>recorrerá lo que la literatura enuncia</w:t>
      </w:r>
      <w:r w:rsidR="004E01F9" w:rsidRPr="005E4E3C">
        <w:rPr>
          <w:rFonts w:eastAsiaTheme="majorEastAsia"/>
          <w:color w:val="595959" w:themeColor="text1" w:themeTint="A6"/>
        </w:rPr>
        <w:t xml:space="preserve"> en este sentido</w:t>
      </w:r>
      <w:r w:rsidR="0067720A" w:rsidRPr="005E4E3C">
        <w:rPr>
          <w:rFonts w:eastAsiaTheme="majorEastAsia"/>
          <w:color w:val="595959" w:themeColor="text1" w:themeTint="A6"/>
        </w:rPr>
        <w:t xml:space="preserve">. </w:t>
      </w:r>
    </w:p>
    <w:p w14:paraId="48FF4ACA" w14:textId="1E6FCA0A" w:rsidR="00614CD7" w:rsidRPr="005E4E3C" w:rsidRDefault="00B93A2C" w:rsidP="00456A86">
      <w:pPr>
        <w:pStyle w:val="Estilo1"/>
        <w:rPr>
          <w:color w:val="595959" w:themeColor="text1" w:themeTint="A6"/>
        </w:rPr>
      </w:pPr>
      <w:commentRangeStart w:id="46"/>
      <w:r w:rsidRPr="005E4E3C">
        <w:rPr>
          <w:color w:val="595959" w:themeColor="text1" w:themeTint="A6"/>
        </w:rPr>
        <w:lastRenderedPageBreak/>
        <w:t xml:space="preserve">Comunicadores de la ciencia en procesos CPC </w:t>
      </w:r>
      <w:commentRangeStart w:id="47"/>
      <w:r w:rsidRPr="005E4E3C">
        <w:rPr>
          <w:color w:val="595959" w:themeColor="text1" w:themeTint="A6"/>
        </w:rPr>
        <w:t>universitarios</w:t>
      </w:r>
      <w:commentRangeEnd w:id="47"/>
      <w:r w:rsidRPr="005E4E3C">
        <w:rPr>
          <w:rStyle w:val="CommentReference"/>
          <w:color w:val="595959" w:themeColor="text1" w:themeTint="A6"/>
          <w:sz w:val="24"/>
          <w:szCs w:val="24"/>
        </w:rPr>
        <w:commentReference w:id="47"/>
      </w:r>
      <w:r w:rsidRPr="005E4E3C">
        <w:rPr>
          <w:color w:val="595959" w:themeColor="text1" w:themeTint="A6"/>
        </w:rPr>
        <w:t xml:space="preserve">, formación,  </w:t>
      </w:r>
      <w:commentRangeStart w:id="48"/>
      <w:r w:rsidRPr="005E4E3C">
        <w:rPr>
          <w:color w:val="595959" w:themeColor="text1" w:themeTint="A6"/>
        </w:rPr>
        <w:t>profesionalización</w:t>
      </w:r>
      <w:commentRangeEnd w:id="48"/>
      <w:r w:rsidRPr="005E4E3C">
        <w:rPr>
          <w:rStyle w:val="CommentReference"/>
          <w:color w:val="595959" w:themeColor="text1" w:themeTint="A6"/>
          <w:sz w:val="24"/>
          <w:szCs w:val="24"/>
        </w:rPr>
        <w:commentReference w:id="48"/>
      </w:r>
      <w:r w:rsidRPr="005E4E3C">
        <w:rPr>
          <w:color w:val="595959" w:themeColor="text1" w:themeTint="A6"/>
        </w:rPr>
        <w:t xml:space="preserve"> y roles que desempeñan </w:t>
      </w:r>
      <w:commentRangeEnd w:id="46"/>
      <w:r w:rsidRPr="005E4E3C">
        <w:rPr>
          <w:rStyle w:val="CommentReference"/>
          <w:color w:val="595959" w:themeColor="text1" w:themeTint="A6"/>
          <w:sz w:val="24"/>
          <w:szCs w:val="24"/>
        </w:rPr>
        <w:commentReference w:id="46"/>
      </w:r>
    </w:p>
    <w:p w14:paraId="1F6CD5BB" w14:textId="4AA01EB8" w:rsidR="004302F0" w:rsidRPr="005E4E3C" w:rsidRDefault="0067720A" w:rsidP="009C046C">
      <w:pPr>
        <w:pStyle w:val="prrafonormal"/>
        <w:rPr>
          <w:color w:val="595959" w:themeColor="text1" w:themeTint="A6"/>
        </w:rPr>
      </w:pPr>
      <w:r w:rsidRPr="005E4E3C">
        <w:rPr>
          <w:color w:val="595959" w:themeColor="text1" w:themeTint="A6"/>
        </w:rPr>
        <w:t xml:space="preserve">La literatura en AL reconoce </w:t>
      </w:r>
      <w:r w:rsidR="00745AC1" w:rsidRPr="005E4E3C">
        <w:rPr>
          <w:color w:val="595959" w:themeColor="text1" w:themeTint="A6"/>
        </w:rPr>
        <w:t xml:space="preserve">generaciones </w:t>
      </w:r>
      <w:r w:rsidR="00745AC1" w:rsidRPr="005E4E3C">
        <w:rPr>
          <w:color w:val="595959" w:themeColor="text1" w:themeTint="A6"/>
        </w:rPr>
        <w:fldChar w:fldCharType="begin" w:fldLock="1"/>
      </w:r>
      <w:r w:rsidR="00EF41C8" w:rsidRPr="005E4E3C">
        <w:rPr>
          <w:color w:val="595959" w:themeColor="text1" w:themeTint="A6"/>
        </w:rPr>
        <w:instrText>MERGEFIELD .wWw..wWw.QIQQA_CLUSTER.oOo.2d0d4ee5f6be422b958c5d7747642e9b.oOo.massarani2018estado.oOo.INTRANET_BF91FE0F-8D57-492F-8EDD-EB6E776D4FCE.xXx.SEPARATE_AUTHOR_DATE.xXx..oOo.trampuz2021medios.oOo.INTRANET_BF91FE0F-8D57-492F-8EDD-EB6E776D4FCE.oOo. \* MERGEFORMAT</w:instrText>
      </w:r>
      <w:r w:rsidR="00745AC1" w:rsidRPr="005E4E3C">
        <w:rPr>
          <w:color w:val="595959" w:themeColor="text1" w:themeTint="A6"/>
        </w:rPr>
        <w:fldChar w:fldCharType="separate"/>
      </w:r>
      <w:r w:rsidR="00EF41C8" w:rsidRPr="005E4E3C">
        <w:rPr>
          <w:color w:val="595959" w:themeColor="text1" w:themeTint="A6"/>
        </w:rPr>
        <w:t>(L. Massarani, 2018; Trampuz &amp; others, 2021)</w:t>
      </w:r>
      <w:r w:rsidR="00745AC1" w:rsidRPr="005E4E3C">
        <w:rPr>
          <w:color w:val="595959" w:themeColor="text1" w:themeTint="A6"/>
        </w:rPr>
        <w:fldChar w:fldCharType="end"/>
      </w:r>
      <w:r w:rsidRPr="005E4E3C">
        <w:rPr>
          <w:color w:val="595959" w:themeColor="text1" w:themeTint="A6"/>
        </w:rPr>
        <w:t xml:space="preserve"> </w:t>
      </w:r>
      <w:r w:rsidR="00745AC1" w:rsidRPr="005E4E3C">
        <w:rPr>
          <w:color w:val="595959" w:themeColor="text1" w:themeTint="A6"/>
        </w:rPr>
        <w:t xml:space="preserve">de </w:t>
      </w:r>
      <w:r w:rsidRPr="005E4E3C">
        <w:rPr>
          <w:color w:val="595959" w:themeColor="text1" w:themeTint="A6"/>
        </w:rPr>
        <w:t>comunicador</w:t>
      </w:r>
      <w:r w:rsidR="00745AC1" w:rsidRPr="005E4E3C">
        <w:rPr>
          <w:color w:val="595959" w:themeColor="text1" w:themeTint="A6"/>
        </w:rPr>
        <w:t>es</w:t>
      </w:r>
      <w:r w:rsidRPr="005E4E3C">
        <w:rPr>
          <w:color w:val="595959" w:themeColor="text1" w:themeTint="A6"/>
        </w:rPr>
        <w:t>, divulgador</w:t>
      </w:r>
      <w:r w:rsidR="00745AC1" w:rsidRPr="005E4E3C">
        <w:rPr>
          <w:color w:val="595959" w:themeColor="text1" w:themeTint="A6"/>
        </w:rPr>
        <w:t>es</w:t>
      </w:r>
      <w:r w:rsidRPr="005E4E3C">
        <w:rPr>
          <w:color w:val="595959" w:themeColor="text1" w:themeTint="A6"/>
        </w:rPr>
        <w:t xml:space="preserve"> de ciencia o profesional</w:t>
      </w:r>
      <w:r w:rsidR="00745AC1" w:rsidRPr="005E4E3C">
        <w:rPr>
          <w:color w:val="595959" w:themeColor="text1" w:themeTint="A6"/>
        </w:rPr>
        <w:t>es</w:t>
      </w:r>
      <w:r w:rsidRPr="005E4E3C">
        <w:rPr>
          <w:color w:val="595959" w:themeColor="text1" w:themeTint="A6"/>
        </w:rPr>
        <w:t xml:space="preserve"> de la CPC, sea la faceta que se elija para nombrarse</w:t>
      </w:r>
      <w:r w:rsidR="00745AC1" w:rsidRPr="005E4E3C">
        <w:rPr>
          <w:color w:val="595959" w:themeColor="text1" w:themeTint="A6"/>
        </w:rPr>
        <w:t>.</w:t>
      </w:r>
      <w:r w:rsidR="009C046C" w:rsidRPr="005E4E3C">
        <w:rPr>
          <w:color w:val="595959" w:themeColor="text1" w:themeTint="A6"/>
        </w:rPr>
        <w:t xml:space="preserve"> </w:t>
      </w:r>
      <w:r w:rsidR="004302F0" w:rsidRPr="005E4E3C">
        <w:rPr>
          <w:color w:val="595959" w:themeColor="text1" w:themeTint="A6"/>
        </w:rPr>
        <w:t>Se d</w:t>
      </w:r>
      <w:r w:rsidR="009C046C" w:rsidRPr="005E4E3C">
        <w:rPr>
          <w:color w:val="595959" w:themeColor="text1" w:themeTint="A6"/>
        </w:rPr>
        <w:t xml:space="preserve">ice que este ejercicio no está siendo realizado por amateurs </w:t>
      </w:r>
      <w:r w:rsidR="009C046C" w:rsidRPr="005E4E3C">
        <w:rPr>
          <w:color w:val="595959" w:themeColor="text1" w:themeTint="A6"/>
          <w:lang w:val="en-US"/>
        </w:rPr>
        <w:fldChar w:fldCharType="begin" w:fldLock="1"/>
      </w:r>
      <w:r w:rsidR="00EF41C8" w:rsidRPr="005E4E3C">
        <w:rPr>
          <w:color w:val="595959" w:themeColor="text1" w:themeTint="A6"/>
        </w:rPr>
        <w:instrText>MERGEFIELD .wWw..wWw.QIQQA_CLUSTER.oOo.90c52412c0c74a75a260049e3d33507e.oOo.ojeda2022organisational.oOo.INTRANET_BF91FE0F-8D57-492F-8EDD-EB6E776D4FCE.xXx.SEPARATE_AUTHOR_DATE.xXx..oOo.carreno2022experiencing.oOo.INTRANET_BF91FE0F-8D57-492F-8EDD-EB6E776D4FCE.oOo.trench2017universities.oOo.INTRANET_BF91FE0F-8D57-492F-8EDD-EB6E776D4FCE.oOo. \* MERGEFORMAT</w:instrText>
      </w:r>
      <w:r w:rsidR="009C046C" w:rsidRPr="005E4E3C">
        <w:rPr>
          <w:color w:val="595959" w:themeColor="text1" w:themeTint="A6"/>
          <w:lang w:val="en-US"/>
        </w:rPr>
        <w:fldChar w:fldCharType="separate"/>
      </w:r>
      <w:r w:rsidR="00EF41C8" w:rsidRPr="005E4E3C">
        <w:rPr>
          <w:color w:val="595959" w:themeColor="text1" w:themeTint="A6"/>
        </w:rPr>
        <w:t>(Carreño-Marquez &amp; Cereceres-Aguirre, 2022; Ojeda-Romano et al., 2022; Trench, 2017)</w:t>
      </w:r>
      <w:r w:rsidR="009C046C" w:rsidRPr="005E4E3C">
        <w:rPr>
          <w:color w:val="595959" w:themeColor="text1" w:themeTint="A6"/>
          <w:lang w:val="en-US"/>
        </w:rPr>
        <w:fldChar w:fldCharType="end"/>
      </w:r>
      <w:r w:rsidR="00094C63" w:rsidRPr="005E4E3C">
        <w:rPr>
          <w:color w:val="595959" w:themeColor="text1" w:themeTint="A6"/>
        </w:rPr>
        <w:t xml:space="preserve"> y </w:t>
      </w:r>
      <w:r w:rsidR="006A6B3E" w:rsidRPr="005E4E3C">
        <w:rPr>
          <w:color w:val="595959" w:themeColor="text1" w:themeTint="A6"/>
        </w:rPr>
        <w:t xml:space="preserve">que </w:t>
      </w:r>
      <w:r w:rsidR="00094C63" w:rsidRPr="005E4E3C">
        <w:rPr>
          <w:color w:val="595959" w:themeColor="text1" w:themeTint="A6"/>
        </w:rPr>
        <w:t xml:space="preserve">forman un ecosistema diverso en funciones y saberes de la comunicación </w:t>
      </w:r>
      <w:r w:rsidR="00D90F5C" w:rsidRPr="005E4E3C">
        <w:rPr>
          <w:color w:val="595959" w:themeColor="text1" w:themeTint="A6"/>
          <w:lang w:val="en-US"/>
        </w:rPr>
        <w:fldChar w:fldCharType="begin" w:fldLock="1"/>
      </w:r>
      <w:r w:rsidR="00EF41C8" w:rsidRPr="005E4E3C">
        <w:rPr>
          <w:color w:val="595959" w:themeColor="text1" w:themeTint="A6"/>
        </w:rPr>
        <w:instrText>MERGEFIELD .wWw..wWw.QIQQA_CLUSTER.oOo.2e353360cd9042b4bebe31f7531bc3d8.oOo.herrera2016academia.oOo.INTRANET_BF91FE0F-8D57-492F-8EDD-EB6E776D4FCE.xXx.SEPARATE_AUTHOR_DATE.xXx..oOo.davies2016science.oOo.INTRANET_BF91FE0F-8D57-492F-8EDD-EB6E776D4FCE.oOo. \* MERGEFORMAT</w:instrText>
      </w:r>
      <w:r w:rsidR="00D90F5C" w:rsidRPr="005E4E3C">
        <w:rPr>
          <w:color w:val="595959" w:themeColor="text1" w:themeTint="A6"/>
          <w:lang w:val="en-US"/>
        </w:rPr>
        <w:fldChar w:fldCharType="separate"/>
      </w:r>
      <w:r w:rsidR="00EF41C8" w:rsidRPr="005E4E3C">
        <w:rPr>
          <w:color w:val="595959" w:themeColor="text1" w:themeTint="A6"/>
        </w:rPr>
        <w:t>(Davies &amp; Horst, 2016; Herrera-Lima et al., 2016)</w:t>
      </w:r>
      <w:r w:rsidR="00D90F5C" w:rsidRPr="005E4E3C">
        <w:rPr>
          <w:color w:val="595959" w:themeColor="text1" w:themeTint="A6"/>
          <w:lang w:val="en-US"/>
        </w:rPr>
        <w:fldChar w:fldCharType="end"/>
      </w:r>
      <w:r w:rsidR="00745AC1" w:rsidRPr="005E4E3C">
        <w:rPr>
          <w:color w:val="595959" w:themeColor="text1" w:themeTint="A6"/>
        </w:rPr>
        <w:t xml:space="preserve">. </w:t>
      </w:r>
      <w:r w:rsidR="004302F0" w:rsidRPr="005E4E3C">
        <w:rPr>
          <w:color w:val="595959" w:themeColor="text1" w:themeTint="A6"/>
        </w:rPr>
        <w:t>En este apartado se revisa lo que la literatura muestra sobre el profesional de la CPC en AL desde su evolución, luego sobre su formación</w:t>
      </w:r>
      <w:r w:rsidR="00CA1BD5" w:rsidRPr="005E4E3C">
        <w:rPr>
          <w:color w:val="595959" w:themeColor="text1" w:themeTint="A6"/>
        </w:rPr>
        <w:t xml:space="preserve"> profesional</w:t>
      </w:r>
      <w:r w:rsidR="004302F0" w:rsidRPr="005E4E3C">
        <w:rPr>
          <w:color w:val="595959" w:themeColor="text1" w:themeTint="A6"/>
        </w:rPr>
        <w:t xml:space="preserve"> y finalmente sobre los roles </w:t>
      </w:r>
      <w:r w:rsidR="003C336F" w:rsidRPr="005E4E3C">
        <w:rPr>
          <w:color w:val="595959" w:themeColor="text1" w:themeTint="A6"/>
        </w:rPr>
        <w:t>con</w:t>
      </w:r>
      <w:r w:rsidR="004302F0" w:rsidRPr="005E4E3C">
        <w:rPr>
          <w:color w:val="595959" w:themeColor="text1" w:themeTint="A6"/>
        </w:rPr>
        <w:t xml:space="preserve"> los que se asocia</w:t>
      </w:r>
      <w:r w:rsidR="003C336F" w:rsidRPr="005E4E3C">
        <w:rPr>
          <w:color w:val="595959" w:themeColor="text1" w:themeTint="A6"/>
        </w:rPr>
        <w:t xml:space="preserve"> en el campo</w:t>
      </w:r>
      <w:r w:rsidR="004302F0" w:rsidRPr="005E4E3C">
        <w:rPr>
          <w:color w:val="595959" w:themeColor="text1" w:themeTint="A6"/>
        </w:rPr>
        <w:t xml:space="preserve">. </w:t>
      </w:r>
    </w:p>
    <w:p w14:paraId="2C67B81F" w14:textId="1F79E21E" w:rsidR="002F7794" w:rsidRPr="005E4E3C" w:rsidRDefault="006C687C" w:rsidP="002F7794">
      <w:pPr>
        <w:pStyle w:val="prrafonormal"/>
        <w:rPr>
          <w:color w:val="595959" w:themeColor="text1" w:themeTint="A6"/>
        </w:rPr>
      </w:pPr>
      <w:r w:rsidRPr="005E4E3C">
        <w:rPr>
          <w:rFonts w:eastAsiaTheme="minorEastAsia"/>
          <w:color w:val="595959" w:themeColor="text1" w:themeTint="A6"/>
        </w:rPr>
        <w:fldChar w:fldCharType="begin" w:fldLock="1"/>
      </w:r>
      <w:r w:rsidR="00EF41C8" w:rsidRPr="005E4E3C">
        <w:rPr>
          <w:rFonts w:eastAsiaTheme="minorEastAsia"/>
          <w:color w:val="595959" w:themeColor="text1" w:themeTint="A6"/>
        </w:rPr>
        <w:instrText>MERGEFIELD .wWw..wWw.QIQQA_CLUSTER.oOo.5c10f7a47ec24c2588b2e3a88a37c73e.oOo.massarani2018estado.oOo.INTRANET_BF91FE0F-8D57-492F-8EDD-EB6E776D4FCE.xXx.SEPARATE_AUTHOR_DATE.xXx.TRUE.xXx.PARAM_SPECIFIER_TYPE.xXx..xXx.PARAM_SPECIFIER_LOCATION.xXx..xXx.PARAM_PREFIX.xXx..xXx.PARAM_SUFFIX.xXx..oOo.reynoso2015formacion.oOo.INTRANET_BF91FE0F-8D57-492F-8EDD-EB6E776D4FCE.xXx.SEPARATE_AUTHOR_DATE.xXx.TRUE.xXx.PARAM_SPECIFIER_TYPE.xXx..xXx.PARAM_SPECIFIER_LOCATION.xXx..xXx.PARAM_PREFIX.xXx..xXx.PARAM_SUFFIX.xXx..oOo. \* MERGEFORMAT</w:instrText>
      </w:r>
      <w:r w:rsidRPr="005E4E3C">
        <w:rPr>
          <w:rFonts w:eastAsiaTheme="minorEastAsia"/>
          <w:color w:val="595959" w:themeColor="text1" w:themeTint="A6"/>
        </w:rPr>
        <w:fldChar w:fldCharType="separate"/>
      </w:r>
      <w:r w:rsidR="00EF41C8" w:rsidRPr="005E4E3C">
        <w:rPr>
          <w:color w:val="595959" w:themeColor="text1" w:themeTint="A6"/>
        </w:rPr>
        <w:t>L. Massarani, Reynoso, et al. (2015; 2018)</w:t>
      </w:r>
      <w:r w:rsidRPr="005E4E3C">
        <w:rPr>
          <w:rFonts w:eastAsiaTheme="minorEastAsia"/>
          <w:color w:val="595959" w:themeColor="text1" w:themeTint="A6"/>
        </w:rPr>
        <w:fldChar w:fldCharType="end"/>
      </w:r>
      <w:r w:rsidRPr="005E4E3C">
        <w:rPr>
          <w:rFonts w:eastAsiaTheme="minorEastAsia"/>
          <w:color w:val="595959" w:themeColor="text1" w:themeTint="A6"/>
        </w:rPr>
        <w:t xml:space="preserve"> </w:t>
      </w:r>
      <w:ins w:id="49" w:author="Daniel Hermelin Bravo" w:date="2024-09-03T22:27:00Z">
        <w:r w:rsidRPr="005E4E3C">
          <w:rPr>
            <w:rFonts w:eastAsiaTheme="minorEastAsia"/>
            <w:color w:val="595959" w:themeColor="text1" w:themeTint="A6"/>
          </w:rPr>
          <w:t xml:space="preserve">revisar APA </w:t>
        </w:r>
      </w:ins>
      <w:r w:rsidRPr="005E4E3C">
        <w:rPr>
          <w:rFonts w:eastAsiaTheme="minorEastAsia"/>
          <w:color w:val="595959" w:themeColor="text1" w:themeTint="A6"/>
        </w:rPr>
        <w:t>hablan de tres generaciones de divulgadores de la ciencia en América desde 1990 hasta 2018, donde ubican los pioneros de la CPC con acciones desde el ensayo y el error. La segunda generación, sin oferta formativa formal</w:t>
      </w:r>
      <w:r w:rsidR="003C336F" w:rsidRPr="005E4E3C">
        <w:rPr>
          <w:rFonts w:eastAsiaTheme="minorEastAsia"/>
          <w:color w:val="595959" w:themeColor="text1" w:themeTint="A6"/>
        </w:rPr>
        <w:t>,</w:t>
      </w:r>
      <w:r w:rsidRPr="005E4E3C">
        <w:rPr>
          <w:rFonts w:eastAsiaTheme="minorEastAsia"/>
          <w:color w:val="595959" w:themeColor="text1" w:themeTint="A6"/>
        </w:rPr>
        <w:t xml:space="preserve"> complementó su profesión con pedagogía, literatura, periodismo y cine. La creación de la oferta subsiguiente debe a las gestiones de esta generación </w:t>
      </w:r>
      <w:r w:rsidR="00CA1BD5" w:rsidRPr="005E4E3C">
        <w:rPr>
          <w:rFonts w:eastAsiaTheme="minorEastAsia"/>
          <w:color w:val="595959" w:themeColor="text1" w:themeTint="A6"/>
        </w:rPr>
        <w:t>la emergencia de</w:t>
      </w:r>
      <w:r w:rsidRPr="005E4E3C">
        <w:rPr>
          <w:rFonts w:eastAsiaTheme="minorEastAsia"/>
          <w:color w:val="595959" w:themeColor="text1" w:themeTint="A6"/>
        </w:rPr>
        <w:t xml:space="preserve"> una tercera que sí </w:t>
      </w:r>
      <w:r w:rsidR="00CA1BD5" w:rsidRPr="005E4E3C">
        <w:rPr>
          <w:rFonts w:eastAsiaTheme="minorEastAsia"/>
          <w:color w:val="595959" w:themeColor="text1" w:themeTint="A6"/>
        </w:rPr>
        <w:t>accede a una</w:t>
      </w:r>
      <w:r w:rsidRPr="005E4E3C">
        <w:rPr>
          <w:rFonts w:eastAsiaTheme="minorEastAsia"/>
          <w:color w:val="595959" w:themeColor="text1" w:themeTint="A6"/>
        </w:rPr>
        <w:t xml:space="preserve"> oferta formal y se profesionaliza. </w:t>
      </w:r>
      <w:r w:rsidR="003C336F" w:rsidRPr="005E4E3C">
        <w:rPr>
          <w:rFonts w:eastAsiaTheme="minorEastAsia"/>
          <w:color w:val="595959" w:themeColor="text1" w:themeTint="A6"/>
        </w:rPr>
        <w:t>En el corpus revisado</w:t>
      </w:r>
      <w:r w:rsidR="004F7004" w:rsidRPr="005E4E3C">
        <w:rPr>
          <w:rFonts w:eastAsiaTheme="minorEastAsia"/>
          <w:color w:val="595959" w:themeColor="text1" w:themeTint="A6"/>
        </w:rPr>
        <w:t xml:space="preserve"> hace falta información sobre </w:t>
      </w:r>
      <w:r w:rsidR="003C336F" w:rsidRPr="005E4E3C">
        <w:rPr>
          <w:rFonts w:eastAsiaTheme="minorEastAsia"/>
          <w:color w:val="595959" w:themeColor="text1" w:themeTint="A6"/>
        </w:rPr>
        <w:t>el proceso de cambio generacional</w:t>
      </w:r>
      <w:r w:rsidR="004F7004" w:rsidRPr="005E4E3C">
        <w:rPr>
          <w:rFonts w:eastAsiaTheme="minorEastAsia"/>
          <w:color w:val="595959" w:themeColor="text1" w:themeTint="A6"/>
        </w:rPr>
        <w:t xml:space="preserve"> desde lo observado hasta 2018</w:t>
      </w:r>
      <w:r w:rsidR="003A4254" w:rsidRPr="005E4E3C">
        <w:rPr>
          <w:rFonts w:eastAsiaTheme="minorEastAsia"/>
          <w:color w:val="595959" w:themeColor="text1" w:themeTint="A6"/>
        </w:rPr>
        <w:t>.</w:t>
      </w:r>
      <w:r w:rsidR="00D03515" w:rsidRPr="005E4E3C">
        <w:rPr>
          <w:rFonts w:eastAsiaTheme="minorEastAsia"/>
          <w:color w:val="595959" w:themeColor="text1" w:themeTint="A6"/>
        </w:rPr>
        <w:t xml:space="preserve"> Pensar la profesionalización como desarrollo generacional implica revisar también lo que la literatura muestra desde la formación en CPC, la oferta disponible y las percepciones relacionadas. </w:t>
      </w:r>
      <w:r w:rsidR="00395A36" w:rsidRPr="005E4E3C">
        <w:rPr>
          <w:color w:val="595959" w:themeColor="text1" w:themeTint="A6"/>
        </w:rPr>
        <w:t xml:space="preserve">Sobre esto se encontraron algunos estudios que hacen seguimiento hasta 2017, la continuidad la comprensión de esto es importante si se busca fortalecer la CPC como campo de </w:t>
      </w:r>
      <w:r w:rsidR="002F7794" w:rsidRPr="005E4E3C">
        <w:rPr>
          <w:color w:val="595959" w:themeColor="text1" w:themeTint="A6"/>
        </w:rPr>
        <w:t xml:space="preserve">práctica y de </w:t>
      </w:r>
      <w:r w:rsidR="00395A36" w:rsidRPr="005E4E3C">
        <w:rPr>
          <w:color w:val="595959" w:themeColor="text1" w:themeTint="A6"/>
        </w:rPr>
        <w:t xml:space="preserve">estudio en AL </w:t>
      </w:r>
      <w:r w:rsidR="00395A36" w:rsidRPr="005E4E3C">
        <w:rPr>
          <w:color w:val="595959" w:themeColor="text1" w:themeTint="A6"/>
        </w:rPr>
        <w:fldChar w:fldCharType="begin" w:fldLock="1"/>
      </w:r>
      <w:r w:rsidR="00EF41C8" w:rsidRPr="005E4E3C">
        <w:rPr>
          <w:color w:val="595959" w:themeColor="text1" w:themeTint="A6"/>
        </w:rPr>
        <w:instrText>MERGEFIELD .wWw..wWw.QIQQA_CLUSTER.oOo.89090b59899e4ba4a3ad5f8d26bed3fe.oOo.massarani2015redpop.oOo.INTRANET_BF91FE0F-8D57-492F-8EDD-EB6E776D4FCE.xXx.SEPARATE_AUTHOR_DATE.xXx..oOo. \* MERGEFORMAT</w:instrText>
      </w:r>
      <w:r w:rsidR="00395A36" w:rsidRPr="005E4E3C">
        <w:rPr>
          <w:color w:val="595959" w:themeColor="text1" w:themeTint="A6"/>
        </w:rPr>
        <w:fldChar w:fldCharType="separate"/>
      </w:r>
      <w:r w:rsidR="00EF41C8" w:rsidRPr="005E4E3C">
        <w:rPr>
          <w:color w:val="595959" w:themeColor="text1" w:themeTint="A6"/>
        </w:rPr>
        <w:t>(L. Massarani, Aguirre, et al., 2015)</w:t>
      </w:r>
      <w:r w:rsidR="00395A36" w:rsidRPr="005E4E3C">
        <w:rPr>
          <w:color w:val="595959" w:themeColor="text1" w:themeTint="A6"/>
        </w:rPr>
        <w:fldChar w:fldCharType="end"/>
      </w:r>
      <w:ins w:id="50" w:author="Daniel Hermelin Bravo" w:date="2024-09-04T19:55:00Z">
        <w:r w:rsidR="00395A36" w:rsidRPr="005E4E3C">
          <w:rPr>
            <w:color w:val="595959" w:themeColor="text1" w:themeTint="A6"/>
            <w:u w:val="single"/>
          </w:rPr>
          <w:t xml:space="preserve"> </w:t>
        </w:r>
      </w:ins>
      <w:r w:rsidR="00395A36" w:rsidRPr="005E4E3C">
        <w:rPr>
          <w:color w:val="595959" w:themeColor="text1" w:themeTint="A6"/>
          <w:u w:val="single"/>
        </w:rPr>
        <w:t xml:space="preserve"> APA </w:t>
      </w:r>
      <w:r w:rsidR="00395A36" w:rsidRPr="005E4E3C">
        <w:rPr>
          <w:color w:val="595959" w:themeColor="text1" w:themeTint="A6"/>
        </w:rPr>
        <w:t xml:space="preserve">y “actuar como verdaderas comunidades de conocimiento y, en consecuencia, como mediadores entre la ciencia, la academia y la sociedad” </w:t>
      </w:r>
      <w:r w:rsidR="00395A36" w:rsidRPr="005E4E3C">
        <w:rPr>
          <w:color w:val="595959" w:themeColor="text1" w:themeTint="A6"/>
        </w:rPr>
        <w:fldChar w:fldCharType="begin" w:fldLock="1"/>
      </w:r>
      <w:r w:rsidR="00EF41C8" w:rsidRPr="005E4E3C">
        <w:rPr>
          <w:color w:val="595959" w:themeColor="text1" w:themeTint="A6"/>
        </w:rPr>
        <w:instrText>MERGEFIELD .wWw..wWw.QIQQA_CLUSTER.oOo.8ae764e88a58465689948058adff1856.oOo.leon2021dimension.oOo.DACFE05D-6BF7-45A3-AE8A-FD343BABC7CB.xXx.SEPARATE_AUTHOR_DATE.xXx..xXx.PARAM_SPECIFIER_TYPE.xXx.page.xXx.PARAM_SPECIFIER_LOCATION.xXx.2.xXx.PARAM_PREFIX.xXx..xXx.PARAM_SUFFIX.xXx..oOo. \* MERGEFORMAT</w:instrText>
      </w:r>
      <w:r w:rsidR="00395A36" w:rsidRPr="005E4E3C">
        <w:rPr>
          <w:color w:val="595959" w:themeColor="text1" w:themeTint="A6"/>
        </w:rPr>
        <w:fldChar w:fldCharType="separate"/>
      </w:r>
      <w:r w:rsidR="00EF41C8" w:rsidRPr="005E4E3C">
        <w:rPr>
          <w:color w:val="595959" w:themeColor="text1" w:themeTint="A6"/>
        </w:rPr>
        <w:t>(Leόn-Duarte et al., 2021, p. 2)</w:t>
      </w:r>
      <w:r w:rsidR="00395A36" w:rsidRPr="005E4E3C">
        <w:rPr>
          <w:color w:val="595959" w:themeColor="text1" w:themeTint="A6"/>
        </w:rPr>
        <w:fldChar w:fldCharType="end"/>
      </w:r>
      <w:r w:rsidR="00395A36" w:rsidRPr="005E4E3C">
        <w:rPr>
          <w:color w:val="595959" w:themeColor="text1" w:themeTint="A6"/>
        </w:rPr>
        <w:t xml:space="preserve">. </w:t>
      </w:r>
      <w:r w:rsidR="002F7794" w:rsidRPr="005E4E3C">
        <w:rPr>
          <w:color w:val="595959" w:themeColor="text1" w:themeTint="A6"/>
        </w:rPr>
        <w:t xml:space="preserve">Formalizar las iniciativas en las universidades de AL aportaría a fortalecer “debilidades estructurales, organizacionales y de recursos” (Massarani et al., 2017, p. 9) ya que </w:t>
      </w:r>
      <w:r w:rsidR="00332981" w:rsidRPr="005E4E3C">
        <w:rPr>
          <w:color w:val="595959" w:themeColor="text1" w:themeTint="A6"/>
        </w:rPr>
        <w:t xml:space="preserve">comúnmente </w:t>
      </w:r>
      <w:r w:rsidR="002F7794" w:rsidRPr="005E4E3C">
        <w:rPr>
          <w:color w:val="595959" w:themeColor="text1" w:themeTint="A6"/>
        </w:rPr>
        <w:t>las iniciativas CPC se sostienen aunque con baja continuidad, por la acción voluntaria</w:t>
      </w:r>
      <w:r w:rsidR="002F7794" w:rsidRPr="005E4E3C">
        <w:rPr>
          <w:color w:val="595959" w:themeColor="text1" w:themeTint="A6"/>
          <w:u w:val="single"/>
        </w:rPr>
        <w:t>,</w:t>
      </w:r>
      <w:r w:rsidR="002F7794" w:rsidRPr="005E4E3C">
        <w:rPr>
          <w:color w:val="595959" w:themeColor="text1" w:themeTint="A6"/>
        </w:rPr>
        <w:t xml:space="preserve"> y no remunerada, ni reconocida tanto de comunicadores como de investigadores </w:t>
      </w:r>
      <w:r w:rsidR="002F7794" w:rsidRPr="005E4E3C">
        <w:rPr>
          <w:color w:val="595959" w:themeColor="text1" w:themeTint="A6"/>
        </w:rPr>
        <w:fldChar w:fldCharType="begin" w:fldLock="1"/>
      </w:r>
      <w:r w:rsidR="00EF41C8" w:rsidRPr="005E4E3C">
        <w:rPr>
          <w:color w:val="595959" w:themeColor="text1" w:themeTint="A6"/>
        </w:rPr>
        <w:instrText>MERGEFIELD .wWw..wWw.QIQQA_CLUSTER.oOo.ea2ad7e36cba4808a03f40876d0cfa6b.oOo.trampuz2021medios.oOo.INTRANET_BF91FE0F-8D57-492F-8EDD-EB6E776D4FCE.xXx.SEPARATE_AUTHOR_DATE.xXx..oOo.valenciamodelos.oOo.INTRANET_BF91FE0F-8D57-492F-8EDD-EB6E776D4FCE.oOo.galimberti2020agua.oOo.INTRANET_BF91FE0F-8D57-492F-8EDD-EB6E776D4FCE.oOo. \* MERGEFORMAT</w:instrText>
      </w:r>
      <w:r w:rsidR="002F7794" w:rsidRPr="005E4E3C">
        <w:rPr>
          <w:color w:val="595959" w:themeColor="text1" w:themeTint="A6"/>
        </w:rPr>
        <w:fldChar w:fldCharType="separate"/>
      </w:r>
      <w:r w:rsidR="00EF41C8" w:rsidRPr="005E4E3C">
        <w:rPr>
          <w:color w:val="595959" w:themeColor="text1" w:themeTint="A6"/>
        </w:rPr>
        <w:t>(Galimberti et al., 2020; Trampuz &amp; others, 2021; Valencia &amp; Restrepo, n.d.)</w:t>
      </w:r>
      <w:r w:rsidR="002F7794" w:rsidRPr="005E4E3C">
        <w:rPr>
          <w:color w:val="595959" w:themeColor="text1" w:themeTint="A6"/>
        </w:rPr>
        <w:fldChar w:fldCharType="end"/>
      </w:r>
      <w:r w:rsidR="002F7794" w:rsidRPr="005E4E3C">
        <w:rPr>
          <w:color w:val="595959" w:themeColor="text1" w:themeTint="A6"/>
        </w:rPr>
        <w:t>.</w:t>
      </w:r>
    </w:p>
    <w:p w14:paraId="5B8FA8F5" w14:textId="5AB869F8" w:rsidR="00395A36" w:rsidRPr="005E4E3C" w:rsidRDefault="004A21BC" w:rsidP="00456A86">
      <w:pPr>
        <w:pStyle w:val="prrafonormal"/>
        <w:rPr>
          <w:rStyle w:val="normaltextrun"/>
          <w:rFonts w:eastAsiaTheme="majorEastAsia"/>
          <w:color w:val="595959" w:themeColor="text1" w:themeTint="A6"/>
        </w:rPr>
      </w:pPr>
      <w:r w:rsidRPr="005E4E3C">
        <w:rPr>
          <w:rStyle w:val="normaltextrun"/>
          <w:rFonts w:eastAsiaTheme="majorEastAsia"/>
          <w:color w:val="595959" w:themeColor="text1" w:themeTint="A6"/>
        </w:rPr>
        <w:t xml:space="preserve">El estudio de </w:t>
      </w:r>
      <w:r w:rsidR="00A95582" w:rsidRPr="005E4E3C">
        <w:rPr>
          <w:rFonts w:eastAsiaTheme="majorEastAsia"/>
          <w:color w:val="595959" w:themeColor="text1" w:themeTint="A6"/>
          <w:shd w:val="clear" w:color="auto" w:fill="E1E3E6"/>
        </w:rPr>
        <w:fldChar w:fldCharType="begin" w:fldLock="1"/>
      </w:r>
      <w:r w:rsidR="00EF41C8" w:rsidRPr="005E4E3C">
        <w:rPr>
          <w:rFonts w:eastAsiaTheme="majorEastAsia"/>
          <w:color w:val="595959" w:themeColor="text1" w:themeTint="A6"/>
          <w:shd w:val="clear" w:color="auto" w:fill="E1E3E6"/>
        </w:rPr>
        <w:instrText>MERGEFIELD .wWw..wWw.QIQQA_CLUSTER.oOo.80afb288f80c48679f544a93038fc35d.oOo.massarani2018estado.oOo.INTRANET_BF91FE0F-8D57-492F-8EDD-EB6E776D4FCE.xXx.SEPARATE_AUTHOR_DATE.xXx.TRUE.xXx.PARAM_SPECIFIER_TYPE.xXx..xXx.PARAM_SPECIFIER_LOCATION.xXx..xXx.PARAM_PREFIX.xXx..xXx.PARAM_SUFFIX.xXx..oOo. \* MERGEFORMAT</w:instrText>
      </w:r>
      <w:r w:rsidR="00A95582" w:rsidRPr="005E4E3C">
        <w:rPr>
          <w:rFonts w:eastAsiaTheme="majorEastAsia"/>
          <w:color w:val="595959" w:themeColor="text1" w:themeTint="A6"/>
          <w:shd w:val="clear" w:color="auto" w:fill="E1E3E6"/>
        </w:rPr>
        <w:fldChar w:fldCharType="separate"/>
      </w:r>
      <w:r w:rsidR="00EF41C8" w:rsidRPr="005E4E3C">
        <w:rPr>
          <w:color w:val="595959" w:themeColor="text1" w:themeTint="A6"/>
        </w:rPr>
        <w:t>L. Massarani (2018)</w:t>
      </w:r>
      <w:r w:rsidR="00A95582" w:rsidRPr="005E4E3C">
        <w:rPr>
          <w:rFonts w:eastAsiaTheme="majorEastAsia"/>
          <w:color w:val="595959" w:themeColor="text1" w:themeTint="A6"/>
          <w:shd w:val="clear" w:color="auto" w:fill="E1E3E6"/>
        </w:rPr>
        <w:fldChar w:fldCharType="end"/>
      </w:r>
      <w:commentRangeStart w:id="51"/>
      <w:commentRangeStart w:id="52"/>
      <w:commentRangeStart w:id="53"/>
      <w:commentRangeStart w:id="54"/>
      <w:commentRangeEnd w:id="51"/>
      <w:r w:rsidR="00A95582" w:rsidRPr="005E4E3C">
        <w:rPr>
          <w:rStyle w:val="CommentReference"/>
          <w:rFonts w:eastAsiaTheme="majorEastAsia"/>
          <w:color w:val="595959" w:themeColor="text1" w:themeTint="A6"/>
          <w:sz w:val="24"/>
          <w:szCs w:val="24"/>
          <w:shd w:val="clear" w:color="auto" w:fill="E1E3E6"/>
        </w:rPr>
        <w:commentReference w:id="51"/>
      </w:r>
      <w:commentRangeEnd w:id="52"/>
      <w:r w:rsidR="00A95582" w:rsidRPr="005E4E3C">
        <w:rPr>
          <w:rStyle w:val="CommentReference"/>
          <w:rFonts w:eastAsiaTheme="majorEastAsia"/>
          <w:color w:val="595959" w:themeColor="text1" w:themeTint="A6"/>
          <w:sz w:val="24"/>
          <w:szCs w:val="24"/>
          <w:shd w:val="clear" w:color="auto" w:fill="E1E3E6"/>
        </w:rPr>
        <w:commentReference w:id="52"/>
      </w:r>
      <w:commentRangeEnd w:id="53"/>
      <w:r w:rsidR="00A95582" w:rsidRPr="005E4E3C">
        <w:rPr>
          <w:rStyle w:val="CommentReference"/>
          <w:rFonts w:eastAsiaTheme="majorEastAsia"/>
          <w:color w:val="595959" w:themeColor="text1" w:themeTint="A6"/>
          <w:sz w:val="24"/>
          <w:szCs w:val="24"/>
          <w:shd w:val="clear" w:color="auto" w:fill="E1E3E6"/>
        </w:rPr>
        <w:commentReference w:id="53"/>
      </w:r>
      <w:commentRangeEnd w:id="54"/>
      <w:r w:rsidR="00A95582" w:rsidRPr="005E4E3C">
        <w:rPr>
          <w:rStyle w:val="CommentReference"/>
          <w:rFonts w:eastAsiaTheme="majorEastAsia"/>
          <w:color w:val="595959" w:themeColor="text1" w:themeTint="A6"/>
          <w:sz w:val="24"/>
          <w:szCs w:val="24"/>
          <w:shd w:val="clear" w:color="auto" w:fill="E1E3E6"/>
        </w:rPr>
        <w:commentReference w:id="54"/>
      </w:r>
      <w:r w:rsidR="00A95582" w:rsidRPr="005E4E3C">
        <w:rPr>
          <w:rFonts w:eastAsiaTheme="majorEastAsia"/>
          <w:color w:val="595959" w:themeColor="text1" w:themeTint="A6"/>
          <w:shd w:val="clear" w:color="auto" w:fill="E1E3E6"/>
        </w:rPr>
        <w:t xml:space="preserve"> </w:t>
      </w:r>
      <w:r w:rsidRPr="005E4E3C">
        <w:rPr>
          <w:rStyle w:val="normaltextrun"/>
          <w:rFonts w:eastAsiaTheme="majorEastAsia"/>
          <w:color w:val="595959" w:themeColor="text1" w:themeTint="A6"/>
        </w:rPr>
        <w:t xml:space="preserve">que compila la oferta formativa en CPC en AL desde 1990, dice que desde </w:t>
      </w:r>
      <w:r w:rsidR="00A95582" w:rsidRPr="005E4E3C">
        <w:rPr>
          <w:rStyle w:val="normaltextrun"/>
          <w:rFonts w:eastAsiaTheme="majorEastAsia"/>
          <w:color w:val="595959" w:themeColor="text1" w:themeTint="A6"/>
        </w:rPr>
        <w:t xml:space="preserve">2008 </w:t>
      </w:r>
      <w:r w:rsidR="004E3549" w:rsidRPr="005E4E3C">
        <w:rPr>
          <w:rStyle w:val="normaltextrun"/>
          <w:rFonts w:eastAsiaTheme="majorEastAsia"/>
          <w:color w:val="595959" w:themeColor="text1" w:themeTint="A6"/>
        </w:rPr>
        <w:t xml:space="preserve">hay un aumento </w:t>
      </w:r>
      <w:r w:rsidR="00A95582" w:rsidRPr="005E4E3C">
        <w:rPr>
          <w:rStyle w:val="normaltextrun"/>
          <w:rFonts w:eastAsiaTheme="majorEastAsia"/>
          <w:color w:val="595959" w:themeColor="text1" w:themeTint="A6"/>
        </w:rPr>
        <w:t xml:space="preserve">significativo </w:t>
      </w:r>
      <w:r w:rsidR="004E3549" w:rsidRPr="005E4E3C">
        <w:rPr>
          <w:rStyle w:val="normaltextrun"/>
          <w:rFonts w:eastAsiaTheme="majorEastAsia"/>
          <w:color w:val="595959" w:themeColor="text1" w:themeTint="A6"/>
        </w:rPr>
        <w:t xml:space="preserve">en la creación de programas de formación </w:t>
      </w:r>
      <w:r w:rsidRPr="005E4E3C">
        <w:rPr>
          <w:rStyle w:val="normaltextrun"/>
          <w:rFonts w:eastAsiaTheme="majorEastAsia"/>
          <w:color w:val="595959" w:themeColor="text1" w:themeTint="A6"/>
        </w:rPr>
        <w:lastRenderedPageBreak/>
        <w:t>sistematizados por la RedPop</w:t>
      </w:r>
      <w:r w:rsidR="00917606" w:rsidRPr="005E4E3C">
        <w:rPr>
          <w:rStyle w:val="normaltextrun"/>
          <w:rFonts w:eastAsiaTheme="majorEastAsia"/>
          <w:color w:val="595959" w:themeColor="text1" w:themeTint="A6"/>
        </w:rPr>
        <w:t xml:space="preserve"> </w:t>
      </w:r>
      <w:r w:rsidR="00395A36" w:rsidRPr="005E4E3C">
        <w:rPr>
          <w:rStyle w:val="normaltextrun"/>
          <w:rFonts w:eastAsiaTheme="majorEastAsia"/>
          <w:color w:val="595959" w:themeColor="text1" w:themeTint="A6"/>
        </w:rPr>
        <w:t>(</w:t>
      </w:r>
      <w:r w:rsidR="00917606" w:rsidRPr="005E4E3C">
        <w:rPr>
          <w:rStyle w:val="normaltextrun"/>
          <w:rFonts w:eastAsiaTheme="majorEastAsia"/>
          <w:color w:val="595959" w:themeColor="text1" w:themeTint="A6"/>
        </w:rPr>
        <w:t>integra gran cantidad de países</w:t>
      </w:r>
      <w:r w:rsidR="00A84ACE" w:rsidRPr="005E4E3C">
        <w:rPr>
          <w:rStyle w:val="normaltextrun"/>
          <w:rFonts w:eastAsiaTheme="majorEastAsia"/>
          <w:color w:val="595959" w:themeColor="text1" w:themeTint="A6"/>
        </w:rPr>
        <w:t xml:space="preserve"> de la región</w:t>
      </w:r>
      <w:r w:rsidR="00395A36" w:rsidRPr="005E4E3C">
        <w:rPr>
          <w:rStyle w:val="normaltextrun"/>
          <w:rFonts w:eastAsiaTheme="majorEastAsia"/>
          <w:color w:val="595959" w:themeColor="text1" w:themeTint="A6"/>
        </w:rPr>
        <w:t>)</w:t>
      </w:r>
      <w:r w:rsidR="00764134" w:rsidRPr="005E4E3C">
        <w:rPr>
          <w:rStyle w:val="normaltextrun"/>
          <w:rFonts w:eastAsiaTheme="majorEastAsia"/>
          <w:color w:val="595959" w:themeColor="text1" w:themeTint="A6"/>
        </w:rPr>
        <w:t xml:space="preserve">. </w:t>
      </w:r>
      <w:r w:rsidR="00764134" w:rsidRPr="005E4E3C">
        <w:rPr>
          <w:rFonts w:eastAsiaTheme="majorEastAsia"/>
          <w:color w:val="595959" w:themeColor="text1" w:themeTint="A6"/>
        </w:rPr>
        <w:t xml:space="preserve">Mucha de la oferta formativa </w:t>
      </w:r>
      <w:r w:rsidR="00395A36" w:rsidRPr="005E4E3C">
        <w:rPr>
          <w:rFonts w:eastAsiaTheme="majorEastAsia"/>
          <w:color w:val="595959" w:themeColor="text1" w:themeTint="A6"/>
        </w:rPr>
        <w:t>es realizada</w:t>
      </w:r>
      <w:r w:rsidR="00764134" w:rsidRPr="005E4E3C">
        <w:rPr>
          <w:rFonts w:eastAsiaTheme="majorEastAsia"/>
          <w:color w:val="595959" w:themeColor="text1" w:themeTint="A6"/>
        </w:rPr>
        <w:t xml:space="preserve"> por universidades, pero también la hay desde museos y centros de investigación</w:t>
      </w:r>
      <w:r w:rsidR="00A84ACE" w:rsidRPr="005E4E3C">
        <w:rPr>
          <w:rFonts w:eastAsiaTheme="majorEastAsia"/>
          <w:color w:val="595959" w:themeColor="text1" w:themeTint="A6"/>
        </w:rPr>
        <w:t xml:space="preserve">. Esto implica que en </w:t>
      </w:r>
      <w:r w:rsidR="0030651F" w:rsidRPr="005E4E3C">
        <w:rPr>
          <w:rFonts w:eastAsiaTheme="majorEastAsia"/>
          <w:color w:val="595959" w:themeColor="text1" w:themeTint="A6"/>
        </w:rPr>
        <w:t xml:space="preserve">el </w:t>
      </w:r>
      <w:r w:rsidR="00A84ACE" w:rsidRPr="005E4E3C">
        <w:rPr>
          <w:rFonts w:eastAsiaTheme="majorEastAsia"/>
          <w:color w:val="595959" w:themeColor="text1" w:themeTint="A6"/>
        </w:rPr>
        <w:t xml:space="preserve">estudio </w:t>
      </w:r>
      <w:r w:rsidR="0030651F" w:rsidRPr="005E4E3C">
        <w:rPr>
          <w:rFonts w:eastAsiaTheme="majorEastAsia"/>
          <w:color w:val="595959" w:themeColor="text1" w:themeTint="A6"/>
        </w:rPr>
        <w:t xml:space="preserve">anterior </w:t>
      </w:r>
      <w:r w:rsidR="00764134" w:rsidRPr="005E4E3C">
        <w:rPr>
          <w:rFonts w:eastAsiaTheme="majorEastAsia"/>
          <w:color w:val="595959" w:themeColor="text1" w:themeTint="A6"/>
        </w:rPr>
        <w:t>no permit</w:t>
      </w:r>
      <w:r w:rsidR="00A84ACE" w:rsidRPr="005E4E3C">
        <w:rPr>
          <w:rFonts w:eastAsiaTheme="majorEastAsia"/>
          <w:color w:val="595959" w:themeColor="text1" w:themeTint="A6"/>
        </w:rPr>
        <w:t>e</w:t>
      </w:r>
      <w:r w:rsidR="00764134" w:rsidRPr="005E4E3C">
        <w:rPr>
          <w:rFonts w:eastAsiaTheme="majorEastAsia"/>
          <w:color w:val="595959" w:themeColor="text1" w:themeTint="A6"/>
        </w:rPr>
        <w:t xml:space="preserve"> concluir sobre los aportes a la formación exclusivamente de la </w:t>
      </w:r>
      <w:r w:rsidR="0030651F" w:rsidRPr="005E4E3C">
        <w:rPr>
          <w:rFonts w:eastAsiaTheme="majorEastAsia"/>
          <w:color w:val="595959" w:themeColor="text1" w:themeTint="A6"/>
        </w:rPr>
        <w:t>universidad</w:t>
      </w:r>
      <w:r w:rsidR="00A84ACE" w:rsidRPr="005E4E3C">
        <w:rPr>
          <w:rFonts w:eastAsiaTheme="majorEastAsia"/>
          <w:color w:val="595959" w:themeColor="text1" w:themeTint="A6"/>
        </w:rPr>
        <w:t xml:space="preserve">, </w:t>
      </w:r>
      <w:r w:rsidR="0030651F" w:rsidRPr="005E4E3C">
        <w:rPr>
          <w:rFonts w:eastAsiaTheme="majorEastAsia"/>
          <w:color w:val="595959" w:themeColor="text1" w:themeTint="A6"/>
        </w:rPr>
        <w:t>por tanto, esta es una oportunidad de investigación a futuro</w:t>
      </w:r>
      <w:r w:rsidR="00764134" w:rsidRPr="005E4E3C">
        <w:rPr>
          <w:rFonts w:eastAsiaTheme="majorEastAsia"/>
          <w:color w:val="595959" w:themeColor="text1" w:themeTint="A6"/>
        </w:rPr>
        <w:t>.</w:t>
      </w:r>
      <w:r w:rsidR="004B1FA1" w:rsidRPr="005E4E3C">
        <w:rPr>
          <w:rStyle w:val="normaltextrun"/>
          <w:rFonts w:eastAsiaTheme="majorEastAsia"/>
          <w:color w:val="595959" w:themeColor="text1" w:themeTint="A6"/>
        </w:rPr>
        <w:t xml:space="preserve"> </w:t>
      </w:r>
    </w:p>
    <w:p w14:paraId="301C3656" w14:textId="15819AFF" w:rsidR="005A0CF7" w:rsidRPr="005E4E3C" w:rsidRDefault="004B1FA1" w:rsidP="00456A86">
      <w:pPr>
        <w:pStyle w:val="prrafonormal"/>
        <w:rPr>
          <w:color w:val="595959" w:themeColor="text1" w:themeTint="A6"/>
        </w:rPr>
      </w:pPr>
      <w:r w:rsidRPr="005E4E3C">
        <w:rPr>
          <w:rStyle w:val="normaltextrun"/>
          <w:rFonts w:eastAsiaTheme="majorEastAsia"/>
          <w:color w:val="595959" w:themeColor="text1" w:themeTint="A6"/>
        </w:rPr>
        <w:t xml:space="preserve">Siendo </w:t>
      </w:r>
      <w:r w:rsidR="00764134" w:rsidRPr="005E4E3C">
        <w:rPr>
          <w:rFonts w:eastAsiaTheme="majorEastAsia"/>
          <w:color w:val="595959" w:themeColor="text1" w:themeTint="A6"/>
        </w:rPr>
        <w:t>el incremento de la</w:t>
      </w:r>
      <w:r w:rsidRPr="005E4E3C">
        <w:rPr>
          <w:rFonts w:eastAsiaTheme="majorEastAsia"/>
          <w:color w:val="595959" w:themeColor="text1" w:themeTint="A6"/>
        </w:rPr>
        <w:t xml:space="preserve"> oferta y la</w:t>
      </w:r>
      <w:r w:rsidR="00764134" w:rsidRPr="005E4E3C">
        <w:rPr>
          <w:rFonts w:eastAsiaTheme="majorEastAsia"/>
          <w:color w:val="595959" w:themeColor="text1" w:themeTint="A6"/>
        </w:rPr>
        <w:t xml:space="preserve"> demanda de formación un</w:t>
      </w:r>
      <w:r w:rsidR="00764134" w:rsidRPr="005E4E3C">
        <w:rPr>
          <w:rStyle w:val="normaltextrun"/>
          <w:rFonts w:eastAsiaTheme="majorEastAsia"/>
          <w:color w:val="595959" w:themeColor="text1" w:themeTint="A6"/>
        </w:rPr>
        <w:t xml:space="preserve"> </w:t>
      </w:r>
      <w:r w:rsidR="00764134" w:rsidRPr="005E4E3C">
        <w:rPr>
          <w:rFonts w:eastAsiaTheme="majorEastAsia"/>
          <w:color w:val="595959" w:themeColor="text1" w:themeTint="A6"/>
        </w:rPr>
        <w:t>indicador de la consolidación del campo de</w:t>
      </w:r>
      <w:ins w:id="55" w:author="Elena Maria Gomez Rico" w:date="2024-08-20T16:28:00Z">
        <w:r w:rsidR="00764134" w:rsidRPr="005E4E3C">
          <w:rPr>
            <w:rFonts w:eastAsiaTheme="majorEastAsia"/>
            <w:color w:val="595959" w:themeColor="text1" w:themeTint="A6"/>
          </w:rPr>
          <w:t xml:space="preserve"> </w:t>
        </w:r>
      </w:ins>
      <w:r w:rsidR="00764134" w:rsidRPr="005E4E3C">
        <w:rPr>
          <w:rFonts w:eastAsiaTheme="majorEastAsia"/>
          <w:color w:val="595959" w:themeColor="text1" w:themeTint="A6"/>
        </w:rPr>
        <w:t xml:space="preserve">la CPC </w:t>
      </w:r>
      <w:r w:rsidR="00764134"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.wWw..wWw.QIQQA_CLUSTER.oOo.62e673d318b34daa9a83734dc059eb2f.oOo.fischer2024conn.oOo.DACFE05D-6BF7-45A3-AE8A-FD343BABC7CB.xXx.SEPARATE_AUTHOR_DATE.xXx..oOo. \* MERGEFORMAT</w:instrText>
      </w:r>
      <w:r w:rsidR="00764134" w:rsidRPr="005E4E3C">
        <w:rPr>
          <w:rFonts w:eastAsiaTheme="majorEastAsia"/>
          <w:color w:val="595959" w:themeColor="text1" w:themeTint="A6"/>
        </w:rPr>
        <w:fldChar w:fldCharType="separate"/>
      </w:r>
      <w:r w:rsidR="00EF41C8" w:rsidRPr="005E4E3C">
        <w:rPr>
          <w:color w:val="595959" w:themeColor="text1" w:themeTint="A6"/>
        </w:rPr>
        <w:t>(Fischer et al., 2024)</w:t>
      </w:r>
      <w:r w:rsidR="00764134" w:rsidRPr="005E4E3C">
        <w:rPr>
          <w:rFonts w:eastAsiaTheme="majorEastAsia"/>
          <w:color w:val="595959" w:themeColor="text1" w:themeTint="A6"/>
        </w:rPr>
        <w:fldChar w:fldCharType="end"/>
      </w:r>
      <w:r w:rsidR="00764134" w:rsidRPr="005E4E3C">
        <w:rPr>
          <w:rFonts w:eastAsiaTheme="majorEastAsia"/>
          <w:color w:val="595959" w:themeColor="text1" w:themeTint="A6"/>
        </w:rPr>
        <w:t xml:space="preserve">, se encontró que para el caso de </w:t>
      </w:r>
      <w:r w:rsidR="00764134" w:rsidRPr="005E4E3C">
        <w:rPr>
          <w:rStyle w:val="normaltextrun"/>
          <w:rFonts w:eastAsiaTheme="majorEastAsia"/>
          <w:color w:val="595959" w:themeColor="text1" w:themeTint="A6"/>
        </w:rPr>
        <w:t xml:space="preserve">las universidades de </w:t>
      </w:r>
      <w:r w:rsidR="00EA665E" w:rsidRPr="005E4E3C">
        <w:rPr>
          <w:rFonts w:eastAsiaTheme="majorEastAsia"/>
          <w:color w:val="595959" w:themeColor="text1" w:themeTint="A6"/>
        </w:rPr>
        <w:t xml:space="preserve">Panamá, </w:t>
      </w:r>
      <w:r w:rsidR="00764134" w:rsidRPr="005E4E3C">
        <w:rPr>
          <w:rFonts w:eastAsiaTheme="majorEastAsia"/>
          <w:color w:val="595959" w:themeColor="text1" w:themeTint="A6"/>
        </w:rPr>
        <w:t xml:space="preserve">hay oportunidad. Allí se </w:t>
      </w:r>
      <w:r w:rsidR="00EA665E" w:rsidRPr="005E4E3C">
        <w:rPr>
          <w:rFonts w:eastAsiaTheme="majorEastAsia"/>
          <w:color w:val="595959" w:themeColor="text1" w:themeTint="A6"/>
        </w:rPr>
        <w:t xml:space="preserve">reporta una alta expectativa de programas y además un interés de promoverlos en universidades y entes gubernamentales </w:t>
      </w:r>
      <w:r w:rsidR="00EA665E"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.wWw..wWw.QIQQA_CLUSTER.oOo.2f04f425785245328d85a85113c4a3ec.oOo.cedeno2020comunicacion.oOo.INTRANET_BF91FE0F-8D57-492F-8EDD-EB6E776D4FCE.xXx.SEPARATE_AUTHOR_DATE.xXx..oOo. \* MERGEFORMAT</w:instrText>
      </w:r>
      <w:r w:rsidR="00EA665E" w:rsidRPr="005E4E3C">
        <w:rPr>
          <w:rFonts w:eastAsiaTheme="majorEastAsia"/>
          <w:color w:val="595959" w:themeColor="text1" w:themeTint="A6"/>
        </w:rPr>
        <w:fldChar w:fldCharType="separate"/>
      </w:r>
      <w:r w:rsidR="00EF41C8" w:rsidRPr="005E4E3C">
        <w:rPr>
          <w:color w:val="595959" w:themeColor="text1" w:themeTint="A6"/>
        </w:rPr>
        <w:t>(Cedeño-Vega et al., 2020)</w:t>
      </w:r>
      <w:r w:rsidR="00EA665E" w:rsidRPr="005E4E3C">
        <w:rPr>
          <w:rFonts w:eastAsiaTheme="majorEastAsia"/>
          <w:color w:val="595959" w:themeColor="text1" w:themeTint="A6"/>
        </w:rPr>
        <w:fldChar w:fldCharType="end"/>
      </w:r>
      <w:r w:rsidR="00EA665E" w:rsidRPr="005E4E3C">
        <w:rPr>
          <w:rFonts w:eastAsiaTheme="majorEastAsia"/>
          <w:color w:val="595959" w:themeColor="text1" w:themeTint="A6"/>
        </w:rPr>
        <w:t>.</w:t>
      </w:r>
      <w:r w:rsidRPr="005E4E3C">
        <w:rPr>
          <w:rFonts w:eastAsiaTheme="majorEastAsia"/>
          <w:color w:val="595959" w:themeColor="text1" w:themeTint="A6"/>
        </w:rPr>
        <w:t xml:space="preserve"> Este tipo de estudios son importantes para motivar a las universidades a crear oferta formativa en CPC, fortaleciendo la práctica misma del ejercicio profesional y también su reconocimiento institucional</w:t>
      </w:r>
      <w:r w:rsidR="0049279E" w:rsidRPr="005E4E3C">
        <w:rPr>
          <w:rFonts w:eastAsiaTheme="majorEastAsia"/>
          <w:color w:val="595959" w:themeColor="text1" w:themeTint="A6"/>
        </w:rPr>
        <w:t xml:space="preserve">. </w:t>
      </w:r>
      <w:r w:rsidR="00F12FB9" w:rsidRPr="005E4E3C">
        <w:rPr>
          <w:rFonts w:eastAsiaTheme="majorEastAsia"/>
          <w:color w:val="595959" w:themeColor="text1" w:themeTint="A6"/>
        </w:rPr>
        <w:t>Los modelos de formación</w:t>
      </w:r>
      <w:r w:rsidR="004740C6" w:rsidRPr="005E4E3C">
        <w:rPr>
          <w:rFonts w:eastAsiaTheme="majorEastAsia"/>
          <w:color w:val="595959" w:themeColor="text1" w:themeTint="A6"/>
        </w:rPr>
        <w:t xml:space="preserve"> de dicha oferta</w:t>
      </w:r>
      <w:r w:rsidR="00F12FB9" w:rsidRPr="005E4E3C">
        <w:rPr>
          <w:rFonts w:eastAsiaTheme="majorEastAsia"/>
          <w:color w:val="595959" w:themeColor="text1" w:themeTint="A6"/>
        </w:rPr>
        <w:t xml:space="preserve"> son tema de discusión de los estudios encontrados, se agrupan de </w:t>
      </w:r>
      <w:r w:rsidR="0011772C" w:rsidRPr="005E4E3C">
        <w:rPr>
          <w:rFonts w:eastAsiaTheme="majorEastAsia"/>
          <w:color w:val="595959" w:themeColor="text1" w:themeTint="A6"/>
        </w:rPr>
        <w:t>tres</w:t>
      </w:r>
      <w:r w:rsidR="00F12FB9" w:rsidRPr="005E4E3C">
        <w:rPr>
          <w:rFonts w:eastAsiaTheme="majorEastAsia"/>
          <w:color w:val="595959" w:themeColor="text1" w:themeTint="A6"/>
        </w:rPr>
        <w:t xml:space="preserve"> maneras, por un lado </w:t>
      </w:r>
      <w:r w:rsidR="004740C6" w:rsidRPr="005E4E3C">
        <w:rPr>
          <w:rFonts w:eastAsiaTheme="majorEastAsia"/>
          <w:color w:val="595959" w:themeColor="text1" w:themeTint="A6"/>
        </w:rPr>
        <w:t xml:space="preserve">i) </w:t>
      </w:r>
      <w:r w:rsidR="00F12FB9" w:rsidRPr="005E4E3C">
        <w:rPr>
          <w:rFonts w:eastAsiaTheme="majorEastAsia"/>
          <w:color w:val="595959" w:themeColor="text1" w:themeTint="A6"/>
        </w:rPr>
        <w:t>la reflexión teoría/práctica</w:t>
      </w:r>
      <w:r w:rsidR="0011772C" w:rsidRPr="005E4E3C">
        <w:rPr>
          <w:rFonts w:eastAsiaTheme="majorEastAsia"/>
          <w:color w:val="595959" w:themeColor="text1" w:themeTint="A6"/>
        </w:rPr>
        <w:t xml:space="preserve"> </w:t>
      </w:r>
      <w:r w:rsidR="0011772C"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.wWw..wWw.QIQQA_CLUSTER.oOo.5124e0ef960c40e18dd558aa41f9998b.oOo.vernal2019percepcion.oOo.INTRANET_BF91FE0F-8D57-492F-8EDD-EB6E776D4FCE.xXx.SEPARATE_AUTHOR_DATE.xXx..oOo. \* MERGEFORMAT</w:instrText>
      </w:r>
      <w:r w:rsidR="0011772C" w:rsidRPr="005E4E3C">
        <w:rPr>
          <w:rFonts w:eastAsiaTheme="majorEastAsia"/>
          <w:color w:val="595959" w:themeColor="text1" w:themeTint="A6"/>
        </w:rPr>
        <w:fldChar w:fldCharType="separate"/>
      </w:r>
      <w:r w:rsidR="00EF41C8" w:rsidRPr="005E4E3C">
        <w:rPr>
          <w:color w:val="595959" w:themeColor="text1" w:themeTint="A6"/>
        </w:rPr>
        <w:t>(Vernal et al., 2019)</w:t>
      </w:r>
      <w:r w:rsidR="0011772C" w:rsidRPr="005E4E3C">
        <w:rPr>
          <w:rFonts w:eastAsiaTheme="majorEastAsia"/>
          <w:color w:val="595959" w:themeColor="text1" w:themeTint="A6"/>
        </w:rPr>
        <w:fldChar w:fldCharType="end"/>
      </w:r>
      <w:r w:rsidR="00204892" w:rsidRPr="005E4E3C">
        <w:rPr>
          <w:rFonts w:eastAsiaTheme="majorEastAsia"/>
          <w:color w:val="595959" w:themeColor="text1" w:themeTint="A6"/>
        </w:rPr>
        <w:t xml:space="preserve">, desde </w:t>
      </w:r>
      <w:r w:rsidR="004740C6" w:rsidRPr="005E4E3C">
        <w:rPr>
          <w:rFonts w:eastAsiaTheme="majorEastAsia"/>
          <w:color w:val="595959" w:themeColor="text1" w:themeTint="A6"/>
        </w:rPr>
        <w:t xml:space="preserve">ii) </w:t>
      </w:r>
      <w:r w:rsidR="00204892" w:rsidRPr="005E4E3C">
        <w:rPr>
          <w:rFonts w:eastAsiaTheme="majorEastAsia"/>
          <w:color w:val="595959" w:themeColor="text1" w:themeTint="A6"/>
        </w:rPr>
        <w:t xml:space="preserve">modelos </w:t>
      </w:r>
      <w:r w:rsidR="0011772C" w:rsidRPr="005E4E3C">
        <w:rPr>
          <w:rFonts w:eastAsiaTheme="majorEastAsia"/>
          <w:color w:val="595959" w:themeColor="text1" w:themeTint="A6"/>
        </w:rPr>
        <w:t>prácticos</w:t>
      </w:r>
      <w:r w:rsidR="00204892" w:rsidRPr="005E4E3C">
        <w:rPr>
          <w:rFonts w:eastAsiaTheme="majorEastAsia"/>
          <w:color w:val="595959" w:themeColor="text1" w:themeTint="A6"/>
        </w:rPr>
        <w:t xml:space="preserve">, </w:t>
      </w:r>
      <w:r w:rsidR="0011772C" w:rsidRPr="005E4E3C">
        <w:rPr>
          <w:rFonts w:eastAsiaTheme="majorEastAsia"/>
          <w:color w:val="595959" w:themeColor="text1" w:themeTint="A6"/>
        </w:rPr>
        <w:t>reflexivos</w:t>
      </w:r>
      <w:r w:rsidR="00204892" w:rsidRPr="005E4E3C">
        <w:rPr>
          <w:rFonts w:eastAsiaTheme="majorEastAsia"/>
          <w:color w:val="595959" w:themeColor="text1" w:themeTint="A6"/>
        </w:rPr>
        <w:t xml:space="preserve"> o </w:t>
      </w:r>
      <w:r w:rsidR="0011772C" w:rsidRPr="005E4E3C">
        <w:rPr>
          <w:rFonts w:eastAsiaTheme="majorEastAsia"/>
          <w:color w:val="595959" w:themeColor="text1" w:themeTint="A6"/>
        </w:rPr>
        <w:t xml:space="preserve">disruptivos </w:t>
      </w:r>
      <w:r w:rsidR="0011772C"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.wWw..wWw.QIQQA_CLUSTER.oOo.bf16f2354edf4fae889632e110377bb0.oOo.llorente2023models.oOo.INTRANET_BF91FE0F-8D57-492F-8EDD-EB6E776D4FCE.xXx.SEPARATE_AUTHOR_DATE.xXx..oOo. \* MERGEFORMAT</w:instrText>
      </w:r>
      <w:r w:rsidR="0011772C" w:rsidRPr="005E4E3C">
        <w:rPr>
          <w:rFonts w:eastAsiaTheme="majorEastAsia"/>
          <w:color w:val="595959" w:themeColor="text1" w:themeTint="A6"/>
        </w:rPr>
        <w:fldChar w:fldCharType="separate"/>
      </w:r>
      <w:r w:rsidR="00EF41C8" w:rsidRPr="005E4E3C">
        <w:rPr>
          <w:color w:val="595959" w:themeColor="text1" w:themeTint="A6"/>
        </w:rPr>
        <w:t>(Llorente &amp; Revuelta, 2023)</w:t>
      </w:r>
      <w:r w:rsidR="0011772C" w:rsidRPr="005E4E3C">
        <w:rPr>
          <w:rFonts w:eastAsiaTheme="majorEastAsia"/>
          <w:color w:val="595959" w:themeColor="text1" w:themeTint="A6"/>
        </w:rPr>
        <w:fldChar w:fldCharType="end"/>
      </w:r>
      <w:r w:rsidR="0011772C" w:rsidRPr="005E4E3C">
        <w:rPr>
          <w:rFonts w:eastAsiaTheme="majorEastAsia"/>
          <w:color w:val="595959" w:themeColor="text1" w:themeTint="A6"/>
        </w:rPr>
        <w:t xml:space="preserve"> y </w:t>
      </w:r>
      <w:r w:rsidR="00F105C8" w:rsidRPr="005E4E3C">
        <w:rPr>
          <w:rFonts w:eastAsiaTheme="majorEastAsia"/>
          <w:color w:val="595959" w:themeColor="text1" w:themeTint="A6"/>
        </w:rPr>
        <w:t>finalmente</w:t>
      </w:r>
      <w:r w:rsidR="00204892" w:rsidRPr="005E4E3C">
        <w:rPr>
          <w:rFonts w:eastAsiaTheme="majorEastAsia"/>
          <w:color w:val="595959" w:themeColor="text1" w:themeTint="A6"/>
        </w:rPr>
        <w:t>,</w:t>
      </w:r>
      <w:r w:rsidR="00F105C8" w:rsidRPr="005E4E3C">
        <w:rPr>
          <w:rFonts w:eastAsiaTheme="majorEastAsia"/>
          <w:color w:val="595959" w:themeColor="text1" w:themeTint="A6"/>
        </w:rPr>
        <w:t xml:space="preserve"> </w:t>
      </w:r>
      <w:r w:rsidR="004740C6" w:rsidRPr="005E4E3C">
        <w:rPr>
          <w:rFonts w:eastAsiaTheme="majorEastAsia"/>
          <w:color w:val="595959" w:themeColor="text1" w:themeTint="A6"/>
        </w:rPr>
        <w:t xml:space="preserve">iii) </w:t>
      </w:r>
      <w:r w:rsidR="00F105C8" w:rsidRPr="005E4E3C">
        <w:rPr>
          <w:rFonts w:eastAsiaTheme="majorEastAsia"/>
          <w:color w:val="595959" w:themeColor="text1" w:themeTint="A6"/>
        </w:rPr>
        <w:t xml:space="preserve">una reflexión </w:t>
      </w:r>
      <w:r w:rsidR="00204892" w:rsidRPr="005E4E3C">
        <w:rPr>
          <w:rFonts w:eastAsiaTheme="majorEastAsia"/>
          <w:color w:val="595959" w:themeColor="text1" w:themeTint="A6"/>
        </w:rPr>
        <w:t>centrada en</w:t>
      </w:r>
      <w:r w:rsidR="00F105C8" w:rsidRPr="005E4E3C">
        <w:rPr>
          <w:rFonts w:eastAsiaTheme="majorEastAsia"/>
          <w:color w:val="595959" w:themeColor="text1" w:themeTint="A6"/>
        </w:rPr>
        <w:t xml:space="preserve"> enfoques</w:t>
      </w:r>
      <w:r w:rsidR="00204892" w:rsidRPr="005E4E3C">
        <w:rPr>
          <w:rFonts w:eastAsiaTheme="majorEastAsia"/>
          <w:color w:val="595959" w:themeColor="text1" w:themeTint="A6"/>
        </w:rPr>
        <w:t xml:space="preserve"> educativos</w:t>
      </w:r>
      <w:r w:rsidR="00F105C8" w:rsidRPr="005E4E3C">
        <w:rPr>
          <w:rFonts w:eastAsiaTheme="majorEastAsia"/>
          <w:color w:val="595959" w:themeColor="text1" w:themeTint="A6"/>
        </w:rPr>
        <w:t xml:space="preserve"> ya sea en contenidos (actualidad y controversia), o en medios (masivos o museos), o en la teoría relacionada con la CPC</w:t>
      </w:r>
      <w:r w:rsidR="001D0B78" w:rsidRPr="005E4E3C">
        <w:rPr>
          <w:rFonts w:eastAsiaTheme="majorEastAsia"/>
          <w:color w:val="595959" w:themeColor="text1" w:themeTint="A6"/>
        </w:rPr>
        <w:t xml:space="preserve">; </w:t>
      </w:r>
      <w:r w:rsidR="00F105C8" w:rsidRPr="005E4E3C">
        <w:rPr>
          <w:rFonts w:eastAsiaTheme="majorEastAsia"/>
          <w:color w:val="595959" w:themeColor="text1" w:themeTint="A6"/>
        </w:rPr>
        <w:t xml:space="preserve">para lo cual recurren a otras disciplinas como </w:t>
      </w:r>
      <w:r w:rsidR="00204892" w:rsidRPr="005E4E3C">
        <w:rPr>
          <w:rFonts w:eastAsiaTheme="majorEastAsia"/>
          <w:color w:val="595959" w:themeColor="text1" w:themeTint="A6"/>
        </w:rPr>
        <w:t xml:space="preserve">pedagogía, literatura, periodismo y cine </w:t>
      </w:r>
      <w:r w:rsidR="00F105C8"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.wWw..wWw.QIQQA_CLUSTER.oOo.b6579965d6f947b2b8ea740a04a3a709.oOo.massarani2018estado.oOo.INTRANET_BF91FE0F-8D57-492F-8EDD-EB6E776D4FCE.xXx.SEPARATE_AUTHOR_DATE.xXx..xXx.PARAM_SPECIFIER_TYPE.xXx..xXx.PARAM_SPECIFIER_LOCATION.xXx..xXx.PARAM_PREFIX.xXx..xXx.PARAM_SUFFIX.xXx..oOo. \* MERGEFORMAT</w:instrText>
      </w:r>
      <w:r w:rsidR="00F105C8" w:rsidRPr="005E4E3C">
        <w:rPr>
          <w:rFonts w:eastAsiaTheme="majorEastAsia"/>
          <w:color w:val="595959" w:themeColor="text1" w:themeTint="A6"/>
        </w:rPr>
        <w:fldChar w:fldCharType="separate"/>
      </w:r>
      <w:r w:rsidR="00EF41C8" w:rsidRPr="005E4E3C">
        <w:rPr>
          <w:color w:val="595959" w:themeColor="text1" w:themeTint="A6"/>
        </w:rPr>
        <w:t>(L. Massarani, 2018)</w:t>
      </w:r>
      <w:r w:rsidR="00F105C8" w:rsidRPr="005E4E3C">
        <w:rPr>
          <w:rFonts w:eastAsiaTheme="majorEastAsia"/>
          <w:color w:val="595959" w:themeColor="text1" w:themeTint="A6"/>
        </w:rPr>
        <w:fldChar w:fldCharType="end"/>
      </w:r>
      <w:commentRangeStart w:id="56"/>
      <w:commentRangeStart w:id="57"/>
      <w:commentRangeStart w:id="58"/>
      <w:commentRangeStart w:id="59"/>
      <w:commentRangeEnd w:id="56"/>
      <w:r w:rsidR="00F105C8" w:rsidRPr="005E4E3C">
        <w:rPr>
          <w:rStyle w:val="CommentReference"/>
          <w:rFonts w:eastAsiaTheme="majorEastAsia"/>
          <w:color w:val="595959" w:themeColor="text1" w:themeTint="A6"/>
          <w:sz w:val="24"/>
          <w:szCs w:val="24"/>
        </w:rPr>
        <w:commentReference w:id="56"/>
      </w:r>
      <w:commentRangeEnd w:id="57"/>
      <w:r w:rsidR="00F105C8" w:rsidRPr="005E4E3C">
        <w:rPr>
          <w:rStyle w:val="CommentReference"/>
          <w:rFonts w:eastAsiaTheme="majorEastAsia"/>
          <w:color w:val="595959" w:themeColor="text1" w:themeTint="A6"/>
          <w:sz w:val="24"/>
          <w:szCs w:val="24"/>
        </w:rPr>
        <w:commentReference w:id="57"/>
      </w:r>
      <w:commentRangeEnd w:id="58"/>
      <w:r w:rsidR="00F105C8" w:rsidRPr="005E4E3C">
        <w:rPr>
          <w:rStyle w:val="CommentReference"/>
          <w:rFonts w:eastAsiaTheme="majorEastAsia"/>
          <w:color w:val="595959" w:themeColor="text1" w:themeTint="A6"/>
          <w:sz w:val="24"/>
          <w:szCs w:val="24"/>
        </w:rPr>
        <w:commentReference w:id="58"/>
      </w:r>
      <w:commentRangeEnd w:id="59"/>
      <w:r w:rsidR="00F105C8" w:rsidRPr="005E4E3C">
        <w:rPr>
          <w:rStyle w:val="CommentReference"/>
          <w:rFonts w:eastAsiaTheme="majorEastAsia"/>
          <w:color w:val="595959" w:themeColor="text1" w:themeTint="A6"/>
          <w:sz w:val="24"/>
          <w:szCs w:val="24"/>
        </w:rPr>
        <w:commentReference w:id="59"/>
      </w:r>
      <w:r w:rsidR="00F105C8" w:rsidRPr="005E4E3C">
        <w:rPr>
          <w:rFonts w:eastAsiaTheme="majorEastAsia"/>
          <w:color w:val="595959" w:themeColor="text1" w:themeTint="A6"/>
        </w:rPr>
        <w:t xml:space="preserve">. </w:t>
      </w:r>
    </w:p>
    <w:p w14:paraId="2628C0C1" w14:textId="678F2052" w:rsidR="00105967" w:rsidRPr="005E4E3C" w:rsidRDefault="005A0CF7" w:rsidP="00456A86">
      <w:pPr>
        <w:pStyle w:val="prrafonormal"/>
        <w:rPr>
          <w:rFonts w:eastAsiaTheme="majorEastAsia"/>
          <w:color w:val="595959" w:themeColor="text1" w:themeTint="A6"/>
        </w:rPr>
      </w:pPr>
      <w:r w:rsidRPr="005E4E3C">
        <w:rPr>
          <w:rFonts w:eastAsiaTheme="majorEastAsia"/>
          <w:color w:val="595959" w:themeColor="text1" w:themeTint="A6"/>
        </w:rPr>
        <w:t>La primera manera de agrupar</w:t>
      </w:r>
      <w:r w:rsidR="003C6BEA" w:rsidRPr="005E4E3C">
        <w:rPr>
          <w:rFonts w:eastAsiaTheme="majorEastAsia"/>
          <w:color w:val="595959" w:themeColor="text1" w:themeTint="A6"/>
        </w:rPr>
        <w:t xml:space="preserve"> (i)</w:t>
      </w:r>
      <w:r w:rsidRPr="005E4E3C">
        <w:rPr>
          <w:rFonts w:eastAsiaTheme="majorEastAsia"/>
          <w:color w:val="595959" w:themeColor="text1" w:themeTint="A6"/>
        </w:rPr>
        <w:t xml:space="preserve"> desde la reflexión teoría/práctica se pueden relacionar d</w:t>
      </w:r>
      <w:r w:rsidR="00283183" w:rsidRPr="005E4E3C">
        <w:rPr>
          <w:rFonts w:eastAsiaTheme="majorEastAsia"/>
          <w:color w:val="595959" w:themeColor="text1" w:themeTint="A6"/>
        </w:rPr>
        <w:t>os casos de universidades chilenas</w:t>
      </w:r>
      <w:r w:rsidR="007171AF" w:rsidRPr="005E4E3C">
        <w:rPr>
          <w:rFonts w:eastAsiaTheme="majorEastAsia"/>
          <w:color w:val="595959" w:themeColor="text1" w:themeTint="A6"/>
        </w:rPr>
        <w:t xml:space="preserve"> </w:t>
      </w:r>
      <w:r w:rsidR="008D29BE" w:rsidRPr="005E4E3C">
        <w:rPr>
          <w:rFonts w:eastAsiaTheme="majorEastAsia"/>
          <w:color w:val="595959" w:themeColor="text1" w:themeTint="A6"/>
        </w:rPr>
        <w:t xml:space="preserve">que </w:t>
      </w:r>
      <w:r w:rsidR="007171AF" w:rsidRPr="005E4E3C">
        <w:rPr>
          <w:rFonts w:eastAsiaTheme="majorEastAsia"/>
          <w:color w:val="595959" w:themeColor="text1" w:themeTint="A6"/>
        </w:rPr>
        <w:t xml:space="preserve">concluyen que la formación </w:t>
      </w:r>
      <w:r w:rsidR="007171AF" w:rsidRPr="005E4E3C">
        <w:rPr>
          <w:rFonts w:eastAsiaTheme="majorEastAsia"/>
          <w:b/>
          <w:bCs/>
          <w:color w:val="595959" w:themeColor="text1" w:themeTint="A6"/>
        </w:rPr>
        <w:t>práctica</w:t>
      </w:r>
      <w:r w:rsidR="007171AF" w:rsidRPr="005E4E3C">
        <w:rPr>
          <w:rFonts w:eastAsiaTheme="majorEastAsia"/>
          <w:color w:val="595959" w:themeColor="text1" w:themeTint="A6"/>
        </w:rPr>
        <w:t xml:space="preserve"> es mejor valorada que la </w:t>
      </w:r>
      <w:r w:rsidR="007171AF" w:rsidRPr="005E4E3C">
        <w:rPr>
          <w:rFonts w:eastAsiaTheme="majorEastAsia"/>
          <w:b/>
          <w:bCs/>
          <w:color w:val="595959" w:themeColor="text1" w:themeTint="A6"/>
        </w:rPr>
        <w:t>teórica</w:t>
      </w:r>
      <w:r w:rsidR="007171AF" w:rsidRPr="005E4E3C">
        <w:rPr>
          <w:rFonts w:eastAsiaTheme="majorEastAsia"/>
          <w:color w:val="595959" w:themeColor="text1" w:themeTint="A6"/>
        </w:rPr>
        <w:t xml:space="preserve">. En el estudio de </w:t>
      </w:r>
      <w:r w:rsidR="007171AF"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195561c8fdb146dba868f9569302c2c3.oOo.vernal2019percepcion.oOo.INTRANET_BF91FE0F-8D57-492F-8EDD-EB6E776D4FCE.xXx.SEPARATE_AUTHOR_DATE.xXx.TRUE.xXx.PARAM_SPECIFIER_TYPE.xXx..xXx.PARAM_SPECIFIER_LOCATION.xXx..xXx.PARAM_PREFIX.xXx..xXx.PARAM_SUFFIX.xXx..oOo. \* MERGEFORMAT</w:instrText>
      </w:r>
      <w:r w:rsidR="007171AF" w:rsidRPr="005E4E3C">
        <w:rPr>
          <w:rFonts w:eastAsiaTheme="majorEastAsia"/>
          <w:color w:val="595959" w:themeColor="text1" w:themeTint="A6"/>
        </w:rPr>
        <w:fldChar w:fldCharType="separate"/>
      </w:r>
      <w:r w:rsidR="00EF41C8" w:rsidRPr="005E4E3C">
        <w:rPr>
          <w:color w:val="595959" w:themeColor="text1" w:themeTint="A6"/>
        </w:rPr>
        <w:t>Vernal et al. (2019)</w:t>
      </w:r>
      <w:r w:rsidR="007171AF" w:rsidRPr="005E4E3C">
        <w:rPr>
          <w:rFonts w:eastAsiaTheme="majorEastAsia"/>
          <w:color w:val="595959" w:themeColor="text1" w:themeTint="A6"/>
        </w:rPr>
        <w:fldChar w:fldCharType="end"/>
      </w:r>
      <w:r w:rsidR="007171AF" w:rsidRPr="005E4E3C">
        <w:rPr>
          <w:rFonts w:eastAsiaTheme="majorEastAsia"/>
          <w:color w:val="595959" w:themeColor="text1" w:themeTint="A6"/>
        </w:rPr>
        <w:t>, l</w:t>
      </w:r>
      <w:r w:rsidR="00C525B1" w:rsidRPr="005E4E3C">
        <w:rPr>
          <w:rFonts w:eastAsiaTheme="majorEastAsia"/>
          <w:color w:val="595959" w:themeColor="text1" w:themeTint="A6"/>
        </w:rPr>
        <w:t>os docentes de</w:t>
      </w:r>
      <w:r w:rsidR="007171AF" w:rsidRPr="005E4E3C">
        <w:rPr>
          <w:rFonts w:eastAsiaTheme="majorEastAsia"/>
          <w:color w:val="595959" w:themeColor="text1" w:themeTint="A6"/>
        </w:rPr>
        <w:t>l</w:t>
      </w:r>
      <w:r w:rsidR="00C525B1" w:rsidRPr="005E4E3C">
        <w:rPr>
          <w:rFonts w:eastAsiaTheme="majorEastAsia"/>
          <w:color w:val="595959" w:themeColor="text1" w:themeTint="A6"/>
        </w:rPr>
        <w:t xml:space="preserve"> pregrado en periodismo opinan que los programas </w:t>
      </w:r>
      <w:r w:rsidR="007171AF" w:rsidRPr="005E4E3C">
        <w:rPr>
          <w:rFonts w:eastAsiaTheme="majorEastAsia"/>
          <w:color w:val="595959" w:themeColor="text1" w:themeTint="A6"/>
        </w:rPr>
        <w:t xml:space="preserve">de formación en CPC </w:t>
      </w:r>
      <w:r w:rsidR="00C525B1" w:rsidRPr="005E4E3C">
        <w:rPr>
          <w:rFonts w:eastAsiaTheme="majorEastAsia"/>
          <w:color w:val="595959" w:themeColor="text1" w:themeTint="A6"/>
        </w:rPr>
        <w:t xml:space="preserve">más teóricos son desmotivadores </w:t>
      </w:r>
      <w:r w:rsidR="006C397A" w:rsidRPr="005E4E3C">
        <w:rPr>
          <w:rFonts w:eastAsiaTheme="majorEastAsia"/>
          <w:color w:val="595959" w:themeColor="text1" w:themeTint="A6"/>
          <w:shd w:val="clear" w:color="auto" w:fill="E1E3E6"/>
        </w:rPr>
        <w:t>y otro estudio</w:t>
      </w:r>
      <w:r w:rsidR="004D30FC" w:rsidRPr="005E4E3C">
        <w:rPr>
          <w:rFonts w:eastAsiaTheme="majorEastAsia"/>
          <w:color w:val="595959" w:themeColor="text1" w:themeTint="A6"/>
          <w:shd w:val="clear" w:color="auto" w:fill="E1E3E6"/>
        </w:rPr>
        <w:t xml:space="preserve"> realizado por </w:t>
      </w:r>
      <w:r w:rsidR="004D30FC" w:rsidRPr="005E4E3C">
        <w:rPr>
          <w:rFonts w:eastAsiaTheme="majorEastAsia"/>
          <w:color w:val="595959" w:themeColor="text1" w:themeTint="A6"/>
          <w:shd w:val="clear" w:color="auto" w:fill="E1E3E6"/>
        </w:rPr>
        <w:fldChar w:fldCharType="begin" w:fldLock="1"/>
      </w:r>
      <w:r w:rsidR="00EF41C8" w:rsidRPr="005E4E3C">
        <w:rPr>
          <w:rFonts w:eastAsiaTheme="majorEastAsia"/>
          <w:color w:val="595959" w:themeColor="text1" w:themeTint="A6"/>
          <w:shd w:val="clear" w:color="auto" w:fill="E1E3E6"/>
        </w:rPr>
        <w:instrText>MERGEFIELD .wWw..wWw.QIQQA_CLUSTER.oOo.03747bbfa7c0422e9dddd7091b13a0b6.oOo.torrales2013tv.oOo.INTRANET_BF91FE0F-8D57-492F-8EDD-EB6E776D4FCE.xXx.SEPARATE_AUTHOR_DATE.xXx.TRUE.xXx.PARAM_SPECIFIER_TYPE.xXx..xXx.PARAM_SPECIFIER_LOCATION.xXx..xXx.PARAM_PREFIX.xXx..xXx.PARAM_SUFFIX.xXx..oOo. \* MERGEFORMAT</w:instrText>
      </w:r>
      <w:r w:rsidR="004D30FC" w:rsidRPr="005E4E3C">
        <w:rPr>
          <w:rFonts w:eastAsiaTheme="majorEastAsia"/>
          <w:color w:val="595959" w:themeColor="text1" w:themeTint="A6"/>
          <w:shd w:val="clear" w:color="auto" w:fill="E1E3E6"/>
        </w:rPr>
        <w:fldChar w:fldCharType="separate"/>
      </w:r>
      <w:r w:rsidR="00EF41C8" w:rsidRPr="005E4E3C">
        <w:rPr>
          <w:color w:val="595959" w:themeColor="text1" w:themeTint="A6"/>
        </w:rPr>
        <w:t>Torrales-Aguirre et al. (2013)</w:t>
      </w:r>
      <w:r w:rsidR="004D30FC" w:rsidRPr="005E4E3C">
        <w:rPr>
          <w:rFonts w:eastAsiaTheme="majorEastAsia"/>
          <w:color w:val="595959" w:themeColor="text1" w:themeTint="A6"/>
          <w:shd w:val="clear" w:color="auto" w:fill="E1E3E6"/>
        </w:rPr>
        <w:fldChar w:fldCharType="end"/>
      </w:r>
      <w:r w:rsidR="008C7ECF" w:rsidRPr="005E4E3C">
        <w:rPr>
          <w:rFonts w:eastAsiaTheme="majorEastAsia"/>
          <w:color w:val="595959" w:themeColor="text1" w:themeTint="A6"/>
          <w:shd w:val="clear" w:color="auto" w:fill="E1E3E6"/>
        </w:rPr>
        <w:t>,</w:t>
      </w:r>
      <w:r w:rsidR="006C397A" w:rsidRPr="005E4E3C">
        <w:rPr>
          <w:rFonts w:eastAsiaTheme="majorEastAsia"/>
          <w:color w:val="595959" w:themeColor="text1" w:themeTint="A6"/>
          <w:shd w:val="clear" w:color="auto" w:fill="E1E3E6"/>
        </w:rPr>
        <w:t xml:space="preserve"> en el mismo país</w:t>
      </w:r>
      <w:r w:rsidR="008C7ECF" w:rsidRPr="005E4E3C">
        <w:rPr>
          <w:rFonts w:eastAsiaTheme="majorEastAsia"/>
          <w:color w:val="595959" w:themeColor="text1" w:themeTint="A6"/>
          <w:shd w:val="clear" w:color="auto" w:fill="E1E3E6"/>
        </w:rPr>
        <w:t>,</w:t>
      </w:r>
      <w:r w:rsidR="004D30FC" w:rsidRPr="005E4E3C">
        <w:rPr>
          <w:rFonts w:eastAsiaTheme="majorEastAsia"/>
          <w:color w:val="595959" w:themeColor="text1" w:themeTint="A6"/>
          <w:shd w:val="clear" w:color="auto" w:fill="E1E3E6"/>
        </w:rPr>
        <w:t xml:space="preserve"> </w:t>
      </w:r>
      <w:r w:rsidR="00230837" w:rsidRPr="005E4E3C">
        <w:rPr>
          <w:rFonts w:eastAsiaTheme="majorEastAsia"/>
          <w:color w:val="595959" w:themeColor="text1" w:themeTint="A6"/>
          <w:shd w:val="clear" w:color="auto" w:fill="E1E3E6"/>
        </w:rPr>
        <w:t>se alinea con estas opiniones</w:t>
      </w:r>
      <w:r w:rsidR="00E250D6" w:rsidRPr="005E4E3C">
        <w:rPr>
          <w:rFonts w:eastAsiaTheme="majorEastAsia"/>
          <w:color w:val="595959" w:themeColor="text1" w:themeTint="A6"/>
          <w:shd w:val="clear" w:color="auto" w:fill="E1E3E6"/>
        </w:rPr>
        <w:t xml:space="preserve"> </w:t>
      </w:r>
      <w:r w:rsidR="006C397A" w:rsidRPr="005E4E3C">
        <w:rPr>
          <w:rFonts w:eastAsiaTheme="majorEastAsia"/>
          <w:color w:val="595959" w:themeColor="text1" w:themeTint="A6"/>
        </w:rPr>
        <w:t>registra</w:t>
      </w:r>
      <w:r w:rsidR="00230837" w:rsidRPr="005E4E3C">
        <w:rPr>
          <w:rFonts w:eastAsiaTheme="majorEastAsia"/>
          <w:color w:val="595959" w:themeColor="text1" w:themeTint="A6"/>
        </w:rPr>
        <w:t>ndo</w:t>
      </w:r>
      <w:r w:rsidR="006C397A" w:rsidRPr="005E4E3C">
        <w:rPr>
          <w:rFonts w:eastAsiaTheme="majorEastAsia"/>
          <w:color w:val="595959" w:themeColor="text1" w:themeTint="A6"/>
        </w:rPr>
        <w:t xml:space="preserve"> los logros formativos de un proyecto que usó la televisión IP con periodistas en formación además de l</w:t>
      </w:r>
      <w:r w:rsidR="001D0B78" w:rsidRPr="005E4E3C">
        <w:rPr>
          <w:rFonts w:eastAsiaTheme="majorEastAsia"/>
          <w:color w:val="595959" w:themeColor="text1" w:themeTint="A6"/>
        </w:rPr>
        <w:t xml:space="preserve">as metas alcanzadas en </w:t>
      </w:r>
      <w:r w:rsidR="00757C2A" w:rsidRPr="005E4E3C">
        <w:rPr>
          <w:rFonts w:eastAsiaTheme="majorEastAsia"/>
          <w:color w:val="595959" w:themeColor="text1" w:themeTint="A6"/>
        </w:rPr>
        <w:t xml:space="preserve">términos de </w:t>
      </w:r>
      <w:r w:rsidR="006C397A" w:rsidRPr="005E4E3C">
        <w:rPr>
          <w:rFonts w:eastAsiaTheme="majorEastAsia"/>
          <w:color w:val="595959" w:themeColor="text1" w:themeTint="A6"/>
        </w:rPr>
        <w:t xml:space="preserve">acceso </w:t>
      </w:r>
      <w:r w:rsidR="00230837" w:rsidRPr="005E4E3C">
        <w:rPr>
          <w:rFonts w:eastAsiaTheme="majorEastAsia"/>
          <w:color w:val="595959" w:themeColor="text1" w:themeTint="A6"/>
        </w:rPr>
        <w:t xml:space="preserve">al conocimiento </w:t>
      </w:r>
      <w:r w:rsidR="006C397A" w:rsidRPr="005E4E3C">
        <w:rPr>
          <w:rFonts w:eastAsiaTheme="majorEastAsia"/>
          <w:color w:val="595959" w:themeColor="text1" w:themeTint="A6"/>
        </w:rPr>
        <w:t>en poblaciones rurales.</w:t>
      </w:r>
      <w:r w:rsidR="002B588C" w:rsidRPr="005E4E3C">
        <w:rPr>
          <w:rFonts w:eastAsiaTheme="majorEastAsia"/>
          <w:color w:val="595959" w:themeColor="text1" w:themeTint="A6"/>
        </w:rPr>
        <w:t xml:space="preserve"> </w:t>
      </w:r>
      <w:r w:rsidR="00EE5DB8" w:rsidRPr="005E4E3C">
        <w:rPr>
          <w:rFonts w:eastAsiaTheme="majorEastAsia"/>
          <w:color w:val="595959" w:themeColor="text1" w:themeTint="A6"/>
        </w:rPr>
        <w:t>La s</w:t>
      </w:r>
      <w:r w:rsidR="00B93F95" w:rsidRPr="005E4E3C">
        <w:rPr>
          <w:rFonts w:eastAsiaTheme="majorEastAsia"/>
          <w:color w:val="595959" w:themeColor="text1" w:themeTint="A6"/>
        </w:rPr>
        <w:t>egunda</w:t>
      </w:r>
      <w:r w:rsidR="003C6BEA" w:rsidRPr="005E4E3C">
        <w:rPr>
          <w:rFonts w:eastAsiaTheme="majorEastAsia"/>
          <w:color w:val="595959" w:themeColor="text1" w:themeTint="A6"/>
        </w:rPr>
        <w:t xml:space="preserve"> agrupación (ii)</w:t>
      </w:r>
      <w:r w:rsidR="00EE5DB8" w:rsidRPr="005E4E3C">
        <w:rPr>
          <w:rFonts w:eastAsiaTheme="majorEastAsia"/>
          <w:color w:val="595959" w:themeColor="text1" w:themeTint="A6"/>
        </w:rPr>
        <w:t xml:space="preserve">, </w:t>
      </w:r>
      <w:r w:rsidR="00125A37" w:rsidRPr="005E4E3C">
        <w:rPr>
          <w:rFonts w:eastAsiaTheme="majorEastAsia"/>
          <w:color w:val="595959" w:themeColor="text1" w:themeTint="A6"/>
        </w:rPr>
        <w:t xml:space="preserve">habla de una preferencia por los modelos disruptivos que logran integrar teoría con práctica a través del desarrollo de proyectos </w:t>
      </w:r>
      <w:r w:rsidR="00125A37"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.wWw..wWw.QIQQA_CLUSTER.oOo.e1d61d928a4f4c62bf3c90cc8dab0d9e.oOo.llorente2023models.oOo.INTRANET_BF91FE0F-8D57-492F-8EDD-EB6E776D4FCE.xXx.SEPARATE_AUTHOR_DATE.xXx..oOo. \* MERGEFORMAT</w:instrText>
      </w:r>
      <w:r w:rsidR="00125A37" w:rsidRPr="005E4E3C">
        <w:rPr>
          <w:rFonts w:eastAsiaTheme="majorEastAsia"/>
          <w:color w:val="595959" w:themeColor="text1" w:themeTint="A6"/>
        </w:rPr>
        <w:fldChar w:fldCharType="separate"/>
      </w:r>
      <w:r w:rsidR="00EF41C8" w:rsidRPr="005E4E3C">
        <w:rPr>
          <w:color w:val="595959" w:themeColor="text1" w:themeTint="A6"/>
        </w:rPr>
        <w:t>(Llorente &amp; Revuelta, 2023)</w:t>
      </w:r>
      <w:r w:rsidR="00125A37" w:rsidRPr="005E4E3C">
        <w:rPr>
          <w:rFonts w:eastAsiaTheme="majorEastAsia"/>
          <w:color w:val="595959" w:themeColor="text1" w:themeTint="A6"/>
        </w:rPr>
        <w:fldChar w:fldCharType="end"/>
      </w:r>
      <w:r w:rsidR="001219A6" w:rsidRPr="005E4E3C">
        <w:rPr>
          <w:rStyle w:val="FootnoteReference"/>
          <w:rFonts w:eastAsiaTheme="majorEastAsia"/>
          <w:color w:val="595959" w:themeColor="text1" w:themeTint="A6"/>
        </w:rPr>
        <w:footnoteReference w:id="5"/>
      </w:r>
      <w:r w:rsidR="00125A37" w:rsidRPr="005E4E3C">
        <w:rPr>
          <w:rFonts w:eastAsiaTheme="majorEastAsia"/>
          <w:color w:val="595959" w:themeColor="text1" w:themeTint="A6"/>
        </w:rPr>
        <w:t xml:space="preserve">. </w:t>
      </w:r>
      <w:r w:rsidR="00EE5DB8" w:rsidRPr="005E4E3C">
        <w:rPr>
          <w:rFonts w:eastAsiaTheme="majorEastAsia"/>
          <w:color w:val="595959" w:themeColor="text1" w:themeTint="A6"/>
        </w:rPr>
        <w:t xml:space="preserve"> </w:t>
      </w:r>
      <w:r w:rsidR="00B93F95" w:rsidRPr="005E4E3C">
        <w:rPr>
          <w:rFonts w:eastAsiaTheme="majorEastAsia"/>
          <w:color w:val="595959" w:themeColor="text1" w:themeTint="A6"/>
        </w:rPr>
        <w:t>Con los estudios encontrados desde la tercera</w:t>
      </w:r>
      <w:r w:rsidR="001219A6" w:rsidRPr="005E4E3C">
        <w:rPr>
          <w:rFonts w:eastAsiaTheme="majorEastAsia"/>
          <w:color w:val="595959" w:themeColor="text1" w:themeTint="A6"/>
        </w:rPr>
        <w:t xml:space="preserve"> y última</w:t>
      </w:r>
      <w:r w:rsidR="00B93F95" w:rsidRPr="005E4E3C">
        <w:rPr>
          <w:rFonts w:eastAsiaTheme="majorEastAsia"/>
          <w:color w:val="595959" w:themeColor="text1" w:themeTint="A6"/>
        </w:rPr>
        <w:t xml:space="preserve"> caracterización</w:t>
      </w:r>
      <w:r w:rsidR="001219A6" w:rsidRPr="005E4E3C">
        <w:rPr>
          <w:rFonts w:eastAsiaTheme="majorEastAsia"/>
          <w:color w:val="595959" w:themeColor="text1" w:themeTint="A6"/>
        </w:rPr>
        <w:t xml:space="preserve"> </w:t>
      </w:r>
      <w:r w:rsidR="003C6BEA" w:rsidRPr="005E4E3C">
        <w:rPr>
          <w:rFonts w:eastAsiaTheme="majorEastAsia"/>
          <w:color w:val="595959" w:themeColor="text1" w:themeTint="A6"/>
        </w:rPr>
        <w:t xml:space="preserve">de la oferta formativa </w:t>
      </w:r>
      <w:r w:rsidR="00B93F95" w:rsidRPr="005E4E3C">
        <w:rPr>
          <w:rFonts w:eastAsiaTheme="majorEastAsia"/>
          <w:color w:val="595959" w:themeColor="text1" w:themeTint="A6"/>
        </w:rPr>
        <w:t xml:space="preserve">se pueden relacionar </w:t>
      </w:r>
      <w:r w:rsidR="00B93F95" w:rsidRPr="005E4E3C">
        <w:rPr>
          <w:rFonts w:eastAsiaTheme="majorEastAsia"/>
          <w:color w:val="595959" w:themeColor="text1" w:themeTint="A6"/>
        </w:rPr>
        <w:lastRenderedPageBreak/>
        <w:t xml:space="preserve">otros </w:t>
      </w:r>
      <w:r w:rsidR="003C6BEA" w:rsidRPr="005E4E3C">
        <w:rPr>
          <w:rFonts w:eastAsiaTheme="majorEastAsia"/>
          <w:color w:val="595959" w:themeColor="text1" w:themeTint="A6"/>
        </w:rPr>
        <w:t xml:space="preserve">estudios </w:t>
      </w:r>
      <w:r w:rsidR="00B93F95" w:rsidRPr="005E4E3C">
        <w:rPr>
          <w:rFonts w:eastAsiaTheme="majorEastAsia"/>
          <w:color w:val="595959" w:themeColor="text1" w:themeTint="A6"/>
        </w:rPr>
        <w:t xml:space="preserve">que presentan proyectos puntuales </w:t>
      </w:r>
      <w:r w:rsidR="00A97036" w:rsidRPr="005E4E3C">
        <w:rPr>
          <w:rFonts w:eastAsiaTheme="majorEastAsia"/>
          <w:color w:val="595959" w:themeColor="text1" w:themeTint="A6"/>
        </w:rPr>
        <w:t>con</w:t>
      </w:r>
      <w:r w:rsidR="00B93F95" w:rsidRPr="005E4E3C">
        <w:rPr>
          <w:rFonts w:eastAsiaTheme="majorEastAsia"/>
          <w:color w:val="595959" w:themeColor="text1" w:themeTint="A6"/>
        </w:rPr>
        <w:t xml:space="preserve"> el enfoque en medios</w:t>
      </w:r>
      <w:r w:rsidR="001219A6" w:rsidRPr="005E4E3C">
        <w:rPr>
          <w:rFonts w:eastAsiaTheme="majorEastAsia"/>
          <w:color w:val="595959" w:themeColor="text1" w:themeTint="A6"/>
        </w:rPr>
        <w:t xml:space="preserve">, no se encontraron casos relacionados con contenidos, </w:t>
      </w:r>
      <w:r w:rsidR="003C6BEA" w:rsidRPr="005E4E3C">
        <w:rPr>
          <w:rFonts w:eastAsiaTheme="majorEastAsia"/>
          <w:color w:val="595959" w:themeColor="text1" w:themeTint="A6"/>
        </w:rPr>
        <w:t>señalando otra</w:t>
      </w:r>
      <w:r w:rsidR="001219A6" w:rsidRPr="005E4E3C">
        <w:rPr>
          <w:rFonts w:eastAsiaTheme="majorEastAsia"/>
          <w:color w:val="595959" w:themeColor="text1" w:themeTint="A6"/>
        </w:rPr>
        <w:t xml:space="preserve"> oportunidad para investigación futura</w:t>
      </w:r>
      <w:r w:rsidR="00B93F95" w:rsidRPr="005E4E3C">
        <w:rPr>
          <w:rFonts w:eastAsiaTheme="majorEastAsia"/>
          <w:color w:val="595959" w:themeColor="text1" w:themeTint="A6"/>
        </w:rPr>
        <w:t xml:space="preserve">. </w:t>
      </w:r>
      <w:r w:rsidR="003E3E8C" w:rsidRPr="005E4E3C">
        <w:rPr>
          <w:rStyle w:val="eop"/>
          <w:rFonts w:eastAsiaTheme="majorEastAsia"/>
          <w:color w:val="595959" w:themeColor="text1" w:themeTint="A6"/>
        </w:rPr>
        <w:t>Los programas</w:t>
      </w:r>
      <w:r w:rsidR="00B93F95" w:rsidRPr="005E4E3C">
        <w:rPr>
          <w:rStyle w:val="eop"/>
          <w:rFonts w:eastAsiaTheme="majorEastAsia"/>
          <w:color w:val="595959" w:themeColor="text1" w:themeTint="A6"/>
        </w:rPr>
        <w:t xml:space="preserve"> y proyectos</w:t>
      </w:r>
      <w:r w:rsidR="003B4143" w:rsidRPr="005E4E3C">
        <w:rPr>
          <w:rStyle w:val="eop"/>
          <w:rFonts w:eastAsiaTheme="majorEastAsia"/>
          <w:color w:val="595959" w:themeColor="text1" w:themeTint="A6"/>
        </w:rPr>
        <w:t xml:space="preserve"> que se enfocan </w:t>
      </w:r>
      <w:r w:rsidR="00A97036" w:rsidRPr="005E4E3C">
        <w:rPr>
          <w:rStyle w:val="eop"/>
          <w:rFonts w:eastAsiaTheme="majorEastAsia"/>
          <w:color w:val="595959" w:themeColor="text1" w:themeTint="A6"/>
        </w:rPr>
        <w:t xml:space="preserve">en </w:t>
      </w:r>
      <w:r w:rsidR="00B93F95" w:rsidRPr="005E4E3C">
        <w:rPr>
          <w:rStyle w:val="eop"/>
          <w:rFonts w:eastAsiaTheme="majorEastAsia"/>
          <w:color w:val="595959" w:themeColor="text1" w:themeTint="A6"/>
        </w:rPr>
        <w:t>estos</w:t>
      </w:r>
      <w:r w:rsidR="003B4143" w:rsidRPr="005E4E3C">
        <w:rPr>
          <w:rStyle w:val="eop"/>
          <w:rFonts w:eastAsiaTheme="majorEastAsia"/>
          <w:color w:val="595959" w:themeColor="text1" w:themeTint="A6"/>
        </w:rPr>
        <w:t xml:space="preserve"> </w:t>
      </w:r>
      <w:r w:rsidR="003E3E8C" w:rsidRPr="005E4E3C">
        <w:rPr>
          <w:rStyle w:val="eop"/>
          <w:rFonts w:eastAsiaTheme="majorEastAsia"/>
          <w:color w:val="595959" w:themeColor="text1" w:themeTint="A6"/>
        </w:rPr>
        <w:t xml:space="preserve">se </w:t>
      </w:r>
      <w:r w:rsidR="00B93F95" w:rsidRPr="005E4E3C">
        <w:rPr>
          <w:rStyle w:val="eop"/>
          <w:rFonts w:eastAsiaTheme="majorEastAsia"/>
          <w:color w:val="595959" w:themeColor="text1" w:themeTint="A6"/>
        </w:rPr>
        <w:t>revisan como esp</w:t>
      </w:r>
      <w:r w:rsidR="003E3E8C" w:rsidRPr="005E4E3C">
        <w:rPr>
          <w:rStyle w:val="eop"/>
          <w:rFonts w:eastAsiaTheme="majorEastAsia"/>
          <w:color w:val="595959" w:themeColor="text1" w:themeTint="A6"/>
        </w:rPr>
        <w:t>acio</w:t>
      </w:r>
      <w:r w:rsidR="00B93F95" w:rsidRPr="005E4E3C">
        <w:rPr>
          <w:rStyle w:val="eop"/>
          <w:rFonts w:eastAsiaTheme="majorEastAsia"/>
          <w:color w:val="595959" w:themeColor="text1" w:themeTint="A6"/>
        </w:rPr>
        <w:t>s</w:t>
      </w:r>
      <w:r w:rsidR="003E3E8C" w:rsidRPr="005E4E3C">
        <w:rPr>
          <w:rStyle w:val="eop"/>
          <w:rFonts w:eastAsiaTheme="majorEastAsia"/>
          <w:color w:val="595959" w:themeColor="text1" w:themeTint="A6"/>
        </w:rPr>
        <w:t xml:space="preserve"> formativo</w:t>
      </w:r>
      <w:r w:rsidR="00B93F95" w:rsidRPr="005E4E3C">
        <w:rPr>
          <w:rStyle w:val="eop"/>
          <w:rFonts w:eastAsiaTheme="majorEastAsia"/>
          <w:color w:val="595959" w:themeColor="text1" w:themeTint="A6"/>
        </w:rPr>
        <w:t>s</w:t>
      </w:r>
      <w:r w:rsidR="00A97036" w:rsidRPr="005E4E3C">
        <w:rPr>
          <w:rStyle w:val="eop"/>
          <w:rFonts w:eastAsiaTheme="majorEastAsia"/>
          <w:color w:val="595959" w:themeColor="text1" w:themeTint="A6"/>
        </w:rPr>
        <w:t xml:space="preserve"> </w:t>
      </w:r>
      <w:r w:rsidR="00A97036"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ef15bb45d9a44b90a60e934b75f38589.oOo.massarani2018estado.oOo.INTRANET_BF91FE0F-8D57-492F-8EDD-EB6E776D4FCE.xXx.SEPARATE_AUTHOR_DATE.xXx.TRUE.xXx.PARAM_SPECIFIER_TYPE.xXx..xXx.PARAM_SPECIFIER_LOCATION.xXx..xXx.PARAM_PREFIX.xXx..xXx.PARAM_SUFFIX.xXx..oOo.reynoso2015formacion.oOo.INTRANET_BF91FE0F-8D57-492F-8EDD-EB6E776D4FCE.xXx.SEPARATE_AUTHOR_DATE.xXx.TRUE.xXx.PARAM_SPECIFIER_TYPE.xXx..xXx.PARAM_SPECIFIER_LOCATION.xXx..xXx.PARAM_PREFIX.xXx..xXx.PARAM_SUFFIX.xXx..oOo. \* MERGEFORMAT</w:instrText>
      </w:r>
      <w:r w:rsidR="00A97036" w:rsidRPr="005E4E3C">
        <w:rPr>
          <w:rFonts w:eastAsiaTheme="majorEastAsia"/>
          <w:color w:val="595959" w:themeColor="text1" w:themeTint="A6"/>
        </w:rPr>
        <w:fldChar w:fldCharType="separate"/>
      </w:r>
      <w:r w:rsidR="00EF41C8" w:rsidRPr="005E4E3C">
        <w:rPr>
          <w:color w:val="595959" w:themeColor="text1" w:themeTint="A6"/>
        </w:rPr>
        <w:t>L. Massarani, Reynoso, et al. (2015; 2018)</w:t>
      </w:r>
      <w:r w:rsidR="00A97036" w:rsidRPr="005E4E3C">
        <w:rPr>
          <w:rFonts w:eastAsiaTheme="majorEastAsia"/>
          <w:color w:val="595959" w:themeColor="text1" w:themeTint="A6"/>
        </w:rPr>
        <w:fldChar w:fldCharType="end"/>
      </w:r>
      <w:r w:rsidR="003E3E8C" w:rsidRPr="005E4E3C">
        <w:rPr>
          <w:rStyle w:val="eop"/>
          <w:rFonts w:eastAsiaTheme="majorEastAsia"/>
          <w:color w:val="595959" w:themeColor="text1" w:themeTint="A6"/>
        </w:rPr>
        <w:t xml:space="preserve">, especialmente los medios universitarios </w:t>
      </w:r>
      <w:r w:rsidR="003E3E8C" w:rsidRPr="005E4E3C">
        <w:rPr>
          <w:rFonts w:eastAsiaTheme="majorEastAsia"/>
          <w:color w:val="595959" w:themeColor="text1" w:themeTint="A6"/>
        </w:rPr>
        <w:t>(radio, prensa, televisión y los medios digitales</w:t>
      </w:r>
      <w:r w:rsidR="00A97036" w:rsidRPr="005E4E3C">
        <w:rPr>
          <w:rFonts w:eastAsiaTheme="majorEastAsia"/>
          <w:color w:val="595959" w:themeColor="text1" w:themeTint="A6"/>
        </w:rPr>
        <w:t xml:space="preserve"> o de convergencia</w:t>
      </w:r>
      <w:r w:rsidR="003E3E8C" w:rsidRPr="005E4E3C">
        <w:rPr>
          <w:rFonts w:eastAsiaTheme="majorEastAsia"/>
          <w:color w:val="595959" w:themeColor="text1" w:themeTint="A6"/>
        </w:rPr>
        <w:t>)</w:t>
      </w:r>
      <w:r w:rsidR="00144C5A" w:rsidRPr="005E4E3C">
        <w:rPr>
          <w:rFonts w:eastAsiaTheme="majorEastAsia"/>
          <w:color w:val="595959" w:themeColor="text1" w:themeTint="A6"/>
        </w:rPr>
        <w:t>, con logros identificados</w:t>
      </w:r>
      <w:r w:rsidR="00A97036" w:rsidRPr="005E4E3C">
        <w:rPr>
          <w:rStyle w:val="eop"/>
          <w:rFonts w:eastAsiaTheme="majorEastAsia"/>
          <w:color w:val="595959" w:themeColor="text1" w:themeTint="A6"/>
        </w:rPr>
        <w:t xml:space="preserve"> </w:t>
      </w:r>
      <w:r w:rsidR="00144C5A" w:rsidRPr="005E4E3C">
        <w:rPr>
          <w:rStyle w:val="eop"/>
          <w:rFonts w:eastAsiaTheme="majorEastAsia"/>
          <w:color w:val="595959" w:themeColor="text1" w:themeTint="A6"/>
        </w:rPr>
        <w:t xml:space="preserve">para </w:t>
      </w:r>
      <w:r w:rsidR="004A21BC" w:rsidRPr="005E4E3C">
        <w:rPr>
          <w:rStyle w:val="normaltextrun"/>
          <w:rFonts w:eastAsiaTheme="majorEastAsia"/>
          <w:color w:val="595959" w:themeColor="text1" w:themeTint="A6"/>
        </w:rPr>
        <w:t xml:space="preserve">la </w:t>
      </w:r>
      <w:r w:rsidR="003C6BEA" w:rsidRPr="005E4E3C">
        <w:rPr>
          <w:rStyle w:val="normaltextrun"/>
          <w:rFonts w:eastAsiaTheme="majorEastAsia"/>
          <w:color w:val="595959" w:themeColor="text1" w:themeTint="A6"/>
        </w:rPr>
        <w:t>profesionalización</w:t>
      </w:r>
      <w:r w:rsidR="00434299" w:rsidRPr="005E4E3C">
        <w:rPr>
          <w:rStyle w:val="normaltextrun"/>
          <w:rFonts w:eastAsiaTheme="majorEastAsia"/>
          <w:color w:val="595959" w:themeColor="text1" w:themeTint="A6"/>
        </w:rPr>
        <w:t xml:space="preserve"> </w:t>
      </w:r>
      <w:r w:rsidR="001D5DE8"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3b40ab731b7543fdbaabf39e2031760b.oOo.massarani2018estado.oOo.INTRANET_BF91FE0F-8D57-492F-8EDD-EB6E776D4FCE.xXx.SEPARATE_AUTHOR_DATE.xXx.TRUE.xXx.PARAM_SPECIFIER_TYPE.xXx..xXx.PARAM_SPECIFIER_LOCATION.xXx..xXx.PARAM_PREFIX.xXx..xXx.PARAM_SUFFIX.xXx..oOo.reynoso2015formacion.oOo.INTRANET_BF91FE0F-8D57-492F-8EDD-EB6E776D4FCE.xXx.SEPARATE_AUTHOR_DATE.xXx.TRUE.xXx.PARAM_SPECIFIER_TYPE.xXx..xXx.PARAM_SPECIFIER_LOCATION.xXx..xXx.PARAM_PREFIX.xXx..xXx.PARAM_SUFFIX.xXx..oOo. \* MERGEFORMAT</w:instrText>
      </w:r>
      <w:r w:rsidR="001D5DE8" w:rsidRPr="005E4E3C">
        <w:rPr>
          <w:rFonts w:eastAsiaTheme="majorEastAsia"/>
          <w:color w:val="595959" w:themeColor="text1" w:themeTint="A6"/>
        </w:rPr>
        <w:fldChar w:fldCharType="separate"/>
      </w:r>
      <w:r w:rsidR="00EF41C8" w:rsidRPr="005E4E3C">
        <w:rPr>
          <w:color w:val="595959" w:themeColor="text1" w:themeTint="A6"/>
        </w:rPr>
        <w:t>L. Massarani, Reynoso, et al. (2015; 2018)</w:t>
      </w:r>
      <w:r w:rsidR="001D5DE8" w:rsidRPr="005E4E3C">
        <w:rPr>
          <w:rFonts w:eastAsiaTheme="majorEastAsia"/>
          <w:color w:val="595959" w:themeColor="text1" w:themeTint="A6"/>
        </w:rPr>
        <w:fldChar w:fldCharType="end"/>
      </w:r>
      <w:r w:rsidR="001D5DE8" w:rsidRPr="005E4E3C">
        <w:rPr>
          <w:rFonts w:eastAsiaTheme="majorEastAsia"/>
          <w:color w:val="595959" w:themeColor="text1" w:themeTint="A6"/>
        </w:rPr>
        <w:t xml:space="preserve"> </w:t>
      </w:r>
      <w:r w:rsidR="004A21BC" w:rsidRPr="005E4E3C">
        <w:rPr>
          <w:rStyle w:val="normaltextrun"/>
          <w:rFonts w:eastAsiaTheme="majorEastAsia"/>
          <w:color w:val="595959" w:themeColor="text1" w:themeTint="A6"/>
        </w:rPr>
        <w:t xml:space="preserve">de comunicadores </w:t>
      </w:r>
      <w:r w:rsidR="00F912A1"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.wWw..wWw.QIQQA_CLUSTER.oOo.4f6b4b55b3b74ee18320c57378466303.oOo.trampuz2021medios.oOo.INTRANET_BF91FE0F-8D57-492F-8EDD-EB6E776D4FCE.xXx.SEPARATE_AUTHOR_DATE.xXx..oOo. \* MERGEFORMAT</w:instrText>
      </w:r>
      <w:r w:rsidR="00F912A1" w:rsidRPr="005E4E3C">
        <w:rPr>
          <w:rFonts w:eastAsiaTheme="majorEastAsia"/>
          <w:color w:val="595959" w:themeColor="text1" w:themeTint="A6"/>
        </w:rPr>
        <w:fldChar w:fldCharType="separate"/>
      </w:r>
      <w:r w:rsidR="00EF41C8" w:rsidRPr="005E4E3C">
        <w:rPr>
          <w:color w:val="595959" w:themeColor="text1" w:themeTint="A6"/>
        </w:rPr>
        <w:t>(Trampuz &amp; others, 2021)</w:t>
      </w:r>
      <w:r w:rsidR="00F912A1" w:rsidRPr="005E4E3C">
        <w:rPr>
          <w:rFonts w:eastAsiaTheme="majorEastAsia"/>
          <w:color w:val="595959" w:themeColor="text1" w:themeTint="A6"/>
        </w:rPr>
        <w:fldChar w:fldCharType="end"/>
      </w:r>
      <w:r w:rsidR="00F912A1" w:rsidRPr="005E4E3C">
        <w:rPr>
          <w:rFonts w:eastAsiaTheme="majorEastAsia"/>
          <w:color w:val="595959" w:themeColor="text1" w:themeTint="A6"/>
        </w:rPr>
        <w:t xml:space="preserve"> </w:t>
      </w:r>
      <w:r w:rsidR="003E3E8C" w:rsidRPr="005E4E3C">
        <w:rPr>
          <w:rStyle w:val="normaltextrun"/>
          <w:rFonts w:eastAsiaTheme="majorEastAsia"/>
          <w:color w:val="595959" w:themeColor="text1" w:themeTint="A6"/>
        </w:rPr>
        <w:t>y</w:t>
      </w:r>
      <w:r w:rsidR="004A21BC" w:rsidRPr="005E4E3C">
        <w:rPr>
          <w:rStyle w:val="normaltextrun"/>
          <w:rFonts w:eastAsiaTheme="majorEastAsia"/>
          <w:color w:val="595959" w:themeColor="text1" w:themeTint="A6"/>
        </w:rPr>
        <w:t xml:space="preserve"> periodistas en entornos tradicionales y de convergencia digital.</w:t>
      </w:r>
      <w:r w:rsidR="003B4143" w:rsidRPr="005E4E3C">
        <w:rPr>
          <w:rStyle w:val="normaltextrun"/>
          <w:rFonts w:eastAsiaTheme="majorEastAsia"/>
          <w:color w:val="595959" w:themeColor="text1" w:themeTint="A6"/>
        </w:rPr>
        <w:t xml:space="preserve"> </w:t>
      </w:r>
      <w:r w:rsidR="004A21BC" w:rsidRPr="005E4E3C">
        <w:rPr>
          <w:rStyle w:val="normaltextrun"/>
          <w:rFonts w:eastAsiaTheme="majorEastAsia"/>
          <w:color w:val="595959" w:themeColor="text1" w:themeTint="A6"/>
        </w:rPr>
        <w:t xml:space="preserve"> </w:t>
      </w:r>
    </w:p>
    <w:p w14:paraId="49F11DB2" w14:textId="307553A7" w:rsidR="00145631" w:rsidRPr="005E4E3C" w:rsidRDefault="00145631" w:rsidP="00456A86">
      <w:pPr>
        <w:pStyle w:val="prrafonormal"/>
        <w:rPr>
          <w:rFonts w:eastAsiaTheme="majorEastAsia"/>
          <w:color w:val="595959" w:themeColor="text1" w:themeTint="A6"/>
        </w:rPr>
      </w:pPr>
      <w:r w:rsidRPr="005E4E3C">
        <w:rPr>
          <w:rStyle w:val="normaltextrun"/>
          <w:color w:val="595959" w:themeColor="text1" w:themeTint="A6"/>
          <w:shd w:val="clear" w:color="auto" w:fill="FFFFFF"/>
        </w:rPr>
        <w:t xml:space="preserve">Ya </w:t>
      </w:r>
      <w:r w:rsidR="007E1F76" w:rsidRPr="005E4E3C">
        <w:rPr>
          <w:rStyle w:val="normaltextrun"/>
          <w:color w:val="595959" w:themeColor="text1" w:themeTint="A6"/>
          <w:shd w:val="clear" w:color="auto" w:fill="FFFFFF"/>
        </w:rPr>
        <w:t>revisando lo que el corpus muestra sobre el</w:t>
      </w:r>
      <w:r w:rsidRPr="005E4E3C">
        <w:rPr>
          <w:rStyle w:val="normaltextrun"/>
          <w:color w:val="595959" w:themeColor="text1" w:themeTint="A6"/>
          <w:shd w:val="clear" w:color="auto" w:fill="FFFFFF"/>
        </w:rPr>
        <w:t xml:space="preserve"> ejercicio profesional de la CPC, se </w:t>
      </w:r>
      <w:r w:rsidR="007E1F76" w:rsidRPr="005E4E3C">
        <w:rPr>
          <w:rStyle w:val="normaltextrun"/>
          <w:color w:val="595959" w:themeColor="text1" w:themeTint="A6"/>
          <w:shd w:val="clear" w:color="auto" w:fill="FFFFFF"/>
        </w:rPr>
        <w:t>encuentran</w:t>
      </w:r>
      <w:r w:rsidRPr="005E4E3C">
        <w:rPr>
          <w:rStyle w:val="normaltextrun"/>
          <w:color w:val="595959" w:themeColor="text1" w:themeTint="A6"/>
          <w:shd w:val="clear" w:color="auto" w:fill="FFFFFF"/>
        </w:rPr>
        <w:t xml:space="preserve"> </w:t>
      </w:r>
      <w:r w:rsidR="007E1F76" w:rsidRPr="005E4E3C">
        <w:rPr>
          <w:rStyle w:val="normaltextrun"/>
          <w:color w:val="595959" w:themeColor="text1" w:themeTint="A6"/>
          <w:shd w:val="clear" w:color="auto" w:fill="FFFFFF"/>
        </w:rPr>
        <w:t xml:space="preserve">roles </w:t>
      </w:r>
      <w:r w:rsidR="008D58B6" w:rsidRPr="005E4E3C">
        <w:rPr>
          <w:rStyle w:val="normaltextrun"/>
          <w:color w:val="595959" w:themeColor="text1" w:themeTint="A6"/>
          <w:shd w:val="clear" w:color="auto" w:fill="FFFFFF"/>
        </w:rPr>
        <w:t>que se califican</w:t>
      </w:r>
      <w:r w:rsidRPr="005E4E3C">
        <w:rPr>
          <w:rStyle w:val="normaltextrun"/>
          <w:color w:val="595959" w:themeColor="text1" w:themeTint="A6"/>
          <w:shd w:val="clear" w:color="auto" w:fill="FFFFFF"/>
        </w:rPr>
        <w:t xml:space="preserve"> como tradicionales </w:t>
      </w:r>
      <w:r w:rsidR="007E1F76" w:rsidRPr="005E4E3C">
        <w:rPr>
          <w:rStyle w:val="normaltextrun"/>
          <w:color w:val="595959" w:themeColor="text1" w:themeTint="A6"/>
          <w:shd w:val="clear" w:color="auto" w:fill="E1E3E6"/>
        </w:rPr>
        <w:fldChar w:fldCharType="begin" w:fldLock="1"/>
      </w:r>
      <w:r w:rsidR="00EF41C8" w:rsidRPr="005E4E3C">
        <w:rPr>
          <w:rStyle w:val="normaltextrun"/>
          <w:color w:val="595959" w:themeColor="text1" w:themeTint="A6"/>
          <w:shd w:val="clear" w:color="auto" w:fill="E1E3E6"/>
        </w:rPr>
        <w:instrText>MERGEFIELD .wWw..wWw.QIQQA_CLUSTER.oOo.1938eecfa3d543beb73aac8b27126ac7.oOo.meneses2022periodismo.oOo.INTRANET_BF91FE0F-8D57-492F-8EDD-EB6E776D4FCE.xXx.SEPARATE_AUTHOR_DATE.xXx..oOo.fahnrich2021rethinking.oOo.INTRANET_BF91FE0F-8D57-492F-8EDD-EB6E776D4FCE.oOo. \* MERGEFORMAT</w:instrText>
      </w:r>
      <w:r w:rsidR="007E1F76" w:rsidRPr="005E4E3C">
        <w:rPr>
          <w:rStyle w:val="normaltextrun"/>
          <w:color w:val="595959" w:themeColor="text1" w:themeTint="A6"/>
          <w:shd w:val="clear" w:color="auto" w:fill="E1E3E6"/>
        </w:rPr>
        <w:fldChar w:fldCharType="separate"/>
      </w:r>
      <w:r w:rsidR="00EF41C8" w:rsidRPr="005E4E3C">
        <w:rPr>
          <w:color w:val="595959" w:themeColor="text1" w:themeTint="A6"/>
        </w:rPr>
        <w:t>(Fähnrich et al., 2021; Meneses &amp; Pereira, 2022)</w:t>
      </w:r>
      <w:r w:rsidR="007E1F76" w:rsidRPr="005E4E3C">
        <w:rPr>
          <w:rStyle w:val="normaltextrun"/>
          <w:color w:val="595959" w:themeColor="text1" w:themeTint="A6"/>
          <w:shd w:val="clear" w:color="auto" w:fill="E1E3E6"/>
        </w:rPr>
        <w:fldChar w:fldCharType="end"/>
      </w:r>
      <w:r w:rsidR="007E1F76" w:rsidRPr="005E4E3C">
        <w:rPr>
          <w:rStyle w:val="normaltextrun"/>
          <w:color w:val="595959" w:themeColor="text1" w:themeTint="A6"/>
          <w:shd w:val="clear" w:color="auto" w:fill="E1E3E6"/>
        </w:rPr>
        <w:t xml:space="preserve"> </w:t>
      </w:r>
      <w:r w:rsidRPr="005E4E3C">
        <w:rPr>
          <w:rStyle w:val="normaltextrun"/>
          <w:color w:val="595959" w:themeColor="text1" w:themeTint="A6"/>
          <w:shd w:val="clear" w:color="auto" w:fill="FFFFFF"/>
        </w:rPr>
        <w:t>y otr</w:t>
      </w:r>
      <w:r w:rsidR="007E1F76" w:rsidRPr="005E4E3C">
        <w:rPr>
          <w:rStyle w:val="normaltextrun"/>
          <w:color w:val="595959" w:themeColor="text1" w:themeTint="A6"/>
          <w:shd w:val="clear" w:color="auto" w:fill="FFFFFF"/>
        </w:rPr>
        <w:t>o</w:t>
      </w:r>
      <w:r w:rsidRPr="005E4E3C">
        <w:rPr>
          <w:rStyle w:val="normaltextrun"/>
          <w:color w:val="595959" w:themeColor="text1" w:themeTint="A6"/>
          <w:shd w:val="clear" w:color="auto" w:fill="FFFFFF"/>
        </w:rPr>
        <w:t>s, como emergentes</w:t>
      </w:r>
      <w:r w:rsidR="007E1F76" w:rsidRPr="005E4E3C">
        <w:rPr>
          <w:rStyle w:val="normaltextrun"/>
          <w:color w:val="595959" w:themeColor="text1" w:themeTint="A6"/>
          <w:shd w:val="clear" w:color="auto" w:fill="FFFFFF"/>
        </w:rPr>
        <w:t xml:space="preserve"> </w:t>
      </w:r>
      <w:r w:rsidR="007E1F76" w:rsidRPr="005E4E3C">
        <w:rPr>
          <w:rStyle w:val="normaltextrun"/>
          <w:color w:val="595959" w:themeColor="text1" w:themeTint="A6"/>
          <w:shd w:val="clear" w:color="auto" w:fill="FFFFFF"/>
        </w:rPr>
        <w:fldChar w:fldCharType="begin" w:fldLock="1"/>
      </w:r>
      <w:r w:rsidR="00EF41C8" w:rsidRPr="005E4E3C">
        <w:rPr>
          <w:rStyle w:val="normaltextrun"/>
          <w:color w:val="595959" w:themeColor="text1" w:themeTint="A6"/>
          <w:shd w:val="clear" w:color="auto" w:fill="FFFFFF"/>
        </w:rPr>
        <w:instrText>MERGEFIELD .wWw..wWw.QIQQA_CLUSTER.oOo.3f35e09911b14ea8a32fb619f0767789.oOo.rodriguez2019comunicacion.oOo.INTRANET_BF91FE0F-8D57-492F-8EDD-EB6E776D4FCE.xXx.SEPARATE_AUTHOR_DATE.xXx..oOo.parejo2016nuevo.oOo.INTRANET_BF91FE0F-8D57-492F-8EDD-EB6E776D4FCE.oOo.herrera2016comunicacion.oOo.INTRANET_BF91FE0F-8D57-492F-8EDD-EB6E776D4FCE.oOo. \* MERGEFORMAT</w:instrText>
      </w:r>
      <w:r w:rsidR="007E1F76" w:rsidRPr="005E4E3C">
        <w:rPr>
          <w:rStyle w:val="normaltextrun"/>
          <w:color w:val="595959" w:themeColor="text1" w:themeTint="A6"/>
          <w:shd w:val="clear" w:color="auto" w:fill="FFFFFF"/>
        </w:rPr>
        <w:fldChar w:fldCharType="separate"/>
      </w:r>
      <w:r w:rsidR="00EF41C8" w:rsidRPr="005E4E3C">
        <w:rPr>
          <w:color w:val="595959" w:themeColor="text1" w:themeTint="A6"/>
        </w:rPr>
        <w:t>(Herrera-Lima, 2016; Parejo Cuéllar et al., 2016; Rodríguez, 2019)</w:t>
      </w:r>
      <w:r w:rsidR="007E1F76" w:rsidRPr="005E4E3C">
        <w:rPr>
          <w:rStyle w:val="normaltextrun"/>
          <w:color w:val="595959" w:themeColor="text1" w:themeTint="A6"/>
          <w:shd w:val="clear" w:color="auto" w:fill="FFFFFF"/>
        </w:rPr>
        <w:fldChar w:fldCharType="end"/>
      </w:r>
      <w:r w:rsidR="007E1F76" w:rsidRPr="005E4E3C">
        <w:rPr>
          <w:rStyle w:val="normaltextrun"/>
          <w:color w:val="595959" w:themeColor="text1" w:themeTint="A6"/>
          <w:shd w:val="clear" w:color="auto" w:fill="FFFFFF"/>
        </w:rPr>
        <w:t xml:space="preserve">. </w:t>
      </w:r>
      <w:r w:rsidRPr="005E4E3C">
        <w:rPr>
          <w:rStyle w:val="normaltextrun"/>
          <w:color w:val="595959" w:themeColor="text1" w:themeTint="A6"/>
          <w:shd w:val="clear" w:color="auto" w:fill="FFFFFF"/>
        </w:rPr>
        <w:t>L</w:t>
      </w:r>
      <w:r w:rsidR="007E1F76" w:rsidRPr="005E4E3C">
        <w:rPr>
          <w:rStyle w:val="normaltextrun"/>
          <w:color w:val="595959" w:themeColor="text1" w:themeTint="A6"/>
          <w:shd w:val="clear" w:color="auto" w:fill="FFFFFF"/>
        </w:rPr>
        <w:t>o</w:t>
      </w:r>
      <w:r w:rsidRPr="005E4E3C">
        <w:rPr>
          <w:rStyle w:val="normaltextrun"/>
          <w:color w:val="595959" w:themeColor="text1" w:themeTint="A6"/>
          <w:shd w:val="clear" w:color="auto" w:fill="FFFFFF"/>
        </w:rPr>
        <w:t>s primer</w:t>
      </w:r>
      <w:r w:rsidR="007E1F76" w:rsidRPr="005E4E3C">
        <w:rPr>
          <w:rStyle w:val="normaltextrun"/>
          <w:color w:val="595959" w:themeColor="text1" w:themeTint="A6"/>
          <w:shd w:val="clear" w:color="auto" w:fill="FFFFFF"/>
        </w:rPr>
        <w:t>o</w:t>
      </w:r>
      <w:r w:rsidRPr="005E4E3C">
        <w:rPr>
          <w:rStyle w:val="normaltextrun"/>
          <w:color w:val="595959" w:themeColor="text1" w:themeTint="A6"/>
          <w:shd w:val="clear" w:color="auto" w:fill="FFFFFF"/>
        </w:rPr>
        <w:t xml:space="preserve">s, comprenden la participación de los comunicadores de la ciencia como </w:t>
      </w:r>
      <w:r w:rsidRPr="005E4E3C">
        <w:rPr>
          <w:rStyle w:val="normaltextrun"/>
          <w:i/>
          <w:iCs/>
          <w:color w:val="595959" w:themeColor="text1" w:themeTint="A6"/>
          <w:shd w:val="clear" w:color="auto" w:fill="FFFFFF"/>
        </w:rPr>
        <w:t>gatekeepers</w:t>
      </w:r>
      <w:r w:rsidRPr="005E4E3C">
        <w:rPr>
          <w:rStyle w:val="normaltextrun"/>
          <w:color w:val="595959" w:themeColor="text1" w:themeTint="A6"/>
          <w:shd w:val="clear" w:color="auto" w:fill="FFFFFF"/>
        </w:rPr>
        <w:t xml:space="preserve"> que observan y editan, indicando</w:t>
      </w:r>
      <w:r w:rsidRPr="005E4E3C">
        <w:rPr>
          <w:rStyle w:val="normaltextrun"/>
          <w:color w:val="595959" w:themeColor="text1" w:themeTint="A6"/>
          <w:u w:val="single"/>
          <w:shd w:val="clear" w:color="auto" w:fill="FFFFFF"/>
        </w:rPr>
        <w:t>,</w:t>
      </w:r>
      <w:r w:rsidRPr="005E4E3C">
        <w:rPr>
          <w:rStyle w:val="normaltextrun"/>
          <w:color w:val="595959" w:themeColor="text1" w:themeTint="A6"/>
          <w:shd w:val="clear" w:color="auto" w:fill="FFFFFF"/>
        </w:rPr>
        <w:t xml:space="preserve"> quizás</w:t>
      </w:r>
      <w:r w:rsidRPr="005E4E3C">
        <w:rPr>
          <w:rStyle w:val="normaltextrun"/>
          <w:color w:val="595959" w:themeColor="text1" w:themeTint="A6"/>
          <w:u w:val="single"/>
          <w:shd w:val="clear" w:color="auto" w:fill="FFFFFF"/>
        </w:rPr>
        <w:t>,</w:t>
      </w:r>
      <w:r w:rsidRPr="005E4E3C">
        <w:rPr>
          <w:rStyle w:val="normaltextrun"/>
          <w:color w:val="595959" w:themeColor="text1" w:themeTint="A6"/>
          <w:shd w:val="clear" w:color="auto" w:fill="FFFFFF"/>
        </w:rPr>
        <w:t xml:space="preserve"> la presencia de modelos deficitarios de CPC </w:t>
      </w:r>
      <w:r w:rsidRPr="005E4E3C">
        <w:rPr>
          <w:rStyle w:val="normaltextrun"/>
          <w:color w:val="595959" w:themeColor="text1" w:themeTint="A6"/>
          <w:shd w:val="clear" w:color="auto" w:fill="E1E3E6"/>
        </w:rPr>
        <w:t>(Broks et al., 2020; Dudo, 2015; Tinker Perrault, 2013; Welch-Ross &amp; Fasig, 2007)</w:t>
      </w:r>
      <w:r w:rsidRPr="005E4E3C">
        <w:rPr>
          <w:rStyle w:val="normaltextrun"/>
          <w:color w:val="595959" w:themeColor="text1" w:themeTint="A6"/>
          <w:shd w:val="clear" w:color="auto" w:fill="FFFFFF"/>
        </w:rPr>
        <w:t xml:space="preserve">. </w:t>
      </w:r>
      <w:r w:rsidR="00450BE4" w:rsidRPr="005E4E3C">
        <w:rPr>
          <w:rStyle w:val="normaltextrun"/>
          <w:color w:val="595959" w:themeColor="text1" w:themeTint="A6"/>
          <w:shd w:val="clear" w:color="auto" w:fill="FFFFFF"/>
        </w:rPr>
        <w:t xml:space="preserve">A este grupo de tareas se asocia también la de </w:t>
      </w:r>
      <w:r w:rsidRPr="005E4E3C">
        <w:rPr>
          <w:rStyle w:val="normaltextrun"/>
          <w:color w:val="595959" w:themeColor="text1" w:themeTint="A6"/>
          <w:shd w:val="clear" w:color="auto" w:fill="FFFFFF"/>
        </w:rPr>
        <w:t xml:space="preserve">traducción entre el lenguaje científico y el no-académico </w:t>
      </w:r>
      <w:r w:rsidRPr="005E4E3C">
        <w:rPr>
          <w:rStyle w:val="normaltextrun"/>
          <w:color w:val="595959" w:themeColor="text1" w:themeTint="A6"/>
          <w:shd w:val="clear" w:color="auto" w:fill="E1E3E6"/>
        </w:rPr>
        <w:t>(L. Álvarez, 2015; Marín, 1017; Roldán, 2024)</w:t>
      </w:r>
      <w:r w:rsidR="00450BE4" w:rsidRPr="005E4E3C">
        <w:rPr>
          <w:rStyle w:val="normaltextrun"/>
          <w:color w:val="595959" w:themeColor="text1" w:themeTint="A6"/>
          <w:shd w:val="clear" w:color="auto" w:fill="FFFFFF"/>
        </w:rPr>
        <w:t xml:space="preserve">. Esta </w:t>
      </w:r>
      <w:r w:rsidRPr="005E4E3C">
        <w:rPr>
          <w:rStyle w:val="normaltextrun"/>
          <w:color w:val="595959" w:themeColor="text1" w:themeTint="A6"/>
          <w:shd w:val="clear" w:color="auto" w:fill="FFFFFF"/>
        </w:rPr>
        <w:t xml:space="preserve">postura se ha cuestionado pues se asume que en la traducción hay un rol pasivo tanto del mediador como del receptor </w:t>
      </w:r>
      <w:r w:rsidRPr="005E4E3C">
        <w:rPr>
          <w:rStyle w:val="normaltextrun"/>
          <w:color w:val="595959" w:themeColor="text1" w:themeTint="A6"/>
          <w:shd w:val="clear" w:color="auto" w:fill="E1E3E6"/>
        </w:rPr>
        <w:t>(Babini &amp; Rovelli, 2020; J. Escobar, 2017b; Munevar, 2020; Vignale, 2020)</w:t>
      </w:r>
      <w:r w:rsidRPr="005E4E3C">
        <w:rPr>
          <w:rStyle w:val="normaltextrun"/>
          <w:color w:val="595959" w:themeColor="text1" w:themeTint="A6"/>
          <w:shd w:val="clear" w:color="auto" w:fill="FFFFFF"/>
        </w:rPr>
        <w:t xml:space="preserve"> y la CPC busca que el conocimiento científico “integre procesos de apropiación cultural” </w:t>
      </w:r>
      <w:r w:rsidRPr="005E4E3C">
        <w:rPr>
          <w:rStyle w:val="normaltextrun"/>
          <w:color w:val="595959" w:themeColor="text1" w:themeTint="A6"/>
          <w:shd w:val="clear" w:color="auto" w:fill="E1E3E6"/>
        </w:rPr>
        <w:t>(Castelfranchi &amp; Fazio, 2021, p. 9)</w:t>
      </w:r>
      <w:r w:rsidRPr="005E4E3C">
        <w:rPr>
          <w:rStyle w:val="normaltextrun"/>
          <w:color w:val="595959" w:themeColor="text1" w:themeTint="A6"/>
          <w:shd w:val="clear" w:color="auto" w:fill="FFFFFF"/>
        </w:rPr>
        <w:t xml:space="preserve"> </w:t>
      </w:r>
      <w:r w:rsidR="00450BE4" w:rsidRPr="005E4E3C">
        <w:rPr>
          <w:rStyle w:val="normaltextrun"/>
          <w:color w:val="595959" w:themeColor="text1" w:themeTint="A6"/>
          <w:shd w:val="clear" w:color="auto" w:fill="FFFFFF"/>
        </w:rPr>
        <w:t>que se considera</w:t>
      </w:r>
      <w:r w:rsidR="00105967" w:rsidRPr="005E4E3C">
        <w:rPr>
          <w:rStyle w:val="normaltextrun"/>
          <w:color w:val="595959" w:themeColor="text1" w:themeTint="A6"/>
          <w:shd w:val="clear" w:color="auto" w:fill="FFFFFF"/>
        </w:rPr>
        <w:t>n</w:t>
      </w:r>
      <w:r w:rsidR="00450BE4" w:rsidRPr="005E4E3C">
        <w:rPr>
          <w:rStyle w:val="normaltextrun"/>
          <w:color w:val="595959" w:themeColor="text1" w:themeTint="A6"/>
          <w:shd w:val="clear" w:color="auto" w:fill="FFFFFF"/>
        </w:rPr>
        <w:t xml:space="preserve"> </w:t>
      </w:r>
      <w:r w:rsidRPr="005E4E3C">
        <w:rPr>
          <w:rStyle w:val="normaltextrun"/>
          <w:color w:val="595959" w:themeColor="text1" w:themeTint="A6"/>
          <w:shd w:val="clear" w:color="auto" w:fill="FFFFFF"/>
        </w:rPr>
        <w:t>activo</w:t>
      </w:r>
      <w:r w:rsidR="00105967" w:rsidRPr="005E4E3C">
        <w:rPr>
          <w:rStyle w:val="normaltextrun"/>
          <w:color w:val="595959" w:themeColor="text1" w:themeTint="A6"/>
          <w:shd w:val="clear" w:color="auto" w:fill="FFFFFF"/>
        </w:rPr>
        <w:t>s</w:t>
      </w:r>
      <w:r w:rsidRPr="005E4E3C">
        <w:rPr>
          <w:rStyle w:val="normaltextrun"/>
          <w:color w:val="595959" w:themeColor="text1" w:themeTint="A6"/>
          <w:shd w:val="clear" w:color="auto" w:fill="FFFFFF"/>
        </w:rPr>
        <w:t xml:space="preserve">. </w:t>
      </w:r>
      <w:r w:rsidR="00DE7C1E" w:rsidRPr="005E4E3C">
        <w:rPr>
          <w:color w:val="595959" w:themeColor="text1" w:themeTint="A6"/>
          <w:shd w:val="clear" w:color="auto" w:fill="FFFFFF"/>
        </w:rPr>
        <w:t xml:space="preserve">Otra tarea que se asocia con los roles tradicionales es la de difundir </w:t>
      </w:r>
      <w:r w:rsidRPr="005E4E3C">
        <w:rPr>
          <w:rStyle w:val="normaltextrun"/>
          <w:color w:val="595959" w:themeColor="text1" w:themeTint="A6"/>
          <w:shd w:val="clear" w:color="auto" w:fill="FFFFFF"/>
        </w:rPr>
        <w:t xml:space="preserve">los resultados de las investigaciones </w:t>
      </w:r>
      <w:r w:rsidRPr="005E4E3C">
        <w:rPr>
          <w:rStyle w:val="normaltextrun"/>
          <w:color w:val="595959" w:themeColor="text1" w:themeTint="A6"/>
          <w:shd w:val="clear" w:color="auto" w:fill="E1E3E6"/>
        </w:rPr>
        <w:t>(Cedeño-Vega et al., 2020; Daniela Bruno, 2024; Mart’\in Rivero et al., 2021; Mayet-Comerόn et al., 2022; Revuelta, 2021)</w:t>
      </w:r>
      <w:r w:rsidRPr="005E4E3C">
        <w:rPr>
          <w:rStyle w:val="normaltextrun"/>
          <w:color w:val="595959" w:themeColor="text1" w:themeTint="A6"/>
          <w:shd w:val="clear" w:color="auto" w:fill="FFFFFF"/>
        </w:rPr>
        <w:t xml:space="preserve"> </w:t>
      </w:r>
      <w:r w:rsidR="00DE7C1E" w:rsidRPr="005E4E3C">
        <w:rPr>
          <w:rStyle w:val="normaltextrun"/>
          <w:color w:val="595959" w:themeColor="text1" w:themeTint="A6"/>
          <w:shd w:val="clear" w:color="auto" w:fill="FFFFFF"/>
        </w:rPr>
        <w:t>ya sea en general, involucrando agencias de noticias científicas regionales o mundiales</w:t>
      </w:r>
      <w:r w:rsidR="00983759" w:rsidRPr="005E4E3C">
        <w:rPr>
          <w:rStyle w:val="normaltextrun"/>
          <w:color w:val="595959" w:themeColor="text1" w:themeTint="A6"/>
          <w:shd w:val="clear" w:color="auto" w:fill="FFFFFF"/>
        </w:rPr>
        <w:t>,</w:t>
      </w:r>
      <w:r w:rsidR="00DE7C1E" w:rsidRPr="005E4E3C">
        <w:rPr>
          <w:rStyle w:val="normaltextrun"/>
          <w:color w:val="595959" w:themeColor="text1" w:themeTint="A6"/>
          <w:shd w:val="clear" w:color="auto" w:fill="FFFFFF"/>
        </w:rPr>
        <w:t xml:space="preserve"> o los resultados de la investigación que hace una universidad</w:t>
      </w:r>
      <w:r w:rsidR="00044476" w:rsidRPr="005E4E3C">
        <w:rPr>
          <w:rStyle w:val="normaltextrun"/>
          <w:color w:val="595959" w:themeColor="text1" w:themeTint="A6"/>
          <w:shd w:val="clear" w:color="auto" w:fill="FFFFFF"/>
        </w:rPr>
        <w:t xml:space="preserve"> definida</w:t>
      </w:r>
      <w:r w:rsidR="00DE7C1E" w:rsidRPr="005E4E3C">
        <w:rPr>
          <w:rStyle w:val="normaltextrun"/>
          <w:color w:val="595959" w:themeColor="text1" w:themeTint="A6"/>
          <w:shd w:val="clear" w:color="auto" w:fill="FFFFFF"/>
        </w:rPr>
        <w:t xml:space="preserve">. Esto hace que el ejercicio comunicativo esté presente </w:t>
      </w:r>
      <w:r w:rsidRPr="005E4E3C">
        <w:rPr>
          <w:rStyle w:val="normaltextrun"/>
          <w:color w:val="595959" w:themeColor="text1" w:themeTint="A6"/>
          <w:shd w:val="clear" w:color="auto" w:fill="FFFFFF"/>
        </w:rPr>
        <w:t>hacia el final de la investigación</w:t>
      </w:r>
      <w:r w:rsidR="00DE7C1E" w:rsidRPr="005E4E3C">
        <w:rPr>
          <w:rStyle w:val="normaltextrun"/>
          <w:color w:val="595959" w:themeColor="text1" w:themeTint="A6"/>
          <w:shd w:val="clear" w:color="auto" w:fill="FFFFFF"/>
        </w:rPr>
        <w:t xml:space="preserve"> lo cual se piensa</w:t>
      </w:r>
      <w:r w:rsidR="00044476" w:rsidRPr="005E4E3C">
        <w:rPr>
          <w:rStyle w:val="normaltextrun"/>
          <w:color w:val="595959" w:themeColor="text1" w:themeTint="A6"/>
          <w:shd w:val="clear" w:color="auto" w:fill="FFFFFF"/>
        </w:rPr>
        <w:t xml:space="preserve">, </w:t>
      </w:r>
      <w:r w:rsidRPr="005E4E3C">
        <w:rPr>
          <w:rStyle w:val="normaltextrun"/>
          <w:color w:val="595959" w:themeColor="text1" w:themeTint="A6"/>
          <w:shd w:val="clear" w:color="auto" w:fill="FFFFFF"/>
        </w:rPr>
        <w:t>evidenci</w:t>
      </w:r>
      <w:r w:rsidR="00DE7C1E" w:rsidRPr="005E4E3C">
        <w:rPr>
          <w:rStyle w:val="normaltextrun"/>
          <w:color w:val="595959" w:themeColor="text1" w:themeTint="A6"/>
          <w:shd w:val="clear" w:color="auto" w:fill="FFFFFF"/>
        </w:rPr>
        <w:t>a</w:t>
      </w:r>
      <w:r w:rsidR="00105967" w:rsidRPr="005E4E3C">
        <w:rPr>
          <w:rStyle w:val="normaltextrun"/>
          <w:color w:val="595959" w:themeColor="text1" w:themeTint="A6"/>
          <w:shd w:val="clear" w:color="auto" w:fill="FFFFFF"/>
        </w:rPr>
        <w:t xml:space="preserve"> </w:t>
      </w:r>
      <w:r w:rsidR="00105967" w:rsidRPr="005E4E3C">
        <w:rPr>
          <w:color w:val="595959" w:themeColor="text1" w:themeTint="A6"/>
          <w:shd w:val="clear" w:color="auto" w:fill="FFFFFF"/>
        </w:rPr>
        <w:t>transmisión en una vía</w:t>
      </w:r>
      <w:r w:rsidRPr="005E4E3C">
        <w:rPr>
          <w:rStyle w:val="normaltextrun"/>
          <w:color w:val="595959" w:themeColor="text1" w:themeTint="A6"/>
          <w:shd w:val="clear" w:color="auto" w:fill="FFFFFF"/>
        </w:rPr>
        <w:t xml:space="preserve"> </w:t>
      </w:r>
      <w:r w:rsidR="00105967" w:rsidRPr="005E4E3C">
        <w:rPr>
          <w:rStyle w:val="normaltextrun"/>
          <w:color w:val="595959" w:themeColor="text1" w:themeTint="A6"/>
          <w:shd w:val="clear" w:color="auto" w:fill="FFFFFF"/>
        </w:rPr>
        <w:t xml:space="preserve">y </w:t>
      </w:r>
      <w:r w:rsidRPr="005E4E3C">
        <w:rPr>
          <w:rStyle w:val="normaltextrun"/>
          <w:color w:val="595959" w:themeColor="text1" w:themeTint="A6"/>
          <w:shd w:val="clear" w:color="auto" w:fill="FFFFFF"/>
        </w:rPr>
        <w:t xml:space="preserve">falta de interacción dialógica, que se relaciona con </w:t>
      </w:r>
      <w:r w:rsidR="00DE7C1E" w:rsidRPr="005E4E3C">
        <w:rPr>
          <w:rStyle w:val="normaltextrun"/>
          <w:color w:val="595959" w:themeColor="text1" w:themeTint="A6"/>
          <w:shd w:val="clear" w:color="auto" w:fill="FFFFFF"/>
        </w:rPr>
        <w:t>perspectiva</w:t>
      </w:r>
      <w:r w:rsidR="00044476" w:rsidRPr="005E4E3C">
        <w:rPr>
          <w:rStyle w:val="normaltextrun"/>
          <w:color w:val="595959" w:themeColor="text1" w:themeTint="A6"/>
          <w:shd w:val="clear" w:color="auto" w:fill="FFFFFF"/>
        </w:rPr>
        <w:t xml:space="preserve">s </w:t>
      </w:r>
      <w:r w:rsidRPr="005E4E3C">
        <w:rPr>
          <w:rStyle w:val="normaltextrun"/>
          <w:color w:val="595959" w:themeColor="text1" w:themeTint="A6"/>
          <w:shd w:val="clear" w:color="auto" w:fill="FFFFFF"/>
        </w:rPr>
        <w:t>deficitari</w:t>
      </w:r>
      <w:r w:rsidR="00DE7C1E" w:rsidRPr="005E4E3C">
        <w:rPr>
          <w:rStyle w:val="normaltextrun"/>
          <w:color w:val="595959" w:themeColor="text1" w:themeTint="A6"/>
          <w:shd w:val="clear" w:color="auto" w:fill="FFFFFF"/>
        </w:rPr>
        <w:t>as</w:t>
      </w:r>
      <w:r w:rsidR="00044476" w:rsidRPr="005E4E3C">
        <w:rPr>
          <w:rStyle w:val="normaltextrun"/>
          <w:color w:val="595959" w:themeColor="text1" w:themeTint="A6"/>
          <w:shd w:val="clear" w:color="auto" w:fill="FFFFFF"/>
        </w:rPr>
        <w:t xml:space="preserve"> de la CPC</w:t>
      </w:r>
      <w:r w:rsidR="00DE7C1E" w:rsidRPr="005E4E3C">
        <w:rPr>
          <w:rStyle w:val="normaltextrun"/>
          <w:color w:val="595959" w:themeColor="text1" w:themeTint="A6"/>
          <w:shd w:val="clear" w:color="auto" w:fill="FFFFFF"/>
        </w:rPr>
        <w:t xml:space="preserve"> </w:t>
      </w:r>
      <w:r w:rsidR="00DE7C1E"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.wWw..wWw.QIQQA_CLUSTER.oOo.d4d13c38117e4644be4a734824921d23.oOo.beltran2017gestion.oOo.INTRANET_BF91FE0F-8D57-492F-8EDD-EB6E776D4FCE.xXx.SEPARATE_AUTHOR_DATE.xXx..xXx.PARAM_SPECIFIER_TYPE.xXx..xXx.PARAM_SPECIFIER_LOCATION.xXx..xXx.PARAM_PREFIX.xXx..xXx.PARAM_SUFFIX.xXx..oOo. \* MERGEFORMAT</w:instrText>
      </w:r>
      <w:r w:rsidR="00DE7C1E" w:rsidRPr="005E4E3C">
        <w:rPr>
          <w:color w:val="595959" w:themeColor="text1" w:themeTint="A6"/>
          <w:shd w:val="clear" w:color="auto" w:fill="FFFFFF"/>
        </w:rPr>
        <w:fldChar w:fldCharType="separate"/>
      </w:r>
      <w:r w:rsidR="00EF41C8" w:rsidRPr="005E4E3C">
        <w:rPr>
          <w:color w:val="595959" w:themeColor="text1" w:themeTint="A6"/>
        </w:rPr>
        <w:t>(Beltrán et al., 2017)</w:t>
      </w:r>
      <w:r w:rsidR="00DE7C1E" w:rsidRPr="005E4E3C">
        <w:rPr>
          <w:color w:val="595959" w:themeColor="text1" w:themeTint="A6"/>
          <w:shd w:val="clear" w:color="auto" w:fill="FFFFFF"/>
        </w:rPr>
        <w:fldChar w:fldCharType="end"/>
      </w:r>
      <w:r w:rsidR="00044476" w:rsidRPr="005E4E3C">
        <w:rPr>
          <w:color w:val="595959" w:themeColor="text1" w:themeTint="A6"/>
          <w:shd w:val="clear" w:color="auto" w:fill="FFFFFF"/>
        </w:rPr>
        <w:t xml:space="preserve"> como se explican en el apartado metodológico</w:t>
      </w:r>
      <w:r w:rsidR="00DE7C1E" w:rsidRPr="005E4E3C">
        <w:rPr>
          <w:color w:val="595959" w:themeColor="text1" w:themeTint="A6"/>
          <w:shd w:val="clear" w:color="auto" w:fill="FFFFFF"/>
        </w:rPr>
        <w:t xml:space="preserve">. </w:t>
      </w:r>
    </w:p>
    <w:p w14:paraId="09CDF066" w14:textId="6BC4F115" w:rsidR="009129E6" w:rsidRPr="005E4E3C" w:rsidRDefault="002517BA" w:rsidP="00456A86">
      <w:pPr>
        <w:pStyle w:val="prrafonormal"/>
        <w:rPr>
          <w:rFonts w:eastAsiaTheme="majorEastAsia"/>
          <w:color w:val="595959" w:themeColor="text1" w:themeTint="A6"/>
        </w:rPr>
      </w:pPr>
      <w:r w:rsidRPr="005E4E3C">
        <w:rPr>
          <w:color w:val="595959" w:themeColor="text1" w:themeTint="A6"/>
          <w:shd w:val="clear" w:color="auto" w:fill="FFFFFF"/>
        </w:rPr>
        <w:t xml:space="preserve">Los roles </w:t>
      </w:r>
      <w:r w:rsidR="00051BEE" w:rsidRPr="005E4E3C">
        <w:rPr>
          <w:rFonts w:eastAsiaTheme="majorEastAsia"/>
          <w:color w:val="595959" w:themeColor="text1" w:themeTint="A6"/>
        </w:rPr>
        <w:t xml:space="preserve">emergentes </w:t>
      </w:r>
      <w:r w:rsidR="00051BEE" w:rsidRPr="005E4E3C">
        <w:rPr>
          <w:rFonts w:eastAsiaTheme="majorEastAsia"/>
          <w:color w:val="595959" w:themeColor="text1" w:themeTint="A6"/>
          <w:lang w:val="es-ES"/>
        </w:rPr>
        <w:t xml:space="preserve">comprenden </w:t>
      </w:r>
      <w:r w:rsidRPr="005E4E3C">
        <w:rPr>
          <w:rFonts w:eastAsiaTheme="majorEastAsia"/>
          <w:color w:val="595959" w:themeColor="text1" w:themeTint="A6"/>
          <w:lang w:val="es-ES"/>
        </w:rPr>
        <w:t>tareas</w:t>
      </w:r>
      <w:r w:rsidR="00051BEE" w:rsidRPr="005E4E3C">
        <w:rPr>
          <w:rFonts w:eastAsiaTheme="majorEastAsia"/>
          <w:color w:val="595959" w:themeColor="text1" w:themeTint="A6"/>
          <w:lang w:val="es-ES"/>
        </w:rPr>
        <w:t xml:space="preserve"> que fomentan la interacción entre la ciencia y el público más cercanos a las prácticas de modelos dialógicos</w:t>
      </w:r>
      <w:r w:rsidR="00F860A0" w:rsidRPr="005E4E3C">
        <w:rPr>
          <w:rFonts w:eastAsiaTheme="majorEastAsia"/>
          <w:color w:val="595959" w:themeColor="text1" w:themeTint="A6"/>
          <w:lang w:val="es-ES"/>
        </w:rPr>
        <w:t xml:space="preserve"> </w:t>
      </w:r>
      <w:r w:rsidR="00F860A0" w:rsidRPr="005E4E3C">
        <w:rPr>
          <w:rFonts w:eastAsiaTheme="majorEastAsia"/>
          <w:color w:val="595959" w:themeColor="text1" w:themeTint="A6"/>
        </w:rPr>
        <w:t>(Herrera-Lima et al., 2016)</w:t>
      </w:r>
      <w:r w:rsidR="00F860A0" w:rsidRPr="005E4E3C">
        <w:rPr>
          <w:rFonts w:eastAsiaTheme="majorEastAsia"/>
          <w:color w:val="595959" w:themeColor="text1" w:themeTint="A6"/>
          <w:lang w:val="es-ES"/>
        </w:rPr>
        <w:t xml:space="preserve"> </w:t>
      </w:r>
      <w:r w:rsidR="00051BEE" w:rsidRPr="005E4E3C">
        <w:rPr>
          <w:rFonts w:eastAsiaTheme="majorEastAsia"/>
          <w:color w:val="595959" w:themeColor="text1" w:themeTint="A6"/>
          <w:lang w:val="es-ES"/>
        </w:rPr>
        <w:t xml:space="preserve">o </w:t>
      </w:r>
      <w:r w:rsidR="00051BEE" w:rsidRPr="005E4E3C">
        <w:rPr>
          <w:rFonts w:eastAsiaTheme="majorEastAsia"/>
          <w:color w:val="595959" w:themeColor="text1" w:themeTint="A6"/>
          <w:lang w:val="es-ES"/>
        </w:rPr>
        <w:lastRenderedPageBreak/>
        <w:t>democratizantes</w:t>
      </w:r>
      <w:r w:rsidR="00861010" w:rsidRPr="005E4E3C">
        <w:rPr>
          <w:rStyle w:val="FootnoteReference"/>
          <w:rFonts w:eastAsiaTheme="majorEastAsia"/>
          <w:color w:val="595959" w:themeColor="text1" w:themeTint="A6"/>
          <w:lang w:val="es-ES"/>
        </w:rPr>
        <w:footnoteReference w:id="6"/>
      </w:r>
      <w:r w:rsidR="00051BEE" w:rsidRPr="005E4E3C">
        <w:rPr>
          <w:rFonts w:eastAsiaTheme="majorEastAsia"/>
          <w:color w:val="595959" w:themeColor="text1" w:themeTint="A6"/>
          <w:lang w:val="es-ES"/>
        </w:rPr>
        <w:t>. </w:t>
      </w:r>
      <w:r w:rsidR="00051BEE" w:rsidRPr="005E4E3C">
        <w:rPr>
          <w:rFonts w:eastAsiaTheme="majorEastAsia"/>
          <w:color w:val="595959" w:themeColor="text1" w:themeTint="A6"/>
        </w:rPr>
        <w:t> </w:t>
      </w:r>
      <w:r w:rsidR="00145631" w:rsidRPr="005E4E3C">
        <w:rPr>
          <w:rStyle w:val="normaltextrun"/>
          <w:rFonts w:eastAsiaTheme="majorEastAsia"/>
          <w:color w:val="595959" w:themeColor="text1" w:themeTint="A6"/>
        </w:rPr>
        <w:t xml:space="preserve">La literatura nombra </w:t>
      </w:r>
      <w:r w:rsidR="009F3287" w:rsidRPr="005E4E3C">
        <w:rPr>
          <w:rStyle w:val="normaltextrun"/>
          <w:rFonts w:eastAsiaTheme="majorEastAsia"/>
          <w:color w:val="595959" w:themeColor="text1" w:themeTint="A6"/>
        </w:rPr>
        <w:t>roles</w:t>
      </w:r>
      <w:r w:rsidR="00FD44D9" w:rsidRPr="005E4E3C">
        <w:rPr>
          <w:rStyle w:val="normaltextrun"/>
          <w:rFonts w:eastAsiaTheme="majorEastAsia"/>
          <w:color w:val="595959" w:themeColor="text1" w:themeTint="A6"/>
        </w:rPr>
        <w:t xml:space="preserve"> emergentes</w:t>
      </w:r>
      <w:r w:rsidR="00145631" w:rsidRPr="005E4E3C">
        <w:rPr>
          <w:rStyle w:val="normaltextrun"/>
          <w:rFonts w:eastAsiaTheme="majorEastAsia"/>
          <w:color w:val="595959" w:themeColor="text1" w:themeTint="A6"/>
        </w:rPr>
        <w:t xml:space="preserve"> del profesiona</w:t>
      </w:r>
      <w:r w:rsidR="00FD44D9" w:rsidRPr="005E4E3C">
        <w:rPr>
          <w:rStyle w:val="normaltextrun"/>
          <w:rFonts w:eastAsiaTheme="majorEastAsia"/>
          <w:color w:val="595959" w:themeColor="text1" w:themeTint="A6"/>
        </w:rPr>
        <w:t xml:space="preserve">l de la </w:t>
      </w:r>
      <w:r w:rsidR="009F3287" w:rsidRPr="005E4E3C">
        <w:rPr>
          <w:rStyle w:val="normaltextrun"/>
          <w:rFonts w:eastAsiaTheme="majorEastAsia"/>
          <w:color w:val="595959" w:themeColor="text1" w:themeTint="A6"/>
        </w:rPr>
        <w:t>CPC</w:t>
      </w:r>
      <w:r w:rsidR="00FD44D9" w:rsidRPr="005E4E3C">
        <w:rPr>
          <w:rStyle w:val="normaltextrun"/>
          <w:rFonts w:eastAsiaTheme="majorEastAsia"/>
          <w:color w:val="595959" w:themeColor="text1" w:themeTint="A6"/>
        </w:rPr>
        <w:t xml:space="preserve"> como</w:t>
      </w:r>
      <w:r w:rsidR="00861010" w:rsidRPr="005E4E3C">
        <w:rPr>
          <w:rStyle w:val="normaltextrun"/>
          <w:rFonts w:eastAsiaTheme="majorEastAsia"/>
          <w:color w:val="595959" w:themeColor="text1" w:themeTint="A6"/>
        </w:rPr>
        <w:t xml:space="preserve"> i) </w:t>
      </w:r>
      <w:r w:rsidR="009F3287" w:rsidRPr="005E4E3C">
        <w:rPr>
          <w:rStyle w:val="normaltextrun"/>
          <w:rFonts w:eastAsiaTheme="majorEastAsia"/>
          <w:color w:val="595959" w:themeColor="text1" w:themeTint="A6"/>
        </w:rPr>
        <w:t xml:space="preserve">mediador, </w:t>
      </w:r>
      <w:r w:rsidR="00861010" w:rsidRPr="005E4E3C">
        <w:rPr>
          <w:rStyle w:val="normaltextrun"/>
          <w:rFonts w:eastAsiaTheme="majorEastAsia"/>
          <w:color w:val="595959" w:themeColor="text1" w:themeTint="A6"/>
        </w:rPr>
        <w:t xml:space="preserve">ii) </w:t>
      </w:r>
      <w:r w:rsidR="009F3287" w:rsidRPr="005E4E3C">
        <w:rPr>
          <w:rStyle w:val="normaltextrun"/>
          <w:rFonts w:eastAsiaTheme="majorEastAsia"/>
          <w:color w:val="595959" w:themeColor="text1" w:themeTint="A6"/>
        </w:rPr>
        <w:t xml:space="preserve">articulador de conocimiento, </w:t>
      </w:r>
      <w:r w:rsidR="00861010" w:rsidRPr="005E4E3C">
        <w:rPr>
          <w:rStyle w:val="normaltextrun"/>
          <w:rFonts w:eastAsiaTheme="majorEastAsia"/>
          <w:color w:val="595959" w:themeColor="text1" w:themeTint="A6"/>
        </w:rPr>
        <w:t xml:space="preserve">iii) </w:t>
      </w:r>
      <w:r w:rsidR="009F3287" w:rsidRPr="005E4E3C">
        <w:rPr>
          <w:rStyle w:val="normaltextrun"/>
          <w:rFonts w:eastAsiaTheme="majorEastAsia"/>
          <w:color w:val="595959" w:themeColor="text1" w:themeTint="A6"/>
        </w:rPr>
        <w:t xml:space="preserve">divulgador y </w:t>
      </w:r>
      <w:r w:rsidR="00861010" w:rsidRPr="005E4E3C">
        <w:rPr>
          <w:rStyle w:val="normaltextrun"/>
          <w:rFonts w:eastAsiaTheme="majorEastAsia"/>
          <w:color w:val="595959" w:themeColor="text1" w:themeTint="A6"/>
        </w:rPr>
        <w:t>i</w:t>
      </w:r>
      <w:r w:rsidR="00326840" w:rsidRPr="005E4E3C">
        <w:rPr>
          <w:rStyle w:val="normaltextrun"/>
          <w:rFonts w:eastAsiaTheme="majorEastAsia"/>
          <w:color w:val="595959" w:themeColor="text1" w:themeTint="A6"/>
        </w:rPr>
        <w:t>v</w:t>
      </w:r>
      <w:r w:rsidR="00861010" w:rsidRPr="005E4E3C">
        <w:rPr>
          <w:rStyle w:val="normaltextrun"/>
          <w:rFonts w:eastAsiaTheme="majorEastAsia"/>
          <w:color w:val="595959" w:themeColor="text1" w:themeTint="A6"/>
        </w:rPr>
        <w:t xml:space="preserve">) </w:t>
      </w:r>
      <w:r w:rsidR="009F3287" w:rsidRPr="005E4E3C">
        <w:rPr>
          <w:rStyle w:val="normaltextrun"/>
          <w:rFonts w:eastAsiaTheme="majorEastAsia"/>
          <w:color w:val="595959" w:themeColor="text1" w:themeTint="A6"/>
        </w:rPr>
        <w:t>gestor estratégico</w:t>
      </w:r>
      <w:r w:rsidR="00B968BC" w:rsidRPr="005E4E3C">
        <w:rPr>
          <w:rStyle w:val="normaltextrun"/>
          <w:rFonts w:eastAsiaTheme="majorEastAsia"/>
          <w:color w:val="595959" w:themeColor="text1" w:themeTint="A6"/>
        </w:rPr>
        <w:t>,</w:t>
      </w:r>
      <w:r w:rsidR="009F3287" w:rsidRPr="005E4E3C">
        <w:rPr>
          <w:rStyle w:val="normaltextrun"/>
          <w:rFonts w:eastAsiaTheme="majorEastAsia"/>
          <w:color w:val="595959" w:themeColor="text1" w:themeTint="A6"/>
        </w:rPr>
        <w:t xml:space="preserve"> entre otros que, como su nombre lo dice</w:t>
      </w:r>
      <w:r w:rsidR="00861010" w:rsidRPr="005E4E3C">
        <w:rPr>
          <w:rStyle w:val="normaltextrun"/>
          <w:rFonts w:eastAsiaTheme="majorEastAsia"/>
          <w:color w:val="595959" w:themeColor="text1" w:themeTint="A6"/>
        </w:rPr>
        <w:t>,</w:t>
      </w:r>
      <w:r w:rsidR="009F3287" w:rsidRPr="005E4E3C">
        <w:rPr>
          <w:rStyle w:val="normaltextrun"/>
          <w:rFonts w:eastAsiaTheme="majorEastAsia"/>
          <w:color w:val="595959" w:themeColor="text1" w:themeTint="A6"/>
        </w:rPr>
        <w:t xml:space="preserve"> están</w:t>
      </w:r>
      <w:r w:rsidR="00861010" w:rsidRPr="005E4E3C">
        <w:rPr>
          <w:rStyle w:val="normaltextrun"/>
          <w:rFonts w:eastAsiaTheme="majorEastAsia"/>
          <w:color w:val="595959" w:themeColor="text1" w:themeTint="A6"/>
        </w:rPr>
        <w:t xml:space="preserve"> </w:t>
      </w:r>
      <w:r w:rsidR="00FB2278" w:rsidRPr="005E4E3C">
        <w:rPr>
          <w:rStyle w:val="normaltextrun"/>
          <w:rFonts w:eastAsiaTheme="majorEastAsia"/>
          <w:color w:val="595959" w:themeColor="text1" w:themeTint="A6"/>
        </w:rPr>
        <w:t>surgiendo</w:t>
      </w:r>
      <w:r w:rsidR="009F3287" w:rsidRPr="005E4E3C">
        <w:rPr>
          <w:rStyle w:val="normaltextrun"/>
          <w:rFonts w:eastAsiaTheme="majorEastAsia"/>
          <w:color w:val="595959" w:themeColor="text1" w:themeTint="A6"/>
        </w:rPr>
        <w:t>. El rol de</w:t>
      </w:r>
      <w:r w:rsidR="00B968BC" w:rsidRPr="005E4E3C">
        <w:rPr>
          <w:rStyle w:val="normaltextrun"/>
          <w:rFonts w:eastAsiaTheme="majorEastAsia"/>
          <w:color w:val="595959" w:themeColor="text1" w:themeTint="A6"/>
        </w:rPr>
        <w:t>l</w:t>
      </w:r>
      <w:r w:rsidR="009F3287" w:rsidRPr="005E4E3C">
        <w:rPr>
          <w:rStyle w:val="normaltextrun"/>
          <w:rFonts w:eastAsiaTheme="majorEastAsia"/>
          <w:color w:val="595959" w:themeColor="text1" w:themeTint="A6"/>
        </w:rPr>
        <w:t xml:space="preserve"> </w:t>
      </w:r>
      <w:r w:rsidR="00FB2278" w:rsidRPr="005E4E3C">
        <w:rPr>
          <w:rStyle w:val="normaltextrun"/>
          <w:rFonts w:eastAsiaTheme="majorEastAsia"/>
          <w:color w:val="595959" w:themeColor="text1" w:themeTint="A6"/>
        </w:rPr>
        <w:t xml:space="preserve">i) </w:t>
      </w:r>
      <w:r w:rsidR="009F3287" w:rsidRPr="005E4E3C">
        <w:rPr>
          <w:rStyle w:val="normaltextrun"/>
          <w:rFonts w:eastAsiaTheme="majorEastAsia"/>
          <w:color w:val="595959" w:themeColor="text1" w:themeTint="A6"/>
        </w:rPr>
        <w:t>mediador se ha discutido</w:t>
      </w:r>
      <w:r w:rsidR="00FB2278" w:rsidRPr="005E4E3C">
        <w:rPr>
          <w:rStyle w:val="normaltextrun"/>
          <w:rFonts w:eastAsiaTheme="majorEastAsia"/>
          <w:color w:val="595959" w:themeColor="text1" w:themeTint="A6"/>
        </w:rPr>
        <w:t xml:space="preserve"> ampliamente</w:t>
      </w:r>
      <w:r w:rsidR="009F3287" w:rsidRPr="005E4E3C">
        <w:rPr>
          <w:rStyle w:val="normaltextrun"/>
          <w:rFonts w:eastAsiaTheme="majorEastAsia"/>
          <w:color w:val="595959" w:themeColor="text1" w:themeTint="A6"/>
        </w:rPr>
        <w:t xml:space="preserve"> </w:t>
      </w:r>
      <w:r w:rsidR="009F3287" w:rsidRPr="005E4E3C">
        <w:rPr>
          <w:rFonts w:eastAsiaTheme="majorEastAsia"/>
          <w:color w:val="595959" w:themeColor="text1" w:themeTint="A6"/>
          <w:shd w:val="clear" w:color="auto" w:fill="E1E3E6"/>
        </w:rPr>
        <w:fldChar w:fldCharType="begin" w:fldLock="1"/>
      </w:r>
      <w:r w:rsidR="00EF41C8" w:rsidRPr="005E4E3C">
        <w:rPr>
          <w:rFonts w:eastAsiaTheme="majorEastAsia"/>
          <w:color w:val="595959" w:themeColor="text1" w:themeTint="A6"/>
          <w:shd w:val="clear" w:color="auto" w:fill="E1E3E6"/>
        </w:rPr>
        <w:instrText>MERGEFIELD .wWw..wWw.QIQQA_CLUSTER.oOo.c5688ae3cc2c4b268687cb92ef9323ec.oOo.vienni2014socializacion.oOo.INTRANET_BF91FE0F-8D57-492F-8EDD-EB6E776D4FCE.xXx.SEPARATE_AUTHOR_DATE.xXx..oOo.reynoso2012cultura.oOo.INTRANET_BF91FE0F-8D57-492F-8EDD-EB6E776D4FCE.oOo.gasparri2014iii.oOo.INTRANET_BF91FE0F-8D57-492F-8EDD-EB6E776D4FCE.oOo.massarani2017aproximaciones.oOo.INTRANET_BF91FE0F-8D57-492F-8EDD-EB6E776D4FCE.oOo.herrera2016academia.oOo.INTRANET_BF91FE0F-8D57-492F-8EDD-EB6E776D4FCE.oOo. \* MERGEFORMAT</w:instrText>
      </w:r>
      <w:r w:rsidR="009F3287" w:rsidRPr="005E4E3C">
        <w:rPr>
          <w:rFonts w:eastAsiaTheme="majorEastAsia"/>
          <w:color w:val="595959" w:themeColor="text1" w:themeTint="A6"/>
          <w:shd w:val="clear" w:color="auto" w:fill="E1E3E6"/>
        </w:rPr>
        <w:fldChar w:fldCharType="separate"/>
      </w:r>
      <w:r w:rsidR="00EF41C8" w:rsidRPr="005E4E3C">
        <w:rPr>
          <w:color w:val="595959" w:themeColor="text1" w:themeTint="A6"/>
        </w:rPr>
        <w:t>(Gasparri &amp; Azziani, 2013; Herrera-Lima et al., 2016; Massarani et al., 2017; Reynoso Haynes, 2012; Vienni, 2014)</w:t>
      </w:r>
      <w:r w:rsidR="009F3287" w:rsidRPr="005E4E3C">
        <w:rPr>
          <w:rFonts w:eastAsiaTheme="majorEastAsia"/>
          <w:color w:val="595959" w:themeColor="text1" w:themeTint="A6"/>
          <w:shd w:val="clear" w:color="auto" w:fill="E1E3E6"/>
        </w:rPr>
        <w:fldChar w:fldCharType="end"/>
      </w:r>
      <w:r w:rsidR="009F3287" w:rsidRPr="005E4E3C">
        <w:rPr>
          <w:rStyle w:val="normaltextrun"/>
          <w:color w:val="595959" w:themeColor="text1" w:themeTint="A6"/>
        </w:rPr>
        <w:t xml:space="preserve"> bajo </w:t>
      </w:r>
      <w:r w:rsidR="009F3287" w:rsidRPr="005E4E3C">
        <w:rPr>
          <w:rFonts w:eastAsiaTheme="majorEastAsia"/>
          <w:color w:val="595959" w:themeColor="text1" w:themeTint="A6"/>
        </w:rPr>
        <w:t xml:space="preserve">las propuestas de </w:t>
      </w:r>
      <w:r w:rsidR="009F3287" w:rsidRPr="005E4E3C">
        <w:rPr>
          <w:rFonts w:eastAsiaTheme="majorEastAsia"/>
          <w:i/>
          <w:iCs/>
          <w:color w:val="595959" w:themeColor="text1" w:themeTint="A6"/>
        </w:rPr>
        <w:t>mediación cultural</w:t>
      </w:r>
      <w:r w:rsidR="009F3287" w:rsidRPr="005E4E3C">
        <w:rPr>
          <w:rFonts w:eastAsiaTheme="majorEastAsia"/>
          <w:color w:val="595959" w:themeColor="text1" w:themeTint="A6"/>
        </w:rPr>
        <w:t xml:space="preserve"> de Jesús Martín-Barbero</w:t>
      </w:r>
      <w:r w:rsidR="00FB2278" w:rsidRPr="005E4E3C">
        <w:rPr>
          <w:rFonts w:eastAsiaTheme="majorEastAsia"/>
          <w:color w:val="595959" w:themeColor="text1" w:themeTint="A6"/>
        </w:rPr>
        <w:t xml:space="preserve">. Para este autor, reconocido en los Estudios de la Comunicación, dicho rol </w:t>
      </w:r>
      <w:r w:rsidR="009F3287" w:rsidRPr="005E4E3C">
        <w:rPr>
          <w:rFonts w:eastAsiaTheme="majorEastAsia"/>
          <w:color w:val="595959" w:themeColor="text1" w:themeTint="A6"/>
        </w:rPr>
        <w:t xml:space="preserve">no se limita a la comprensión de un texto denso y complejo sino a “ la situación de lectura, y la imbricación en ella de factores sociales” Martín-Barbero (1990) como se cita en </w:t>
      </w:r>
      <w:r w:rsidR="009F3287" w:rsidRPr="005E4E3C">
        <w:rPr>
          <w:color w:val="595959" w:themeColor="text1" w:themeTint="A6"/>
        </w:rPr>
        <w:fldChar w:fldCharType="begin" w:fldLock="1"/>
      </w:r>
      <w:r w:rsidR="00EF41C8" w:rsidRPr="005E4E3C">
        <w:rPr>
          <w:color w:val="595959" w:themeColor="text1" w:themeTint="A6"/>
        </w:rPr>
        <w:instrText>MERGEFIELD .wWw..wWw.QIQQA_CLUSTER.oOo.353986fec09a41b0b4723cd8df2e0a2b.oOo.herrera2016academia.oOo.INTRANET_BF91FE0F-8D57-492F-8EDD-EB6E776D4FCE.xXx.SEPARATE_AUTHOR_DATE.xXx..xXx.PARAM_SPECIFIER_TYPE.xXx.page.xXx.PARAM_SPECIFIER_LOCATION.xXx.60.xXx.PARAM_PREFIX.xXx..xXx.PARAM_SUFFIX.xXx..oOo.herrera2016academia.oOo.INTRANET_BF91FE0F-8D57-492F-8EDD-EB6E776D4FCE.xXx.SEPARATE_AUTHOR_DATE.xXx..oOo. \* MERGEFORMAT</w:instrText>
      </w:r>
      <w:r w:rsidR="009F3287" w:rsidRPr="005E4E3C">
        <w:rPr>
          <w:color w:val="595959" w:themeColor="text1" w:themeTint="A6"/>
        </w:rPr>
        <w:fldChar w:fldCharType="separate"/>
      </w:r>
      <w:r w:rsidR="00EF41C8" w:rsidRPr="005E4E3C">
        <w:rPr>
          <w:color w:val="595959" w:themeColor="text1" w:themeTint="A6"/>
        </w:rPr>
        <w:t>(Herrera-Lima et al., 2016, p. 60, 2016)</w:t>
      </w:r>
      <w:r w:rsidR="009F3287" w:rsidRPr="005E4E3C">
        <w:rPr>
          <w:color w:val="595959" w:themeColor="text1" w:themeTint="A6"/>
        </w:rPr>
        <w:fldChar w:fldCharType="end"/>
      </w:r>
      <w:r w:rsidR="009F3287" w:rsidRPr="005E4E3C">
        <w:rPr>
          <w:rFonts w:eastAsiaTheme="majorEastAsia"/>
          <w:color w:val="595959" w:themeColor="text1" w:themeTint="A6"/>
        </w:rPr>
        <w:t xml:space="preserve">. </w:t>
      </w:r>
      <w:r w:rsidR="00326840" w:rsidRPr="005E4E3C">
        <w:rPr>
          <w:rFonts w:eastAsiaTheme="majorEastAsia"/>
          <w:color w:val="595959" w:themeColor="text1" w:themeTint="A6"/>
        </w:rPr>
        <w:t>Ahora, e</w:t>
      </w:r>
      <w:r w:rsidR="000C1AED" w:rsidRPr="005E4E3C">
        <w:rPr>
          <w:rFonts w:eastAsiaTheme="majorEastAsia"/>
          <w:color w:val="595959" w:themeColor="text1" w:themeTint="A6"/>
        </w:rPr>
        <w:t xml:space="preserve">l rol de </w:t>
      </w:r>
      <w:r w:rsidR="00326840" w:rsidRPr="005E4E3C">
        <w:rPr>
          <w:rFonts w:eastAsiaTheme="majorEastAsia"/>
          <w:color w:val="595959" w:themeColor="text1" w:themeTint="A6"/>
        </w:rPr>
        <w:t xml:space="preserve">ii) </w:t>
      </w:r>
      <w:r w:rsidR="000C1AED" w:rsidRPr="005E4E3C">
        <w:rPr>
          <w:rFonts w:eastAsiaTheme="majorEastAsia"/>
          <w:color w:val="595959" w:themeColor="text1" w:themeTint="A6"/>
        </w:rPr>
        <w:t xml:space="preserve">articulador del conocimiento integra al profesional de la CPC en las universidades desde el principio </w:t>
      </w:r>
      <w:r w:rsidR="006B12AD" w:rsidRPr="005E4E3C">
        <w:rPr>
          <w:rFonts w:eastAsiaTheme="majorEastAsia"/>
          <w:color w:val="595959" w:themeColor="text1" w:themeTint="A6"/>
        </w:rPr>
        <w:t xml:space="preserve">de los proyectos de investigación </w:t>
      </w:r>
      <w:r w:rsidR="000C1AED" w:rsidRPr="005E4E3C">
        <w:rPr>
          <w:rFonts w:eastAsiaTheme="majorEastAsia"/>
          <w:color w:val="595959" w:themeColor="text1" w:themeTint="A6"/>
        </w:rPr>
        <w:t xml:space="preserve">aportando a la interacción con comunidades </w:t>
      </w:r>
      <w:r w:rsidR="001F0261"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.wWw..wWw.QIQQA_CLUSTER.oOo.88adc7b257c24369b1fe853c043551f3.oOo.herrera2016comunicacion.oOo.Guest.xXx.SEPARATE_AUTHOR_DATE.xXx..xXx.PARAM_SPECIFIER_TYPE.xXx..xXx.PARAM_SPECIFIER_LOCATION.xXx..xXx.PARAM_PREFIX.xXx..xXx.PARAM_SUFFIX.xXx..oOo. \* MERGEFORMAT</w:instrText>
      </w:r>
      <w:r w:rsidR="001F0261" w:rsidRPr="005E4E3C">
        <w:rPr>
          <w:rFonts w:eastAsiaTheme="majorEastAsia"/>
          <w:color w:val="595959" w:themeColor="text1" w:themeTint="A6"/>
        </w:rPr>
        <w:fldChar w:fldCharType="separate"/>
      </w:r>
      <w:r w:rsidR="00EF41C8" w:rsidRPr="005E4E3C">
        <w:rPr>
          <w:color w:val="595959" w:themeColor="text1" w:themeTint="A6"/>
        </w:rPr>
        <w:t>(Herrera-Lima, 2016)</w:t>
      </w:r>
      <w:r w:rsidR="001F0261" w:rsidRPr="005E4E3C">
        <w:rPr>
          <w:rFonts w:eastAsiaTheme="majorEastAsia"/>
          <w:color w:val="595959" w:themeColor="text1" w:themeTint="A6"/>
        </w:rPr>
        <w:fldChar w:fldCharType="end"/>
      </w:r>
      <w:r w:rsidR="001F0261" w:rsidRPr="005E4E3C">
        <w:rPr>
          <w:rFonts w:eastAsiaTheme="majorEastAsia"/>
          <w:color w:val="595959" w:themeColor="text1" w:themeTint="A6"/>
        </w:rPr>
        <w:t xml:space="preserve">. </w:t>
      </w:r>
      <w:r w:rsidR="00326840" w:rsidRPr="005E4E3C">
        <w:rPr>
          <w:rFonts w:eastAsiaTheme="majorEastAsia"/>
          <w:color w:val="595959" w:themeColor="text1" w:themeTint="A6"/>
        </w:rPr>
        <w:t>Refiriéndose a</w:t>
      </w:r>
      <w:r w:rsidR="001F0261" w:rsidRPr="005E4E3C">
        <w:rPr>
          <w:rFonts w:eastAsiaTheme="majorEastAsia"/>
          <w:color w:val="595959" w:themeColor="text1" w:themeTint="A6"/>
        </w:rPr>
        <w:t xml:space="preserve">l rol de </w:t>
      </w:r>
      <w:r w:rsidR="00326840" w:rsidRPr="005E4E3C">
        <w:rPr>
          <w:rFonts w:eastAsiaTheme="majorEastAsia"/>
          <w:color w:val="595959" w:themeColor="text1" w:themeTint="A6"/>
        </w:rPr>
        <w:t xml:space="preserve">iii) </w:t>
      </w:r>
      <w:r w:rsidR="001F0261" w:rsidRPr="005E4E3C">
        <w:rPr>
          <w:rFonts w:eastAsiaTheme="majorEastAsia"/>
          <w:color w:val="595959" w:themeColor="text1" w:themeTint="A6"/>
        </w:rPr>
        <w:t xml:space="preserve">divulgador se </w:t>
      </w:r>
      <w:r w:rsidR="00326840" w:rsidRPr="005E4E3C">
        <w:rPr>
          <w:rFonts w:eastAsiaTheme="majorEastAsia"/>
          <w:color w:val="595959" w:themeColor="text1" w:themeTint="A6"/>
        </w:rPr>
        <w:t>habla de tareas como</w:t>
      </w:r>
      <w:r w:rsidR="001F0261" w:rsidRPr="005E4E3C">
        <w:rPr>
          <w:rFonts w:eastAsiaTheme="majorEastAsia"/>
          <w:color w:val="595959" w:themeColor="text1" w:themeTint="A6"/>
        </w:rPr>
        <w:t xml:space="preserve"> construcción de contenidos basados en ciencia y </w:t>
      </w:r>
      <w:r w:rsidR="00326840" w:rsidRPr="005E4E3C">
        <w:rPr>
          <w:rFonts w:eastAsiaTheme="majorEastAsia"/>
          <w:color w:val="595959" w:themeColor="text1" w:themeTint="A6"/>
        </w:rPr>
        <w:t xml:space="preserve">ya </w:t>
      </w:r>
      <w:r w:rsidR="001F0261" w:rsidRPr="005E4E3C">
        <w:rPr>
          <w:rFonts w:eastAsiaTheme="majorEastAsia"/>
          <w:color w:val="595959" w:themeColor="text1" w:themeTint="A6"/>
        </w:rPr>
        <w:t xml:space="preserve">en la </w:t>
      </w:r>
      <w:r w:rsidR="00326840" w:rsidRPr="005E4E3C">
        <w:rPr>
          <w:rFonts w:eastAsiaTheme="majorEastAsia"/>
          <w:color w:val="595959" w:themeColor="text1" w:themeTint="A6"/>
        </w:rPr>
        <w:t xml:space="preserve">iv) </w:t>
      </w:r>
      <w:r w:rsidR="001F0261" w:rsidRPr="005E4E3C">
        <w:rPr>
          <w:rFonts w:eastAsiaTheme="majorEastAsia"/>
          <w:color w:val="595959" w:themeColor="text1" w:themeTint="A6"/>
        </w:rPr>
        <w:t xml:space="preserve">gestión estratégica de los proyectos se habla de </w:t>
      </w:r>
      <w:r w:rsidR="00286345" w:rsidRPr="005E4E3C">
        <w:rPr>
          <w:rFonts w:eastAsiaTheme="majorEastAsia"/>
          <w:color w:val="595959" w:themeColor="text1" w:themeTint="A6"/>
        </w:rPr>
        <w:t>tareas que articulen toda la planeación de la investigación desde una</w:t>
      </w:r>
      <w:r w:rsidR="001F0261" w:rsidRPr="005E4E3C">
        <w:rPr>
          <w:rFonts w:eastAsiaTheme="majorEastAsia"/>
          <w:color w:val="595959" w:themeColor="text1" w:themeTint="A6"/>
        </w:rPr>
        <w:t xml:space="preserve"> comprensión entre </w:t>
      </w:r>
      <w:r w:rsidR="00326840" w:rsidRPr="005E4E3C">
        <w:rPr>
          <w:rFonts w:eastAsiaTheme="majorEastAsia"/>
          <w:color w:val="595959" w:themeColor="text1" w:themeTint="A6"/>
        </w:rPr>
        <w:t xml:space="preserve">las </w:t>
      </w:r>
      <w:r w:rsidR="001F0261" w:rsidRPr="005E4E3C">
        <w:rPr>
          <w:rFonts w:eastAsiaTheme="majorEastAsia"/>
          <w:color w:val="595959" w:themeColor="text1" w:themeTint="A6"/>
        </w:rPr>
        <w:t xml:space="preserve">dos comunidades base </w:t>
      </w:r>
      <w:r w:rsidR="00C039D6" w:rsidRPr="005E4E3C">
        <w:rPr>
          <w:rFonts w:eastAsiaTheme="majorEastAsia"/>
          <w:color w:val="595959" w:themeColor="text1" w:themeTint="A6"/>
        </w:rPr>
        <w:t>(</w:t>
      </w:r>
      <w:r w:rsidR="001F0261" w:rsidRPr="005E4E3C">
        <w:rPr>
          <w:rFonts w:eastAsiaTheme="majorEastAsia"/>
          <w:color w:val="595959" w:themeColor="text1" w:themeTint="A6"/>
        </w:rPr>
        <w:t xml:space="preserve">que son la académica y la </w:t>
      </w:r>
      <w:r w:rsidR="00B416B2" w:rsidRPr="005E4E3C">
        <w:rPr>
          <w:rFonts w:eastAsiaTheme="majorEastAsia"/>
          <w:color w:val="595959" w:themeColor="text1" w:themeTint="A6"/>
        </w:rPr>
        <w:t xml:space="preserve">del </w:t>
      </w:r>
      <w:r w:rsidR="00C039D6" w:rsidRPr="005E4E3C">
        <w:rPr>
          <w:rFonts w:eastAsiaTheme="majorEastAsia"/>
          <w:color w:val="595959" w:themeColor="text1" w:themeTint="A6"/>
        </w:rPr>
        <w:t xml:space="preserve">trabajo de </w:t>
      </w:r>
      <w:r w:rsidR="00B416B2" w:rsidRPr="005E4E3C">
        <w:rPr>
          <w:rFonts w:eastAsiaTheme="majorEastAsia"/>
          <w:color w:val="595959" w:themeColor="text1" w:themeTint="A6"/>
        </w:rPr>
        <w:t xml:space="preserve">campo </w:t>
      </w:r>
      <w:r w:rsidR="00286345" w:rsidRPr="005E4E3C">
        <w:rPr>
          <w:rFonts w:eastAsiaTheme="majorEastAsia"/>
          <w:color w:val="595959" w:themeColor="text1" w:themeTint="A6"/>
        </w:rPr>
        <w:t>relacionad</w:t>
      </w:r>
      <w:r w:rsidR="00B416B2" w:rsidRPr="005E4E3C">
        <w:rPr>
          <w:rFonts w:eastAsiaTheme="majorEastAsia"/>
          <w:color w:val="595959" w:themeColor="text1" w:themeTint="A6"/>
        </w:rPr>
        <w:t>o</w:t>
      </w:r>
      <w:r w:rsidR="00286345" w:rsidRPr="005E4E3C">
        <w:rPr>
          <w:rFonts w:eastAsiaTheme="majorEastAsia"/>
          <w:color w:val="595959" w:themeColor="text1" w:themeTint="A6"/>
        </w:rPr>
        <w:t xml:space="preserve"> en el estudio</w:t>
      </w:r>
      <w:r w:rsidR="00C039D6" w:rsidRPr="005E4E3C">
        <w:rPr>
          <w:rFonts w:eastAsiaTheme="majorEastAsia"/>
          <w:color w:val="595959" w:themeColor="text1" w:themeTint="A6"/>
        </w:rPr>
        <w:t>)</w:t>
      </w:r>
      <w:r w:rsidR="00286345" w:rsidRPr="005E4E3C">
        <w:rPr>
          <w:rFonts w:eastAsiaTheme="majorEastAsia"/>
          <w:color w:val="595959" w:themeColor="text1" w:themeTint="A6"/>
          <w:shd w:val="clear" w:color="auto" w:fill="E1E3E6"/>
        </w:rPr>
        <w:fldChar w:fldCharType="begin" w:fldLock="1"/>
      </w:r>
      <w:r w:rsidR="00EF41C8" w:rsidRPr="005E4E3C">
        <w:rPr>
          <w:rFonts w:eastAsiaTheme="majorEastAsia"/>
          <w:color w:val="595959" w:themeColor="text1" w:themeTint="A6"/>
          <w:shd w:val="clear" w:color="auto" w:fill="E1E3E6"/>
        </w:rPr>
        <w:instrText>MERGEFIELD .wWw..wWw.QIQQA_CLUSTER.oOo.959820fd73fd4e9db592fe197b2de735.oOo.fahnrich2021rethinking.oOo.INTRANET_BF91FE0F-8D57-492F-8EDD-EB6E776D4FCE.xXx.SEPARATE_AUTHOR_DATE.xXx..oOo.davies2016science.oOo.INTRANET_BF91FE0F-8D57-492F-8EDD-EB6E776D4FCE.oOo. \* MERGEFORMAT</w:instrText>
      </w:r>
      <w:r w:rsidR="00286345" w:rsidRPr="005E4E3C">
        <w:rPr>
          <w:rFonts w:eastAsiaTheme="majorEastAsia"/>
          <w:color w:val="595959" w:themeColor="text1" w:themeTint="A6"/>
          <w:shd w:val="clear" w:color="auto" w:fill="E1E3E6"/>
        </w:rPr>
        <w:fldChar w:fldCharType="separate"/>
      </w:r>
      <w:r w:rsidR="00EF41C8" w:rsidRPr="005E4E3C">
        <w:rPr>
          <w:color w:val="595959" w:themeColor="text1" w:themeTint="A6"/>
        </w:rPr>
        <w:t>(Davies &amp; Horst, 2016; Fähnrich et al., 2021)</w:t>
      </w:r>
      <w:r w:rsidR="00286345" w:rsidRPr="005E4E3C">
        <w:rPr>
          <w:rFonts w:eastAsiaTheme="majorEastAsia"/>
          <w:color w:val="595959" w:themeColor="text1" w:themeTint="A6"/>
          <w:shd w:val="clear" w:color="auto" w:fill="E1E3E6"/>
        </w:rPr>
        <w:fldChar w:fldCharType="end"/>
      </w:r>
      <w:r w:rsidR="00A60BDA" w:rsidRPr="005E4E3C">
        <w:rPr>
          <w:rStyle w:val="FootnoteReference"/>
          <w:rFonts w:eastAsiaTheme="majorEastAsia"/>
          <w:color w:val="595959" w:themeColor="text1" w:themeTint="A6"/>
          <w:shd w:val="clear" w:color="auto" w:fill="E1E3E6"/>
        </w:rPr>
        <w:footnoteReference w:id="7"/>
      </w:r>
      <w:r w:rsidR="00286345" w:rsidRPr="005E4E3C">
        <w:rPr>
          <w:rFonts w:eastAsiaTheme="majorEastAsia"/>
          <w:color w:val="595959" w:themeColor="text1" w:themeTint="A6"/>
        </w:rPr>
        <w:t xml:space="preserve">. </w:t>
      </w:r>
      <w:r w:rsidR="00A60BDA" w:rsidRPr="005E4E3C">
        <w:rPr>
          <w:rStyle w:val="normaltextrun"/>
          <w:rFonts w:eastAsiaTheme="majorEastAsia"/>
          <w:color w:val="595959" w:themeColor="text1" w:themeTint="A6"/>
        </w:rPr>
        <w:t xml:space="preserve">Sobre este aspecto se encontraron </w:t>
      </w:r>
      <w:r w:rsidR="0092706E" w:rsidRPr="005E4E3C">
        <w:rPr>
          <w:rStyle w:val="normaltextrun"/>
          <w:rFonts w:eastAsiaTheme="majorEastAsia"/>
          <w:color w:val="595959" w:themeColor="text1" w:themeTint="A6"/>
        </w:rPr>
        <w:t xml:space="preserve">textos </w:t>
      </w:r>
      <w:r w:rsidR="00A60BDA" w:rsidRPr="005E4E3C">
        <w:rPr>
          <w:rStyle w:val="normaltextrun"/>
          <w:rFonts w:eastAsiaTheme="majorEastAsia"/>
          <w:color w:val="595959" w:themeColor="text1" w:themeTint="A6"/>
        </w:rPr>
        <w:t xml:space="preserve">reflexivos mas no trabajos de campo o estudios de caso </w:t>
      </w:r>
      <w:r w:rsidR="007E64D6" w:rsidRPr="005E4E3C">
        <w:rPr>
          <w:rStyle w:val="normaltextrun"/>
          <w:rFonts w:eastAsiaTheme="majorEastAsia"/>
          <w:color w:val="595959" w:themeColor="text1" w:themeTint="A6"/>
        </w:rPr>
        <w:t xml:space="preserve">de las labores realizadas </w:t>
      </w:r>
      <w:r w:rsidR="00A60BDA" w:rsidRPr="005E4E3C">
        <w:rPr>
          <w:rStyle w:val="normaltextrun"/>
          <w:rFonts w:eastAsiaTheme="majorEastAsia"/>
          <w:color w:val="595959" w:themeColor="text1" w:themeTint="A6"/>
        </w:rPr>
        <w:t xml:space="preserve">en </w:t>
      </w:r>
      <w:r w:rsidR="00C039D6" w:rsidRPr="005E4E3C">
        <w:rPr>
          <w:rStyle w:val="normaltextrun"/>
          <w:rFonts w:eastAsiaTheme="majorEastAsia"/>
          <w:color w:val="595959" w:themeColor="text1" w:themeTint="A6"/>
        </w:rPr>
        <w:t xml:space="preserve">universidades de </w:t>
      </w:r>
      <w:r w:rsidR="00A60BDA" w:rsidRPr="005E4E3C">
        <w:rPr>
          <w:rStyle w:val="normaltextrun"/>
          <w:rFonts w:eastAsiaTheme="majorEastAsia"/>
          <w:color w:val="595959" w:themeColor="text1" w:themeTint="A6"/>
        </w:rPr>
        <w:t>AL</w:t>
      </w:r>
      <w:r w:rsidR="00C039D6" w:rsidRPr="005E4E3C">
        <w:rPr>
          <w:rStyle w:val="normaltextrun"/>
          <w:rFonts w:eastAsiaTheme="majorEastAsia"/>
          <w:color w:val="595959" w:themeColor="text1" w:themeTint="A6"/>
        </w:rPr>
        <w:t xml:space="preserve"> </w:t>
      </w:r>
      <w:r w:rsidR="00A60BDA" w:rsidRPr="005E4E3C">
        <w:rPr>
          <w:rStyle w:val="normaltextrun"/>
          <w:rFonts w:eastAsiaTheme="majorEastAsia"/>
          <w:color w:val="595959" w:themeColor="text1" w:themeTint="A6"/>
        </w:rPr>
        <w:t>que pudieran relacionarse para contrastar</w:t>
      </w:r>
      <w:r w:rsidR="0092706E" w:rsidRPr="005E4E3C">
        <w:rPr>
          <w:rStyle w:val="normaltextrun"/>
          <w:rFonts w:eastAsiaTheme="majorEastAsia"/>
          <w:color w:val="595959" w:themeColor="text1" w:themeTint="A6"/>
        </w:rPr>
        <w:t xml:space="preserve">, </w:t>
      </w:r>
      <w:r w:rsidR="00A60BDA" w:rsidRPr="005E4E3C">
        <w:rPr>
          <w:rStyle w:val="normaltextrun"/>
          <w:rFonts w:eastAsiaTheme="majorEastAsia"/>
          <w:color w:val="595959" w:themeColor="text1" w:themeTint="A6"/>
        </w:rPr>
        <w:t>complementar</w:t>
      </w:r>
      <w:r w:rsidR="00C039D6" w:rsidRPr="005E4E3C">
        <w:rPr>
          <w:rStyle w:val="normaltextrun"/>
          <w:rFonts w:eastAsiaTheme="majorEastAsia"/>
          <w:color w:val="595959" w:themeColor="text1" w:themeTint="A6"/>
        </w:rPr>
        <w:t xml:space="preserve"> </w:t>
      </w:r>
      <w:r w:rsidR="0092706E" w:rsidRPr="005E4E3C">
        <w:rPr>
          <w:rStyle w:val="normaltextrun"/>
          <w:rFonts w:eastAsiaTheme="majorEastAsia"/>
          <w:color w:val="595959" w:themeColor="text1" w:themeTint="A6"/>
        </w:rPr>
        <w:t>o</w:t>
      </w:r>
      <w:r w:rsidR="00C039D6" w:rsidRPr="005E4E3C">
        <w:rPr>
          <w:rStyle w:val="normaltextrun"/>
          <w:rFonts w:eastAsiaTheme="majorEastAsia"/>
          <w:color w:val="595959" w:themeColor="text1" w:themeTint="A6"/>
        </w:rPr>
        <w:t xml:space="preserve"> guiar a las universidades que están integrando este profesional en sus planes</w:t>
      </w:r>
      <w:r w:rsidR="007E64D6" w:rsidRPr="005E4E3C">
        <w:rPr>
          <w:rStyle w:val="normaltextrun"/>
          <w:rFonts w:eastAsiaTheme="majorEastAsia"/>
          <w:color w:val="595959" w:themeColor="text1" w:themeTint="A6"/>
        </w:rPr>
        <w:t>.</w:t>
      </w:r>
      <w:r w:rsidR="002F7794" w:rsidRPr="005E4E3C">
        <w:rPr>
          <w:rStyle w:val="normaltextrun"/>
          <w:rFonts w:eastAsiaTheme="majorEastAsia"/>
          <w:color w:val="595959" w:themeColor="text1" w:themeTint="A6"/>
        </w:rPr>
        <w:t xml:space="preserve"> </w:t>
      </w:r>
      <w:r w:rsidR="00D559F0" w:rsidRPr="005E4E3C">
        <w:rPr>
          <w:rStyle w:val="normaltextrun"/>
          <w:rFonts w:eastAsiaTheme="majorEastAsia"/>
          <w:color w:val="595959" w:themeColor="text1" w:themeTint="A6"/>
        </w:rPr>
        <w:t>Para finalizar, s</w:t>
      </w:r>
      <w:r w:rsidR="00AA51F6" w:rsidRPr="005E4E3C">
        <w:rPr>
          <w:rStyle w:val="normaltextrun"/>
          <w:rFonts w:eastAsiaTheme="majorEastAsia"/>
          <w:color w:val="595959" w:themeColor="text1" w:themeTint="A6"/>
        </w:rPr>
        <w:t>e revisará entonces lo que el corpus muestra en términos de los medios o formatos usados para la CPC en universidades en AL.</w:t>
      </w:r>
    </w:p>
    <w:p w14:paraId="4163366B" w14:textId="147B4B75" w:rsidR="00B93A2C" w:rsidRPr="005E4E3C" w:rsidRDefault="00B93A2C" w:rsidP="00456A86">
      <w:pPr>
        <w:pStyle w:val="Estilo1"/>
        <w:rPr>
          <w:color w:val="595959" w:themeColor="text1" w:themeTint="A6"/>
        </w:rPr>
      </w:pPr>
      <w:r w:rsidRPr="005E4E3C">
        <w:rPr>
          <w:color w:val="595959" w:themeColor="text1" w:themeTint="A6"/>
        </w:rPr>
        <w:t>Medios de comunicación y otros formatos de los procesos de CPC universitarios</w:t>
      </w:r>
      <w:r w:rsidR="00D559F0" w:rsidRPr="005E4E3C">
        <w:rPr>
          <w:color w:val="595959" w:themeColor="text1" w:themeTint="A6"/>
        </w:rPr>
        <w:t xml:space="preserve"> de AL</w:t>
      </w:r>
    </w:p>
    <w:p w14:paraId="65874C76" w14:textId="1124D06D" w:rsidR="00817360" w:rsidRPr="005E4E3C" w:rsidRDefault="00817360" w:rsidP="00456A86">
      <w:pPr>
        <w:pStyle w:val="prrafonormal"/>
        <w:rPr>
          <w:color w:val="595959" w:themeColor="text1" w:themeTint="A6"/>
        </w:rPr>
      </w:pPr>
      <w:r w:rsidRPr="005E4E3C">
        <w:rPr>
          <w:color w:val="595959" w:themeColor="text1" w:themeTint="A6"/>
        </w:rPr>
        <w:t>Habiendo recorrido lo que el corpus compilado muestra sobre los objetivos misionales de la universidad</w:t>
      </w:r>
      <w:r w:rsidR="00BA795F" w:rsidRPr="005E4E3C">
        <w:rPr>
          <w:color w:val="595959" w:themeColor="text1" w:themeTint="A6"/>
        </w:rPr>
        <w:t>,</w:t>
      </w:r>
      <w:r w:rsidRPr="005E4E3C">
        <w:rPr>
          <w:color w:val="595959" w:themeColor="text1" w:themeTint="A6"/>
        </w:rPr>
        <w:t xml:space="preserve"> sus estructuras administrativas </w:t>
      </w:r>
      <w:r w:rsidR="00BA795F" w:rsidRPr="005E4E3C">
        <w:rPr>
          <w:color w:val="595959" w:themeColor="text1" w:themeTint="A6"/>
        </w:rPr>
        <w:t>y lo dicho de roles y formación de profesionales dedicados a esto</w:t>
      </w:r>
      <w:r w:rsidR="00286C57" w:rsidRPr="005E4E3C">
        <w:rPr>
          <w:color w:val="595959" w:themeColor="text1" w:themeTint="A6"/>
        </w:rPr>
        <w:t>, abordará</w:t>
      </w:r>
      <w:r w:rsidR="005C3A45" w:rsidRPr="005E4E3C">
        <w:rPr>
          <w:color w:val="595959" w:themeColor="text1" w:themeTint="A6"/>
        </w:rPr>
        <w:t>n</w:t>
      </w:r>
      <w:r w:rsidR="00286C57" w:rsidRPr="005E4E3C">
        <w:rPr>
          <w:color w:val="595959" w:themeColor="text1" w:themeTint="A6"/>
        </w:rPr>
        <w:t xml:space="preserve"> propiamente los medios de comunicación que se mencionan allí.  </w:t>
      </w:r>
    </w:p>
    <w:p w14:paraId="1BFA046F" w14:textId="77777777" w:rsidR="005B26D7" w:rsidRPr="005E4E3C" w:rsidRDefault="00286C57" w:rsidP="00456A86">
      <w:pPr>
        <w:pStyle w:val="prrafonormal"/>
        <w:rPr>
          <w:color w:val="595959" w:themeColor="text1" w:themeTint="A6"/>
        </w:rPr>
      </w:pPr>
      <w:r w:rsidRPr="005E4E3C">
        <w:rPr>
          <w:color w:val="595959" w:themeColor="text1" w:themeTint="A6"/>
        </w:rPr>
        <w:lastRenderedPageBreak/>
        <w:t>Las universidades tienen canales propios de comunicación pero también participan en los medios masivos públicos y privados y ambas prácticas se relacionan con la CPC. Como ya se anunció, no se encontraron suficientes estudios que, desde la perspectiva universitaria</w:t>
      </w:r>
      <w:r w:rsidR="004D039D" w:rsidRPr="005E4E3C">
        <w:rPr>
          <w:color w:val="595959" w:themeColor="text1" w:themeTint="A6"/>
        </w:rPr>
        <w:t>, aborden</w:t>
      </w:r>
      <w:r w:rsidRPr="005E4E3C">
        <w:rPr>
          <w:color w:val="595959" w:themeColor="text1" w:themeTint="A6"/>
        </w:rPr>
        <w:t xml:space="preserve"> este aspecto específico pero sí es un tema del que se habla explícita</w:t>
      </w:r>
      <w:r w:rsidR="004D039D" w:rsidRPr="005E4E3C">
        <w:rPr>
          <w:color w:val="595959" w:themeColor="text1" w:themeTint="A6"/>
        </w:rPr>
        <w:t>mente</w:t>
      </w:r>
      <w:r w:rsidRPr="005E4E3C">
        <w:rPr>
          <w:color w:val="595959" w:themeColor="text1" w:themeTint="A6"/>
        </w:rPr>
        <w:t>.</w:t>
      </w:r>
      <w:r w:rsidR="004D039D" w:rsidRPr="005E4E3C">
        <w:rPr>
          <w:color w:val="595959" w:themeColor="text1" w:themeTint="A6"/>
        </w:rPr>
        <w:t xml:space="preserve"> Se relaciona justamente para encontrar oportunidades de estudios a futuro. </w:t>
      </w:r>
    </w:p>
    <w:p w14:paraId="23BFD89E" w14:textId="0EFFC1CA" w:rsidR="00703DCB" w:rsidRPr="005E4E3C" w:rsidRDefault="005B26D7" w:rsidP="00743711">
      <w:pPr>
        <w:pStyle w:val="prrafonormal"/>
        <w:rPr>
          <w:rStyle w:val="eop"/>
          <w:rFonts w:eastAsiaTheme="majorEastAsia"/>
          <w:color w:val="595959" w:themeColor="text1" w:themeTint="A6"/>
        </w:rPr>
      </w:pPr>
      <w:r w:rsidRPr="005E4E3C">
        <w:rPr>
          <w:color w:val="595959" w:themeColor="text1" w:themeTint="A6"/>
        </w:rPr>
        <w:t>Los medios de comunicación de las universidades en AL estudiados en el corpus de esta revisión son la radio universitaria, las revistas de divulgación</w:t>
      </w:r>
      <w:r w:rsidR="00407185" w:rsidRPr="005E4E3C">
        <w:rPr>
          <w:color w:val="595959" w:themeColor="text1" w:themeTint="A6"/>
        </w:rPr>
        <w:t xml:space="preserve"> </w:t>
      </w:r>
      <w:r w:rsidRPr="005E4E3C">
        <w:rPr>
          <w:color w:val="595959" w:themeColor="text1" w:themeTint="A6"/>
        </w:rPr>
        <w:t xml:space="preserve">y las redes sociales. Además de estos </w:t>
      </w:r>
      <w:r w:rsidR="00865215" w:rsidRPr="005E4E3C">
        <w:rPr>
          <w:rStyle w:val="normaltextrun"/>
          <w:color w:val="595959" w:themeColor="text1" w:themeTint="A6"/>
          <w:shd w:val="clear" w:color="auto" w:fill="FFFFFF"/>
        </w:rPr>
        <w:t>también se habla de otras iniciativas llamadas nuevos formatos</w:t>
      </w:r>
      <w:r w:rsidRPr="005E4E3C">
        <w:rPr>
          <w:rStyle w:val="normaltextrun"/>
          <w:color w:val="595959" w:themeColor="text1" w:themeTint="A6"/>
          <w:shd w:val="clear" w:color="auto" w:fill="FFFFFF"/>
        </w:rPr>
        <w:t xml:space="preserve"> que varios estudios relacionan y también se aplican, incluso más comúnmente</w:t>
      </w:r>
      <w:r w:rsidR="00703DCB"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.wWw..wWw.QIQQA_CLUSTER.oOo.38bb813d231b4dfda9aa7576830c1bc5.oOo.patino2017diagnostico.oOo.INTRANET_BF91FE0F-8D57-492F-8EDD-EB6E776D4FCE.xXx.SEPARATE_AUTHOR_DATE.xXx..oOo. \* MERGEFORMAT</w:instrText>
      </w:r>
      <w:r w:rsidR="00703DCB" w:rsidRPr="005E4E3C">
        <w:rPr>
          <w:color w:val="595959" w:themeColor="text1" w:themeTint="A6"/>
          <w:shd w:val="clear" w:color="auto" w:fill="FFFFFF"/>
        </w:rPr>
        <w:fldChar w:fldCharType="separate"/>
      </w:r>
      <w:r w:rsidR="00EF41C8" w:rsidRPr="005E4E3C">
        <w:rPr>
          <w:color w:val="595959" w:themeColor="text1" w:themeTint="A6"/>
        </w:rPr>
        <w:t>(Patiño et al., 2017)</w:t>
      </w:r>
      <w:r w:rsidR="00703DCB" w:rsidRPr="005E4E3C">
        <w:rPr>
          <w:color w:val="595959" w:themeColor="text1" w:themeTint="A6"/>
          <w:shd w:val="clear" w:color="auto" w:fill="FFFFFF"/>
        </w:rPr>
        <w:fldChar w:fldCharType="end"/>
      </w:r>
      <w:r w:rsidRPr="005E4E3C">
        <w:rPr>
          <w:rStyle w:val="normaltextrun"/>
          <w:color w:val="595959" w:themeColor="text1" w:themeTint="A6"/>
          <w:shd w:val="clear" w:color="auto" w:fill="FFFFFF"/>
        </w:rPr>
        <w:t>, para el tema en cuestión. Esto lo dice un diagnóstico de actividades de la RedPop del 2017</w:t>
      </w:r>
      <w:r w:rsidRPr="005E4E3C">
        <w:rPr>
          <w:rStyle w:val="FootnoteReference"/>
          <w:color w:val="595959" w:themeColor="text1" w:themeTint="A6"/>
          <w:shd w:val="clear" w:color="auto" w:fill="FFFFFF"/>
        </w:rPr>
        <w:footnoteReference w:id="8"/>
      </w:r>
      <w:r w:rsidRPr="005E4E3C">
        <w:rPr>
          <w:rStyle w:val="normaltextrun"/>
          <w:color w:val="595959" w:themeColor="text1" w:themeTint="A6"/>
          <w:shd w:val="clear" w:color="auto" w:fill="FFFFFF"/>
        </w:rPr>
        <w:t xml:space="preserve"> que reporta </w:t>
      </w:r>
      <w:r w:rsidR="002927BE" w:rsidRPr="005E4E3C">
        <w:rPr>
          <w:rStyle w:val="normaltextrun"/>
          <w:color w:val="595959" w:themeColor="text1" w:themeTint="A6"/>
          <w:shd w:val="clear" w:color="auto" w:fill="FFFFFF"/>
        </w:rPr>
        <w:t xml:space="preserve">que la mayor cantidad de formatos aplicados por las instituciones son </w:t>
      </w:r>
      <w:r w:rsidRPr="005E4E3C">
        <w:rPr>
          <w:color w:val="595959" w:themeColor="text1" w:themeTint="A6"/>
          <w:shd w:val="clear" w:color="auto" w:fill="FFFFFF"/>
        </w:rPr>
        <w:t xml:space="preserve">eventos o programas, internet y productos editoriales </w:t>
      </w:r>
      <w:r w:rsidR="002927BE" w:rsidRPr="005E4E3C">
        <w:rPr>
          <w:color w:val="595959" w:themeColor="text1" w:themeTint="A6"/>
          <w:shd w:val="clear" w:color="auto" w:fill="FFFFFF"/>
        </w:rPr>
        <w:t>(</w:t>
      </w:r>
      <w:r w:rsidRPr="005E4E3C">
        <w:rPr>
          <w:color w:val="595959" w:themeColor="text1" w:themeTint="A6"/>
          <w:shd w:val="clear" w:color="auto" w:fill="FFFFFF"/>
        </w:rPr>
        <w:t>libros y revistas impresas</w:t>
      </w:r>
      <w:r w:rsidR="002927BE" w:rsidRPr="005E4E3C">
        <w:rPr>
          <w:color w:val="595959" w:themeColor="text1" w:themeTint="A6"/>
          <w:shd w:val="clear" w:color="auto" w:fill="FFFFFF"/>
        </w:rPr>
        <w:t>)</w:t>
      </w:r>
      <w:r w:rsidR="00703DCB"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.wWw..wWw.QIQQA_CLUSTER.oOo.9ee02139282c4b8ca40bdb9f03a70169.oOo.patino2017diagnostico.oOo.INTRANET_BF91FE0F-8D57-492F-8EDD-EB6E776D4FCE.xXx.SEPARATE_AUTHOR_DATE.xXx..oOo. \* MERGEFORMAT</w:instrText>
      </w:r>
      <w:r w:rsidR="00703DCB" w:rsidRPr="005E4E3C">
        <w:rPr>
          <w:color w:val="595959" w:themeColor="text1" w:themeTint="A6"/>
          <w:shd w:val="clear" w:color="auto" w:fill="FFFFFF"/>
        </w:rPr>
        <w:fldChar w:fldCharType="separate"/>
      </w:r>
      <w:r w:rsidR="00EF41C8" w:rsidRPr="005E4E3C">
        <w:rPr>
          <w:color w:val="595959" w:themeColor="text1" w:themeTint="A6"/>
        </w:rPr>
        <w:t>(Patiño et al., 2017)</w:t>
      </w:r>
      <w:r w:rsidR="00703DCB" w:rsidRPr="005E4E3C">
        <w:rPr>
          <w:color w:val="595959" w:themeColor="text1" w:themeTint="A6"/>
          <w:shd w:val="clear" w:color="auto" w:fill="FFFFFF"/>
        </w:rPr>
        <w:fldChar w:fldCharType="end"/>
      </w:r>
      <w:r w:rsidR="003B43FC" w:rsidRPr="005E4E3C">
        <w:rPr>
          <w:color w:val="595959" w:themeColor="text1" w:themeTint="A6"/>
          <w:shd w:val="clear" w:color="auto" w:fill="FFFFFF"/>
        </w:rPr>
        <w:t xml:space="preserve">, se verán casos más adelante en este </w:t>
      </w:r>
      <w:r w:rsidR="00B85A3D" w:rsidRPr="005E4E3C">
        <w:rPr>
          <w:color w:val="595959" w:themeColor="text1" w:themeTint="A6"/>
          <w:shd w:val="clear" w:color="auto" w:fill="FFFFFF"/>
        </w:rPr>
        <w:t>apartado</w:t>
      </w:r>
      <w:r w:rsidR="002927BE" w:rsidRPr="005E4E3C">
        <w:rPr>
          <w:rStyle w:val="normaltextrun"/>
          <w:color w:val="595959" w:themeColor="text1" w:themeTint="A6"/>
          <w:shd w:val="clear" w:color="auto" w:fill="FFFFFF"/>
        </w:rPr>
        <w:t xml:space="preserve">. </w:t>
      </w:r>
      <w:r w:rsidR="00703DCB" w:rsidRPr="005E4E3C">
        <w:rPr>
          <w:color w:val="595959" w:themeColor="text1" w:themeTint="A6"/>
          <w:shd w:val="clear" w:color="auto" w:fill="FFFFFF"/>
        </w:rPr>
        <w:t xml:space="preserve">Los eventos predominantes son conferencias, talleres, muestras de exhibiciones, prototipos y ferias de ciencias, entre otras </w:t>
      </w:r>
      <w:r w:rsidR="0095519F" w:rsidRPr="005E4E3C">
        <w:rPr>
          <w:rStyle w:val="normaltextrun"/>
          <w:rFonts w:eastAsiaTheme="majorEastAsia"/>
          <w:color w:val="595959" w:themeColor="text1" w:themeTint="A6"/>
          <w:shd w:val="clear" w:color="auto" w:fill="E1E3E6"/>
        </w:rPr>
        <w:t>(L. M. Massarani &amp; others, 2014; L. Massarani, 2015, 2018; Massarani et al., 2017; Patiño et al., 2017, 2019)</w:t>
      </w:r>
      <w:r w:rsidR="0095519F" w:rsidRPr="005E4E3C">
        <w:rPr>
          <w:rStyle w:val="normaltextrun"/>
          <w:rFonts w:eastAsiaTheme="majorEastAsia"/>
          <w:color w:val="595959" w:themeColor="text1" w:themeTint="A6"/>
        </w:rPr>
        <w:t xml:space="preserve">. </w:t>
      </w:r>
      <w:r w:rsidR="00643139" w:rsidRPr="005E4E3C">
        <w:rPr>
          <w:color w:val="595959" w:themeColor="text1" w:themeTint="A6"/>
        </w:rPr>
        <w:t xml:space="preserve">También </w:t>
      </w:r>
      <w:r w:rsidR="00703DCB" w:rsidRPr="005E4E3C">
        <w:rPr>
          <w:color w:val="595959" w:themeColor="text1" w:themeTint="A6"/>
        </w:rPr>
        <w:t xml:space="preserve">se </w:t>
      </w:r>
      <w:r w:rsidR="00643139" w:rsidRPr="005E4E3C">
        <w:rPr>
          <w:color w:val="595959" w:themeColor="text1" w:themeTint="A6"/>
        </w:rPr>
        <w:t>reporta que los medios como radio, televisión y prensa (ya sea en medios propios universitarios o en participación en los masivos) presentan frecuencias más bajas.</w:t>
      </w:r>
      <w:r w:rsidR="00703DCB" w:rsidRPr="005E4E3C">
        <w:rPr>
          <w:rStyle w:val="normaltextrun"/>
          <w:rFonts w:eastAsiaTheme="majorEastAsia"/>
          <w:color w:val="595959" w:themeColor="text1" w:themeTint="A6"/>
        </w:rPr>
        <w:t>  </w:t>
      </w:r>
      <w:r w:rsidR="00703DCB" w:rsidRPr="005E4E3C">
        <w:rPr>
          <w:rStyle w:val="eop"/>
          <w:rFonts w:eastAsiaTheme="majorEastAsia"/>
          <w:color w:val="595959" w:themeColor="text1" w:themeTint="A6"/>
        </w:rPr>
        <w:t> </w:t>
      </w:r>
    </w:p>
    <w:p w14:paraId="259B4B26" w14:textId="3AC872A6" w:rsidR="00BC2DF6" w:rsidRPr="005E4E3C" w:rsidRDefault="00840A53" w:rsidP="00BC2DF6">
      <w:pPr>
        <w:pStyle w:val="prrafonormal"/>
        <w:spacing w:after="0"/>
        <w:rPr>
          <w:color w:val="595959" w:themeColor="text1" w:themeTint="A6"/>
        </w:rPr>
      </w:pPr>
      <w:r w:rsidRPr="005E4E3C">
        <w:rPr>
          <w:rStyle w:val="normaltextrun"/>
          <w:color w:val="595959" w:themeColor="text1" w:themeTint="A6"/>
          <w:shd w:val="clear" w:color="auto" w:fill="FFFFFF"/>
        </w:rPr>
        <w:t xml:space="preserve">Entre los medios propios de las universidades de AL </w:t>
      </w:r>
      <w:r w:rsidR="0077220A" w:rsidRPr="005E4E3C">
        <w:rPr>
          <w:rStyle w:val="normaltextrun"/>
          <w:color w:val="595959" w:themeColor="text1" w:themeTint="A6"/>
          <w:shd w:val="clear" w:color="auto" w:fill="FFFFFF"/>
        </w:rPr>
        <w:t xml:space="preserve">en los que se integran iniciativas CPC </w:t>
      </w:r>
      <w:r w:rsidRPr="005E4E3C">
        <w:rPr>
          <w:rStyle w:val="normaltextrun"/>
          <w:color w:val="595959" w:themeColor="text1" w:themeTint="A6"/>
          <w:shd w:val="clear" w:color="auto" w:fill="FFFFFF"/>
        </w:rPr>
        <w:t>se reconoce la presencia y tradición de l</w:t>
      </w:r>
      <w:r w:rsidR="00F908A9" w:rsidRPr="005E4E3C">
        <w:rPr>
          <w:rStyle w:val="normaltextrun"/>
          <w:color w:val="595959" w:themeColor="text1" w:themeTint="A6"/>
          <w:shd w:val="clear" w:color="auto" w:fill="FFFFFF"/>
        </w:rPr>
        <w:t xml:space="preserve">a radio universitaria, aunque sus defensores piensan que debiera expandirse más. En una revisión de 55 universidades ecuatorianas se </w:t>
      </w:r>
      <w:r w:rsidRPr="005E4E3C">
        <w:rPr>
          <w:rStyle w:val="normaltextrun"/>
          <w:color w:val="595959" w:themeColor="text1" w:themeTint="A6"/>
          <w:shd w:val="clear" w:color="auto" w:fill="FFFFFF"/>
        </w:rPr>
        <w:t>identificaron</w:t>
      </w:r>
      <w:r w:rsidR="00F908A9" w:rsidRPr="005E4E3C">
        <w:rPr>
          <w:rStyle w:val="normaltextrun"/>
          <w:color w:val="595959" w:themeColor="text1" w:themeTint="A6"/>
          <w:shd w:val="clear" w:color="auto" w:fill="FFFFFF"/>
        </w:rPr>
        <w:t xml:space="preserve"> 19 </w:t>
      </w:r>
      <w:r w:rsidR="00F908A9" w:rsidRPr="005E4E3C">
        <w:rPr>
          <w:rStyle w:val="normaltextrun"/>
          <w:color w:val="595959" w:themeColor="text1" w:themeTint="A6"/>
          <w:shd w:val="clear" w:color="auto" w:fill="E1E3E6"/>
        </w:rPr>
        <w:t>(Trelles et al., 2019)</w:t>
      </w:r>
      <w:r w:rsidR="00F908A9" w:rsidRPr="005E4E3C">
        <w:rPr>
          <w:rStyle w:val="normaltextrun"/>
          <w:color w:val="595959" w:themeColor="text1" w:themeTint="A6"/>
          <w:shd w:val="clear" w:color="auto" w:fill="FFFFFF"/>
        </w:rPr>
        <w:t xml:space="preserve">, la Red de Radio Universitaria de Colombia (RRUC) </w:t>
      </w:r>
      <w:r w:rsidR="00F908A9" w:rsidRPr="005E4E3C">
        <w:rPr>
          <w:rStyle w:val="normaltextrun"/>
          <w:color w:val="595959" w:themeColor="text1" w:themeTint="A6"/>
          <w:shd w:val="clear" w:color="auto" w:fill="E1E3E6"/>
        </w:rPr>
        <w:t>(Casanova &amp; Huérfano, 2018)</w:t>
      </w:r>
      <w:r w:rsidR="00F908A9" w:rsidRPr="005E4E3C">
        <w:rPr>
          <w:rStyle w:val="normaltextrun"/>
          <w:color w:val="595959" w:themeColor="text1" w:themeTint="A6"/>
          <w:shd w:val="clear" w:color="auto" w:fill="FFFFFF"/>
        </w:rPr>
        <w:t xml:space="preserve"> nomb</w:t>
      </w:r>
      <w:r w:rsidRPr="005E4E3C">
        <w:rPr>
          <w:rStyle w:val="normaltextrun"/>
          <w:color w:val="595959" w:themeColor="text1" w:themeTint="A6"/>
          <w:shd w:val="clear" w:color="auto" w:fill="FFFFFF"/>
        </w:rPr>
        <w:t>ró</w:t>
      </w:r>
      <w:r w:rsidR="00F908A9" w:rsidRPr="005E4E3C">
        <w:rPr>
          <w:rStyle w:val="normaltextrun"/>
          <w:color w:val="595959" w:themeColor="text1" w:themeTint="A6"/>
          <w:shd w:val="clear" w:color="auto" w:fill="FFFFFF"/>
        </w:rPr>
        <w:t xml:space="preserve"> 56 y en México se encontraron 28 que además están en internet </w:t>
      </w:r>
      <w:r w:rsidR="00F908A9" w:rsidRPr="005E4E3C">
        <w:rPr>
          <w:rStyle w:val="normaltextrun"/>
          <w:color w:val="595959" w:themeColor="text1" w:themeTint="A6"/>
          <w:shd w:val="clear" w:color="auto" w:fill="E1E3E6"/>
        </w:rPr>
        <w:t>(Guerrero, 2019)</w:t>
      </w:r>
      <w:r w:rsidRPr="005E4E3C">
        <w:rPr>
          <w:rStyle w:val="FootnoteReference"/>
          <w:color w:val="595959" w:themeColor="text1" w:themeTint="A6"/>
          <w:shd w:val="clear" w:color="auto" w:fill="E1E3E6"/>
        </w:rPr>
        <w:footnoteReference w:id="9"/>
      </w:r>
      <w:r w:rsidR="00665347" w:rsidRPr="005E4E3C">
        <w:rPr>
          <w:rStyle w:val="normaltextrun"/>
          <w:color w:val="595959" w:themeColor="text1" w:themeTint="A6"/>
          <w:shd w:val="clear" w:color="auto" w:fill="E1E3E6"/>
        </w:rPr>
        <w:t xml:space="preserve"> todas estas integran temas y formatos propios de la CPC. </w:t>
      </w:r>
      <w:r w:rsidR="00665347" w:rsidRPr="005E4E3C">
        <w:rPr>
          <w:color w:val="595959" w:themeColor="text1" w:themeTint="A6"/>
          <w:shd w:val="clear" w:color="auto" w:fill="FFFFFF"/>
        </w:rPr>
        <w:t xml:space="preserve">En el diagnóstico de la RedPop se dice </w:t>
      </w:r>
      <w:r w:rsidR="00665347" w:rsidRPr="005E4E3C">
        <w:rPr>
          <w:color w:val="595959" w:themeColor="text1" w:themeTint="A6"/>
          <w:shd w:val="clear" w:color="auto" w:fill="FFFFFF"/>
        </w:rPr>
        <w:lastRenderedPageBreak/>
        <w:t>que un porcentaje importante</w:t>
      </w:r>
      <w:r w:rsidR="00CB392D" w:rsidRPr="005E4E3C">
        <w:rPr>
          <w:color w:val="595959" w:themeColor="text1" w:themeTint="A6"/>
          <w:shd w:val="clear" w:color="auto" w:fill="FFFFFF"/>
        </w:rPr>
        <w:t xml:space="preserve"> de los encuestados</w:t>
      </w:r>
      <w:r w:rsidR="00665347" w:rsidRPr="005E4E3C">
        <w:rPr>
          <w:color w:val="595959" w:themeColor="text1" w:themeTint="A6"/>
          <w:shd w:val="clear" w:color="auto" w:fill="FFFFFF"/>
        </w:rPr>
        <w:t xml:space="preserve"> afirma que este es un medio propicio para la CPC </w:t>
      </w:r>
      <w:r w:rsidR="00591A87"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.wWw..wWw.QIQQA_CLUSTER.oOo.5c6578d225204577aac2a8db2345fd71.oOo.patino2017diagnostico.oOo.INTRANET_BF91FE0F-8D57-492F-8EDD-EB6E776D4FCE.xXx.SEPARATE_AUTHOR_DATE.xXx..xXx.PARAM_SPECIFIER_TYPE.xXx..xXx.PARAM_SPECIFIER_LOCATION.xXx..xXx.PARAM_PREFIX.xXx..xXx.PARAM_SUFFIX.xXx..oOo. \* MERGEFORMAT</w:instrText>
      </w:r>
      <w:r w:rsidR="00591A87" w:rsidRPr="005E4E3C">
        <w:rPr>
          <w:color w:val="595959" w:themeColor="text1" w:themeTint="A6"/>
          <w:shd w:val="clear" w:color="auto" w:fill="FFFFFF"/>
        </w:rPr>
        <w:fldChar w:fldCharType="separate"/>
      </w:r>
      <w:r w:rsidR="00EF41C8" w:rsidRPr="005E4E3C">
        <w:rPr>
          <w:color w:val="595959" w:themeColor="text1" w:themeTint="A6"/>
        </w:rPr>
        <w:t>(Patiño et al., 2017)</w:t>
      </w:r>
      <w:r w:rsidR="00591A87" w:rsidRPr="005E4E3C">
        <w:rPr>
          <w:color w:val="595959" w:themeColor="text1" w:themeTint="A6"/>
          <w:shd w:val="clear" w:color="auto" w:fill="FFFFFF"/>
        </w:rPr>
        <w:fldChar w:fldCharType="end"/>
      </w:r>
      <w:r w:rsidR="00665347" w:rsidRPr="005E4E3C">
        <w:rPr>
          <w:color w:val="595959" w:themeColor="text1" w:themeTint="A6"/>
          <w:shd w:val="clear" w:color="auto" w:fill="FFFFFF"/>
        </w:rPr>
        <w:t xml:space="preserve"> aunque lo más común es ser invitados en programas de </w:t>
      </w:r>
      <w:r w:rsidR="00CB392D" w:rsidRPr="005E4E3C">
        <w:rPr>
          <w:color w:val="595959" w:themeColor="text1" w:themeTint="A6"/>
          <w:shd w:val="clear" w:color="auto" w:fill="FFFFFF"/>
        </w:rPr>
        <w:t>emisoras públicas y privadas</w:t>
      </w:r>
      <w:r w:rsidR="00665347" w:rsidRPr="005E4E3C">
        <w:rPr>
          <w:color w:val="595959" w:themeColor="text1" w:themeTint="A6"/>
          <w:shd w:val="clear" w:color="auto" w:fill="FFFFFF"/>
        </w:rPr>
        <w:t>.</w:t>
      </w:r>
      <w:r w:rsidR="00CB392D" w:rsidRPr="005E4E3C">
        <w:rPr>
          <w:color w:val="595959" w:themeColor="text1" w:themeTint="A6"/>
          <w:shd w:val="clear" w:color="auto" w:fill="FFFFFF"/>
        </w:rPr>
        <w:t xml:space="preserve"> Esta participación es algo que las universidades contabilizan</w:t>
      </w:r>
      <w:r w:rsidR="00CB392D" w:rsidRPr="005E4E3C">
        <w:rPr>
          <w:rStyle w:val="FootnoteReference"/>
          <w:color w:val="595959" w:themeColor="text1" w:themeTint="A6"/>
          <w:shd w:val="clear" w:color="auto" w:fill="FFFFFF"/>
        </w:rPr>
        <w:footnoteReference w:id="10"/>
      </w:r>
      <w:r w:rsidR="00CB392D" w:rsidRPr="005E4E3C">
        <w:rPr>
          <w:color w:val="595959" w:themeColor="text1" w:themeTint="A6"/>
          <w:shd w:val="clear" w:color="auto" w:fill="FFFFFF"/>
        </w:rPr>
        <w:t>, es una acción que le da visibilidad al tema de investigación, al investigador y a la universidad.</w:t>
      </w:r>
      <w:r w:rsidR="00C763F6" w:rsidRPr="005E4E3C">
        <w:rPr>
          <w:color w:val="595959" w:themeColor="text1" w:themeTint="A6"/>
          <w:shd w:val="clear" w:color="auto" w:fill="FFFFFF"/>
        </w:rPr>
        <w:t xml:space="preserve"> </w:t>
      </w:r>
      <w:r w:rsidR="00665347" w:rsidRPr="005E4E3C">
        <w:rPr>
          <w:color w:val="595959" w:themeColor="text1" w:themeTint="A6"/>
          <w:shd w:val="clear" w:color="auto" w:fill="FFFFFF"/>
        </w:rPr>
        <w:t>Este es el caso de</w:t>
      </w:r>
      <w:r w:rsidR="00CB392D" w:rsidRPr="005E4E3C">
        <w:rPr>
          <w:color w:val="595959" w:themeColor="text1" w:themeTint="A6"/>
          <w:shd w:val="clear" w:color="auto" w:fill="FFFFFF"/>
        </w:rPr>
        <w:t xml:space="preserve"> </w:t>
      </w:r>
      <w:r w:rsidR="00665347" w:rsidRPr="005E4E3C">
        <w:rPr>
          <w:color w:val="595959" w:themeColor="text1" w:themeTint="A6"/>
          <w:shd w:val="clear" w:color="auto" w:fill="FFFFFF"/>
        </w:rPr>
        <w:t>La Universidad de Cienfuegos cuyos investigadores constantemente participan en la emisora Radio Ciudad del Mar (Bermúdez et al., 2021) y esto se integra a los documentos que hablan sobre su actividad CPC.</w:t>
      </w:r>
    </w:p>
    <w:p w14:paraId="58670CF8" w14:textId="1920ED4C" w:rsidR="00BC2DF6" w:rsidRPr="005E4E3C" w:rsidRDefault="00BC2DF6" w:rsidP="00C92C3F">
      <w:pPr>
        <w:pStyle w:val="prrafonormal"/>
        <w:rPr>
          <w:rFonts w:eastAsiaTheme="majorEastAsia"/>
          <w:color w:val="595959" w:themeColor="text1" w:themeTint="A6"/>
        </w:rPr>
      </w:pPr>
      <w:r w:rsidRPr="005E4E3C">
        <w:rPr>
          <w:rStyle w:val="normaltextrun"/>
          <w:rFonts w:eastAsiaTheme="majorEastAsia"/>
          <w:color w:val="595959" w:themeColor="text1" w:themeTint="A6"/>
        </w:rPr>
        <w:t xml:space="preserve">En cuanto a lo que el corpus muestra sobre revistas de divulgación universitarias en AL como medio de CPC </w:t>
      </w:r>
      <w:r w:rsidR="00C92C3F" w:rsidRPr="005E4E3C">
        <w:rPr>
          <w:rStyle w:val="normaltextrun"/>
          <w:rFonts w:eastAsiaTheme="majorEastAsia"/>
          <w:color w:val="595959" w:themeColor="text1" w:themeTint="A6"/>
        </w:rPr>
        <w:t xml:space="preserve">no </w:t>
      </w:r>
      <w:r w:rsidRPr="005E4E3C">
        <w:rPr>
          <w:rStyle w:val="normaltextrun"/>
          <w:rFonts w:eastAsiaTheme="majorEastAsia"/>
          <w:color w:val="595959" w:themeColor="text1" w:themeTint="A6"/>
        </w:rPr>
        <w:t>se encontraron</w:t>
      </w:r>
      <w:r w:rsidR="00C92C3F" w:rsidRPr="005E4E3C">
        <w:rPr>
          <w:rStyle w:val="normaltextrun"/>
          <w:rFonts w:eastAsiaTheme="majorEastAsia"/>
          <w:color w:val="595959" w:themeColor="text1" w:themeTint="A6"/>
        </w:rPr>
        <w:t xml:space="preserve"> tendencias o </w:t>
      </w:r>
      <w:r w:rsidR="00265B82" w:rsidRPr="005E4E3C">
        <w:rPr>
          <w:rStyle w:val="normaltextrun"/>
          <w:rFonts w:eastAsiaTheme="majorEastAsia"/>
          <w:color w:val="595959" w:themeColor="text1" w:themeTint="A6"/>
        </w:rPr>
        <w:t>discusiones</w:t>
      </w:r>
      <w:r w:rsidR="00911E65" w:rsidRPr="005E4E3C">
        <w:rPr>
          <w:rStyle w:val="normaltextrun"/>
          <w:rFonts w:eastAsiaTheme="majorEastAsia"/>
          <w:color w:val="595959" w:themeColor="text1" w:themeTint="A6"/>
        </w:rPr>
        <w:t xml:space="preserve"> delimitadas</w:t>
      </w:r>
      <w:r w:rsidR="00C92C3F" w:rsidRPr="005E4E3C">
        <w:rPr>
          <w:rStyle w:val="normaltextrun"/>
          <w:rFonts w:eastAsiaTheme="majorEastAsia"/>
          <w:color w:val="595959" w:themeColor="text1" w:themeTint="A6"/>
        </w:rPr>
        <w:t xml:space="preserve"> sino casos descriptivos</w:t>
      </w:r>
      <w:r w:rsidRPr="005E4E3C">
        <w:rPr>
          <w:rStyle w:val="normaltextrun"/>
          <w:rFonts w:eastAsiaTheme="majorEastAsia"/>
          <w:color w:val="595959" w:themeColor="text1" w:themeTint="A6"/>
        </w:rPr>
        <w:t xml:space="preserve">.  Se </w:t>
      </w:r>
      <w:r w:rsidR="00C92C3F" w:rsidRPr="005E4E3C">
        <w:rPr>
          <w:rStyle w:val="normaltextrun"/>
          <w:rFonts w:eastAsiaTheme="majorEastAsia"/>
          <w:color w:val="595959" w:themeColor="text1" w:themeTint="A6"/>
        </w:rPr>
        <w:t xml:space="preserve">revisan </w:t>
      </w:r>
      <w:r w:rsidRPr="005E4E3C">
        <w:rPr>
          <w:rStyle w:val="normaltextrun"/>
          <w:rFonts w:eastAsiaTheme="majorEastAsia"/>
          <w:color w:val="595959" w:themeColor="text1" w:themeTint="A6"/>
        </w:rPr>
        <w:t>tres revistas de este tipo y la iniciativa de un indexador de estas que en su mayoría pertenecen a universidades.</w:t>
      </w:r>
      <w:r w:rsidR="00265B82" w:rsidRPr="005E4E3C">
        <w:rPr>
          <w:rStyle w:val="normaltextrun"/>
          <w:rFonts w:eastAsiaTheme="majorEastAsia"/>
          <w:color w:val="595959" w:themeColor="text1" w:themeTint="A6"/>
        </w:rPr>
        <w:t xml:space="preserve"> </w:t>
      </w:r>
      <w:r w:rsidRPr="005E4E3C">
        <w:rPr>
          <w:rStyle w:val="normaltextrun"/>
          <w:rFonts w:eastAsiaTheme="majorEastAsia"/>
          <w:color w:val="595959" w:themeColor="text1" w:themeTint="A6"/>
        </w:rPr>
        <w:t xml:space="preserve">La Universidad Pontificia Bolivariana (UPB), en Colombia, presentó las revistas de divulgación científica </w:t>
      </w:r>
      <w:r w:rsidRPr="005E4E3C">
        <w:rPr>
          <w:rStyle w:val="normaltextrun"/>
          <w:rFonts w:eastAsiaTheme="majorEastAsia"/>
          <w:i/>
          <w:iCs/>
          <w:color w:val="595959" w:themeColor="text1" w:themeTint="A6"/>
        </w:rPr>
        <w:t xml:space="preserve">Ingenio </w:t>
      </w:r>
      <w:r w:rsidRPr="005E4E3C">
        <w:rPr>
          <w:rStyle w:val="normaltextrun"/>
          <w:rFonts w:eastAsiaTheme="majorEastAsia"/>
          <w:color w:val="595959" w:themeColor="text1" w:themeTint="A6"/>
        </w:rPr>
        <w:t>(</w:t>
      </w:r>
      <w:r w:rsidR="0068772B" w:rsidRPr="005E4E3C">
        <w:rPr>
          <w:rStyle w:val="normaltextrun"/>
          <w:rFonts w:eastAsiaTheme="majorEastAsia"/>
          <w:color w:val="595959" w:themeColor="text1" w:themeTint="A6"/>
        </w:rPr>
        <w:t xml:space="preserve">para </w:t>
      </w:r>
      <w:r w:rsidRPr="005E4E3C">
        <w:rPr>
          <w:rStyle w:val="normaltextrun"/>
          <w:rFonts w:eastAsiaTheme="majorEastAsia"/>
          <w:color w:val="595959" w:themeColor="text1" w:themeTint="A6"/>
        </w:rPr>
        <w:t>niños y jóvenes)</w:t>
      </w:r>
      <w:r w:rsidRPr="005E4E3C">
        <w:rPr>
          <w:rStyle w:val="normaltextrun"/>
          <w:rFonts w:eastAsiaTheme="majorEastAsia"/>
          <w:i/>
          <w:iCs/>
          <w:color w:val="595959" w:themeColor="text1" w:themeTint="A6"/>
        </w:rPr>
        <w:t xml:space="preserve"> </w:t>
      </w:r>
      <w:r w:rsidRPr="005E4E3C">
        <w:rPr>
          <w:rStyle w:val="normaltextrun"/>
          <w:rFonts w:eastAsiaTheme="majorEastAsia"/>
          <w:color w:val="595959" w:themeColor="text1" w:themeTint="A6"/>
        </w:rPr>
        <w:t xml:space="preserve">y </w:t>
      </w:r>
      <w:r w:rsidRPr="005E4E3C">
        <w:rPr>
          <w:rStyle w:val="normaltextrun"/>
          <w:rFonts w:eastAsiaTheme="majorEastAsia"/>
          <w:i/>
          <w:iCs/>
          <w:color w:val="595959" w:themeColor="text1" w:themeTint="A6"/>
        </w:rPr>
        <w:t>Universitas científica</w:t>
      </w:r>
      <w:r w:rsidRPr="005E4E3C">
        <w:rPr>
          <w:rStyle w:val="normaltextrun"/>
          <w:rFonts w:eastAsiaTheme="majorEastAsia"/>
          <w:color w:val="595959" w:themeColor="text1" w:themeTint="A6"/>
        </w:rPr>
        <w:t xml:space="preserve"> (</w:t>
      </w:r>
      <w:r w:rsidR="0068772B" w:rsidRPr="005E4E3C">
        <w:rPr>
          <w:rStyle w:val="normaltextrun"/>
          <w:rFonts w:eastAsiaTheme="majorEastAsia"/>
          <w:color w:val="595959" w:themeColor="text1" w:themeTint="A6"/>
        </w:rPr>
        <w:t xml:space="preserve">para </w:t>
      </w:r>
      <w:r w:rsidRPr="005E4E3C">
        <w:rPr>
          <w:rStyle w:val="normaltextrun"/>
          <w:rFonts w:eastAsiaTheme="majorEastAsia"/>
          <w:color w:val="595959" w:themeColor="text1" w:themeTint="A6"/>
        </w:rPr>
        <w:t>adultos)</w:t>
      </w:r>
      <w:r w:rsidR="00E85FF5" w:rsidRPr="005E4E3C">
        <w:rPr>
          <w:rStyle w:val="normaltextrun"/>
          <w:rFonts w:eastAsiaTheme="majorEastAsia"/>
          <w:color w:val="595959" w:themeColor="text1" w:themeTint="A6"/>
        </w:rPr>
        <w:fldChar w:fldCharType="begin" w:fldLock="1"/>
      </w:r>
      <w:r w:rsidR="00EF41C8" w:rsidRPr="005E4E3C">
        <w:rPr>
          <w:rStyle w:val="normaltextrun"/>
          <w:rFonts w:eastAsiaTheme="majorEastAsia"/>
          <w:color w:val="595959" w:themeColor="text1" w:themeTint="A6"/>
        </w:rPr>
        <w:instrText>MERGEFIELD .wWw..wWw.QIQQA_CLUSTER.oOo.e05255397fe34191abcf499e1d40d555.oOo.upb2013gil.oOo.INTRANET_BF91FE0F-8D57-492F-8EDD-EB6E776D4FCE.xXx.SEPARATE_AUTHOR_DATE.xXx..oOo. \* MERGEFORMAT</w:instrText>
      </w:r>
      <w:r w:rsidR="00E85FF5" w:rsidRPr="005E4E3C">
        <w:rPr>
          <w:rStyle w:val="normaltextrun"/>
          <w:rFonts w:eastAsiaTheme="majorEastAsia"/>
          <w:color w:val="595959" w:themeColor="text1" w:themeTint="A6"/>
        </w:rPr>
        <w:fldChar w:fldCharType="separate"/>
      </w:r>
      <w:r w:rsidR="00EF41C8" w:rsidRPr="005E4E3C">
        <w:rPr>
          <w:color w:val="595959" w:themeColor="text1" w:themeTint="A6"/>
        </w:rPr>
        <w:t>(Gil-Salcedo, 2013)</w:t>
      </w:r>
      <w:r w:rsidR="00E85FF5" w:rsidRPr="005E4E3C">
        <w:rPr>
          <w:rStyle w:val="normaltextrun"/>
          <w:rFonts w:eastAsiaTheme="majorEastAsia"/>
          <w:color w:val="595959" w:themeColor="text1" w:themeTint="A6"/>
        </w:rPr>
        <w:fldChar w:fldCharType="end"/>
      </w:r>
      <w:r w:rsidRPr="005E4E3C">
        <w:rPr>
          <w:rStyle w:val="normaltextrun"/>
          <w:rFonts w:eastAsiaTheme="majorEastAsia"/>
          <w:i/>
          <w:iCs/>
          <w:color w:val="595959" w:themeColor="text1" w:themeTint="A6"/>
        </w:rPr>
        <w:t xml:space="preserve">. </w:t>
      </w:r>
      <w:r w:rsidRPr="005E4E3C">
        <w:rPr>
          <w:rStyle w:val="normaltextrun"/>
          <w:rFonts w:eastAsiaTheme="majorEastAsia"/>
          <w:color w:val="595959" w:themeColor="text1" w:themeTint="A6"/>
        </w:rPr>
        <w:t>La primera</w:t>
      </w:r>
      <w:r w:rsidR="00E85FF5" w:rsidRPr="005E4E3C">
        <w:rPr>
          <w:rStyle w:val="normaltextrun"/>
          <w:rFonts w:eastAsiaTheme="majorEastAsia"/>
          <w:color w:val="595959" w:themeColor="text1" w:themeTint="A6"/>
        </w:rPr>
        <w:t xml:space="preserve"> divulga la investigación realizada por la universidad</w:t>
      </w:r>
      <w:r w:rsidR="0068772B" w:rsidRPr="005E4E3C">
        <w:rPr>
          <w:rStyle w:val="normaltextrun"/>
          <w:rFonts w:eastAsiaTheme="majorEastAsia"/>
          <w:color w:val="595959" w:themeColor="text1" w:themeTint="A6"/>
        </w:rPr>
        <w:t xml:space="preserve"> y la segunda tenía un propósito especializado y se transformó para públicos no-científicos. </w:t>
      </w:r>
      <w:r w:rsidR="00DD025C" w:rsidRPr="005E4E3C">
        <w:rPr>
          <w:rStyle w:val="normaltextrun"/>
          <w:rFonts w:eastAsiaTheme="majorEastAsia"/>
          <w:color w:val="595959" w:themeColor="text1" w:themeTint="A6"/>
        </w:rPr>
        <w:t>En ellas,</w:t>
      </w:r>
      <w:r w:rsidRPr="005E4E3C">
        <w:rPr>
          <w:rStyle w:val="normaltextrun"/>
          <w:rFonts w:eastAsiaTheme="majorEastAsia"/>
          <w:color w:val="595959" w:themeColor="text1" w:themeTint="A6"/>
        </w:rPr>
        <w:t xml:space="preserve"> </w:t>
      </w:r>
      <w:r w:rsidR="00DD025C" w:rsidRPr="005E4E3C">
        <w:rPr>
          <w:rStyle w:val="normaltextrun"/>
          <w:rFonts w:eastAsiaTheme="majorEastAsia"/>
          <w:color w:val="595959" w:themeColor="text1" w:themeTint="A6"/>
        </w:rPr>
        <w:t>su</w:t>
      </w:r>
      <w:r w:rsidRPr="005E4E3C">
        <w:rPr>
          <w:rStyle w:val="normaltextrun"/>
          <w:rFonts w:eastAsiaTheme="majorEastAsia"/>
          <w:color w:val="595959" w:themeColor="text1" w:themeTint="A6"/>
        </w:rPr>
        <w:t xml:space="preserve">s estudiantes de diseño gráfico y periodismo </w:t>
      </w:r>
      <w:r w:rsidR="00265B82" w:rsidRPr="005E4E3C">
        <w:rPr>
          <w:rStyle w:val="normaltextrun"/>
          <w:rFonts w:eastAsiaTheme="majorEastAsia"/>
          <w:color w:val="595959" w:themeColor="text1" w:themeTint="A6"/>
        </w:rPr>
        <w:t>participan en un</w:t>
      </w:r>
      <w:r w:rsidR="00DD025C" w:rsidRPr="005E4E3C">
        <w:rPr>
          <w:rStyle w:val="normaltextrun"/>
          <w:rFonts w:eastAsiaTheme="majorEastAsia"/>
          <w:color w:val="595959" w:themeColor="text1" w:themeTint="A6"/>
        </w:rPr>
        <w:t xml:space="preserve"> espacio formativo conectado con la práctica que reporta logros. </w:t>
      </w:r>
      <w:r w:rsidR="00265B82" w:rsidRPr="005E4E3C">
        <w:rPr>
          <w:rStyle w:val="normaltextrun"/>
          <w:rFonts w:eastAsiaTheme="majorEastAsia"/>
          <w:color w:val="595959" w:themeColor="text1" w:themeTint="A6"/>
        </w:rPr>
        <w:t xml:space="preserve">Otro caso es </w:t>
      </w:r>
      <w:r w:rsidR="00265B82" w:rsidRPr="005E4E3C">
        <w:rPr>
          <w:color w:val="595959" w:themeColor="text1" w:themeTint="A6"/>
        </w:rPr>
        <w:t xml:space="preserve">la revista de divulgación universitaria </w:t>
      </w:r>
      <w:r w:rsidR="00265B82" w:rsidRPr="005E4E3C">
        <w:rPr>
          <w:i/>
          <w:iCs/>
          <w:color w:val="595959" w:themeColor="text1" w:themeTint="A6"/>
        </w:rPr>
        <w:t>¿Cómo ves?</w:t>
      </w:r>
      <w:r w:rsidR="00265B82" w:rsidRPr="005E4E3C">
        <w:rPr>
          <w:color w:val="595959" w:themeColor="text1" w:themeTint="A6"/>
        </w:rPr>
        <w:t>, de la UNAM – México</w:t>
      </w:r>
      <w:r w:rsidR="00265B82" w:rsidRPr="005E4E3C">
        <w:rPr>
          <w:rFonts w:eastAsiaTheme="majorEastAsia"/>
          <w:color w:val="595959" w:themeColor="text1" w:themeTint="A6"/>
        </w:rPr>
        <w:t xml:space="preserve">. Se propone que lo realizado por esta revista en el contexto de la pandemia por COVID-19 </w:t>
      </w:r>
      <w:r w:rsidR="00265B82" w:rsidRPr="005E4E3C">
        <w:rPr>
          <w:color w:val="595959" w:themeColor="text1" w:themeTint="A6"/>
        </w:rPr>
        <w:t xml:space="preserve"> CPC permite evidenciar que la CPC no se trata solamente de transmisión de datos e información</w:t>
      </w:r>
      <w:r w:rsidR="00265B82" w:rsidRPr="005E4E3C">
        <w:rPr>
          <w:color w:val="595959" w:themeColor="text1" w:themeTint="A6"/>
          <w:u w:val="single"/>
        </w:rPr>
        <w:t>,</w:t>
      </w:r>
      <w:r w:rsidR="00265B82" w:rsidRPr="005E4E3C">
        <w:rPr>
          <w:color w:val="595959" w:themeColor="text1" w:themeTint="A6"/>
        </w:rPr>
        <w:t xml:space="preserve"> sino que busca la comprensión del ejercicio científico en general</w:t>
      </w:r>
      <w:r w:rsidR="00265B82" w:rsidRPr="005E4E3C">
        <w:rPr>
          <w:rFonts w:eastAsiaTheme="majorEastAsia"/>
          <w:color w:val="595959" w:themeColor="text1" w:themeTint="A6"/>
        </w:rPr>
        <w:t xml:space="preserve"> </w:t>
      </w:r>
      <w:r w:rsidR="00265B82" w:rsidRPr="005E4E3C">
        <w:rPr>
          <w:rFonts w:eastAsiaTheme="majorEastAsia"/>
          <w:color w:val="595959" w:themeColor="text1" w:themeTint="A6"/>
        </w:rPr>
        <w:fldChar w:fldCharType="begin" w:fldLock="1"/>
      </w:r>
      <w:r w:rsidR="00EF41C8" w:rsidRPr="005E4E3C">
        <w:rPr>
          <w:rFonts w:eastAsiaTheme="majorEastAsia"/>
          <w:color w:val="595959" w:themeColor="text1" w:themeTint="A6"/>
        </w:rPr>
        <w:instrText>MERGEFIELD .wWw..wWw.QIQQA_CLUSTER.oOo.7c992757a673450483c5c45c83192b24.oOo.sanchez2021papel.oOo.INTRANET_BF91FE0F-8D57-492F-8EDD-EB6E776D4FCE.xXx.SEPARATE_AUTHOR_DATE.xXx..oOo. \* MERGEFORMAT</w:instrText>
      </w:r>
      <w:r w:rsidR="00265B82" w:rsidRPr="005E4E3C">
        <w:rPr>
          <w:rFonts w:eastAsiaTheme="majorEastAsia"/>
          <w:color w:val="595959" w:themeColor="text1" w:themeTint="A6"/>
        </w:rPr>
        <w:fldChar w:fldCharType="separate"/>
      </w:r>
      <w:r w:rsidR="00EF41C8" w:rsidRPr="005E4E3C">
        <w:rPr>
          <w:color w:val="595959" w:themeColor="text1" w:themeTint="A6"/>
        </w:rPr>
        <w:t>(Sánchez Mora et al., 2021)</w:t>
      </w:r>
      <w:r w:rsidR="00265B82" w:rsidRPr="005E4E3C">
        <w:rPr>
          <w:rFonts w:eastAsiaTheme="majorEastAsia"/>
          <w:color w:val="595959" w:themeColor="text1" w:themeTint="A6"/>
        </w:rPr>
        <w:fldChar w:fldCharType="end"/>
      </w:r>
      <w:r w:rsidR="00265B82" w:rsidRPr="005E4E3C">
        <w:rPr>
          <w:rFonts w:eastAsiaTheme="majorEastAsia"/>
          <w:color w:val="595959" w:themeColor="text1" w:themeTint="A6"/>
        </w:rPr>
        <w:t xml:space="preserve">. </w:t>
      </w:r>
      <w:r w:rsidR="004E2C0F" w:rsidRPr="005E4E3C">
        <w:rPr>
          <w:rFonts w:eastAsiaTheme="majorEastAsia"/>
          <w:color w:val="595959" w:themeColor="text1" w:themeTint="A6"/>
        </w:rPr>
        <w:t xml:space="preserve">Para complementar, se encontró un estudio sobre un Índice mexicano especializado en el tema, el </w:t>
      </w:r>
      <w:r w:rsidR="004E2C0F" w:rsidRPr="005E4E3C">
        <w:rPr>
          <w:rStyle w:val="normaltextrun"/>
          <w:rFonts w:eastAsiaTheme="majorEastAsia"/>
          <w:color w:val="595959" w:themeColor="text1" w:themeTint="A6"/>
        </w:rPr>
        <w:t>Índice de Revistas Mexicanas de Divulgación Científica y Tecnológica</w:t>
      </w:r>
      <w:r w:rsidR="00553C7B" w:rsidRPr="005E4E3C">
        <w:rPr>
          <w:rStyle w:val="normaltextrun"/>
          <w:rFonts w:eastAsiaTheme="majorEastAsia"/>
          <w:color w:val="595959" w:themeColor="text1" w:themeTint="A6"/>
        </w:rPr>
        <w:t xml:space="preserve"> </w:t>
      </w:r>
      <w:r w:rsidR="00553C7B" w:rsidRPr="005E4E3C">
        <w:rPr>
          <w:rStyle w:val="normaltextrun"/>
          <w:rFonts w:eastAsiaTheme="majorEastAsia"/>
          <w:color w:val="595959" w:themeColor="text1" w:themeTint="A6"/>
          <w:shd w:val="clear" w:color="auto" w:fill="E1E3E6"/>
        </w:rPr>
        <w:fldChar w:fldCharType="begin" w:fldLock="1"/>
      </w:r>
      <w:r w:rsidR="00EF41C8" w:rsidRPr="005E4E3C">
        <w:rPr>
          <w:rStyle w:val="normaltextrun"/>
          <w:rFonts w:eastAsiaTheme="majorEastAsia"/>
          <w:color w:val="595959" w:themeColor="text1" w:themeTint="A6"/>
          <w:shd w:val="clear" w:color="auto" w:fill="E1E3E6"/>
        </w:rPr>
        <w:instrText>MERGEFIELD .wWw..wWw.QIQQA_CLUSTER.oOo.2fac1d8463f54acc9717f66eb7c928f7.oOo.magana2014primera.oOo.INTRANET_BF91FE0F-8D57-492F-8EDD-EB6E776D4FCE.xXx.SEPARATE_AUTHOR_DATE.xXx..oOo. \* MERGEFORMAT</w:instrText>
      </w:r>
      <w:r w:rsidR="00553C7B" w:rsidRPr="005E4E3C">
        <w:rPr>
          <w:rStyle w:val="normaltextrun"/>
          <w:rFonts w:eastAsiaTheme="majorEastAsia"/>
          <w:color w:val="595959" w:themeColor="text1" w:themeTint="A6"/>
          <w:shd w:val="clear" w:color="auto" w:fill="E1E3E6"/>
        </w:rPr>
        <w:fldChar w:fldCharType="separate"/>
      </w:r>
      <w:r w:rsidR="00EF41C8" w:rsidRPr="005E4E3C">
        <w:rPr>
          <w:color w:val="595959" w:themeColor="text1" w:themeTint="A6"/>
        </w:rPr>
        <w:t>(Magaña, 2014)</w:t>
      </w:r>
      <w:r w:rsidR="00553C7B" w:rsidRPr="005E4E3C">
        <w:rPr>
          <w:rStyle w:val="normaltextrun"/>
          <w:rFonts w:eastAsiaTheme="majorEastAsia"/>
          <w:color w:val="595959" w:themeColor="text1" w:themeTint="A6"/>
          <w:shd w:val="clear" w:color="auto" w:fill="E1E3E6"/>
        </w:rPr>
        <w:fldChar w:fldCharType="end"/>
      </w:r>
      <w:r w:rsidR="004E2C0F" w:rsidRPr="005E4E3C">
        <w:rPr>
          <w:rStyle w:val="normaltextrun"/>
          <w:rFonts w:eastAsiaTheme="majorEastAsia"/>
          <w:color w:val="595959" w:themeColor="text1" w:themeTint="A6"/>
          <w:shd w:val="clear" w:color="auto" w:fill="E1E3E6"/>
        </w:rPr>
        <w:t>. Creado en</w:t>
      </w:r>
      <w:r w:rsidR="004E2C0F" w:rsidRPr="005E4E3C">
        <w:rPr>
          <w:rStyle w:val="normaltextrun"/>
          <w:rFonts w:eastAsiaTheme="majorEastAsia"/>
          <w:color w:val="595959" w:themeColor="text1" w:themeTint="A6"/>
        </w:rPr>
        <w:t xml:space="preserve"> </w:t>
      </w:r>
      <w:r w:rsidR="00553C7B" w:rsidRPr="005E4E3C">
        <w:rPr>
          <w:rFonts w:eastAsiaTheme="majorEastAsia"/>
          <w:color w:val="595959" w:themeColor="text1" w:themeTint="A6"/>
        </w:rPr>
        <w:t>2012</w:t>
      </w:r>
      <w:r w:rsidR="00C92C3F" w:rsidRPr="005E4E3C">
        <w:rPr>
          <w:rFonts w:eastAsiaTheme="majorEastAsia"/>
          <w:color w:val="595959" w:themeColor="text1" w:themeTint="A6"/>
        </w:rPr>
        <w:t xml:space="preserve"> proponía la necesidad de dimensionar la cantidad de lectores y reconocer mejor sus comportamientos, para lo cual no se encontraron estudios posteriores. </w:t>
      </w:r>
      <w:r w:rsidRPr="005E4E3C">
        <w:rPr>
          <w:color w:val="595959" w:themeColor="text1" w:themeTint="A6"/>
        </w:rPr>
        <w:tab/>
      </w:r>
      <w:r w:rsidRPr="005E4E3C">
        <w:rPr>
          <w:color w:val="595959" w:themeColor="text1" w:themeTint="A6"/>
        </w:rPr>
        <w:tab/>
      </w:r>
    </w:p>
    <w:p w14:paraId="76858A4F" w14:textId="397A7E30" w:rsidR="00AF2026" w:rsidRPr="005E4E3C" w:rsidRDefault="00EF525A" w:rsidP="00AF2026">
      <w:pPr>
        <w:pStyle w:val="prrafonormal"/>
        <w:rPr>
          <w:rStyle w:val="normaltextrun"/>
          <w:color w:val="595959" w:themeColor="text1" w:themeTint="A6"/>
        </w:rPr>
      </w:pPr>
      <w:r w:rsidRPr="005E4E3C">
        <w:rPr>
          <w:color w:val="595959" w:themeColor="text1" w:themeTint="A6"/>
          <w:shd w:val="clear" w:color="auto" w:fill="FFFFFF"/>
        </w:rPr>
        <w:t>Pasando a los formatos digitales</w:t>
      </w:r>
      <w:r w:rsidR="00485A9F" w:rsidRPr="005E4E3C">
        <w:rPr>
          <w:color w:val="595959" w:themeColor="text1" w:themeTint="A6"/>
          <w:shd w:val="clear" w:color="auto" w:fill="FFFFFF"/>
        </w:rPr>
        <w:t xml:space="preserve"> o </w:t>
      </w:r>
      <w:r w:rsidRPr="005E4E3C">
        <w:rPr>
          <w:color w:val="595959" w:themeColor="text1" w:themeTint="A6"/>
          <w:shd w:val="clear" w:color="auto" w:fill="FFFFFF"/>
        </w:rPr>
        <w:t>medios de convergencia</w:t>
      </w:r>
      <w:r w:rsidR="000924F3" w:rsidRPr="005E4E3C">
        <w:rPr>
          <w:color w:val="595959" w:themeColor="text1" w:themeTint="A6"/>
          <w:shd w:val="clear" w:color="auto" w:fill="FFFFFF"/>
        </w:rPr>
        <w:t xml:space="preserve"> digital</w:t>
      </w:r>
      <w:r w:rsidRPr="005E4E3C">
        <w:rPr>
          <w:color w:val="595959" w:themeColor="text1" w:themeTint="A6"/>
          <w:shd w:val="clear" w:color="auto" w:fill="FFFFFF"/>
        </w:rPr>
        <w:t xml:space="preserve">, </w:t>
      </w:r>
      <w:r w:rsidR="00735B19" w:rsidRPr="005E4E3C">
        <w:rPr>
          <w:color w:val="595959" w:themeColor="text1" w:themeTint="A6"/>
          <w:shd w:val="clear" w:color="auto" w:fill="FFFFFF"/>
        </w:rPr>
        <w:t>se analizan contenidos</w:t>
      </w:r>
      <w:r w:rsidR="000924F3" w:rsidRPr="005E4E3C">
        <w:rPr>
          <w:color w:val="595959" w:themeColor="text1" w:themeTint="A6"/>
          <w:shd w:val="clear" w:color="auto" w:fill="FFFFFF"/>
        </w:rPr>
        <w:t xml:space="preserve"> </w:t>
      </w:r>
      <w:r w:rsidR="00AF2026" w:rsidRPr="005E4E3C">
        <w:rPr>
          <w:color w:val="595959" w:themeColor="text1" w:themeTint="A6"/>
          <w:shd w:val="clear" w:color="auto" w:fill="FFFFFF"/>
        </w:rPr>
        <w:fldChar w:fldCharType="begin" w:fldLock="1"/>
      </w:r>
      <w:r w:rsidR="00EF41C8" w:rsidRPr="005E4E3C">
        <w:rPr>
          <w:color w:val="595959" w:themeColor="text1" w:themeTint="A6"/>
          <w:shd w:val="clear" w:color="auto" w:fill="FFFFFF"/>
        </w:rPr>
        <w:instrText>MERGEFIELD .wWw..wWw.QIQQA_CLUSTER.oOo.d77ded76d0b04045b536aa4521cacc0f.oOo.casasola2017actualidad.oOo.INTRANET_BF91FE0F-8D57-492F-8EDD-EB6E776D4FCE.xXx.SEPARATE_AUTHOR_DATE.xXx..oOo. \* MERGEFORMAT</w:instrText>
      </w:r>
      <w:r w:rsidR="00AF2026" w:rsidRPr="005E4E3C">
        <w:rPr>
          <w:color w:val="595959" w:themeColor="text1" w:themeTint="A6"/>
          <w:shd w:val="clear" w:color="auto" w:fill="FFFFFF"/>
        </w:rPr>
        <w:fldChar w:fldCharType="separate"/>
      </w:r>
      <w:r w:rsidR="00EF41C8" w:rsidRPr="005E4E3C">
        <w:rPr>
          <w:color w:val="595959" w:themeColor="text1" w:themeTint="A6"/>
        </w:rPr>
        <w:t>(Casasola, 2017)</w:t>
      </w:r>
      <w:r w:rsidR="00AF2026" w:rsidRPr="005E4E3C">
        <w:rPr>
          <w:color w:val="595959" w:themeColor="text1" w:themeTint="A6"/>
          <w:shd w:val="clear" w:color="auto" w:fill="FFFFFF"/>
        </w:rPr>
        <w:fldChar w:fldCharType="end"/>
      </w:r>
      <w:r w:rsidR="00485A9F" w:rsidRPr="005E4E3C">
        <w:rPr>
          <w:color w:val="595959" w:themeColor="text1" w:themeTint="A6"/>
          <w:shd w:val="clear" w:color="auto" w:fill="FFFFFF"/>
        </w:rPr>
        <w:t>,</w:t>
      </w:r>
      <w:r w:rsidR="00735B19" w:rsidRPr="005E4E3C">
        <w:rPr>
          <w:color w:val="595959" w:themeColor="text1" w:themeTint="A6"/>
          <w:shd w:val="clear" w:color="auto" w:fill="FFFFFF"/>
        </w:rPr>
        <w:t xml:space="preserve"> recepción</w:t>
      </w:r>
      <w:r w:rsidR="00AF2026" w:rsidRPr="005E4E3C">
        <w:rPr>
          <w:color w:val="595959" w:themeColor="text1" w:themeTint="A6"/>
          <w:shd w:val="clear" w:color="auto" w:fill="FFFFFF"/>
        </w:rPr>
        <w:t xml:space="preserve"> </w:t>
      </w:r>
      <w:r w:rsidR="00485A9F" w:rsidRPr="005E4E3C">
        <w:rPr>
          <w:color w:val="595959" w:themeColor="text1" w:themeTint="A6"/>
          <w:shd w:val="clear" w:color="auto" w:fill="FFFFFF"/>
        </w:rPr>
        <w:t xml:space="preserve"> y el papel que cumplen en el </w:t>
      </w:r>
      <w:r w:rsidR="00485A9F" w:rsidRPr="005E4E3C">
        <w:rPr>
          <w:color w:val="595959" w:themeColor="text1" w:themeTint="A6"/>
          <w:lang w:val="es-ES"/>
        </w:rPr>
        <w:t xml:space="preserve">aumento de la visibilidad de las universidades </w:t>
      </w:r>
      <w:r w:rsidR="00485A9F" w:rsidRPr="005E4E3C">
        <w:rPr>
          <w:color w:val="595959" w:themeColor="text1" w:themeTint="A6"/>
        </w:rPr>
        <w:t xml:space="preserve">(Ojeda-Serna et al., 2022).  </w:t>
      </w:r>
      <w:r w:rsidR="00735B19" w:rsidRPr="005E4E3C">
        <w:rPr>
          <w:color w:val="595959" w:themeColor="text1" w:themeTint="A6"/>
        </w:rPr>
        <w:t xml:space="preserve">Se encontraron </w:t>
      </w:r>
      <w:r w:rsidR="008F2121" w:rsidRPr="005E4E3C">
        <w:rPr>
          <w:color w:val="595959" w:themeColor="text1" w:themeTint="A6"/>
        </w:rPr>
        <w:t>casos de estudio</w:t>
      </w:r>
      <w:r w:rsidR="00735B19" w:rsidRPr="005E4E3C">
        <w:rPr>
          <w:color w:val="595959" w:themeColor="text1" w:themeTint="A6"/>
        </w:rPr>
        <w:t xml:space="preserve"> sobre</w:t>
      </w:r>
      <w:r w:rsidR="000924F3" w:rsidRPr="005E4E3C">
        <w:rPr>
          <w:color w:val="595959" w:themeColor="text1" w:themeTint="A6"/>
        </w:rPr>
        <w:t xml:space="preserve"> los canales universitarios de</w:t>
      </w:r>
      <w:r w:rsidR="00735B19" w:rsidRPr="005E4E3C">
        <w:rPr>
          <w:color w:val="595959" w:themeColor="text1" w:themeTint="A6"/>
        </w:rPr>
        <w:t xml:space="preserve"> Facebook, Youtube</w:t>
      </w:r>
      <w:r w:rsidR="00B061B6" w:rsidRPr="005E4E3C">
        <w:rPr>
          <w:color w:val="595959" w:themeColor="text1" w:themeTint="A6"/>
        </w:rPr>
        <w:t>,</w:t>
      </w:r>
      <w:r w:rsidR="00735B19" w:rsidRPr="005E4E3C">
        <w:rPr>
          <w:color w:val="595959" w:themeColor="text1" w:themeTint="A6"/>
        </w:rPr>
        <w:t xml:space="preserve"> </w:t>
      </w:r>
      <w:r w:rsidR="00B061B6" w:rsidRPr="005E4E3C">
        <w:rPr>
          <w:color w:val="595959" w:themeColor="text1" w:themeTint="A6"/>
        </w:rPr>
        <w:t>X (antes Twitter</w:t>
      </w:r>
      <w:r w:rsidR="000924F3" w:rsidRPr="005E4E3C">
        <w:rPr>
          <w:color w:val="595959" w:themeColor="text1" w:themeTint="A6"/>
        </w:rPr>
        <w:t xml:space="preserve">. </w:t>
      </w:r>
      <w:r w:rsidR="00B061B6" w:rsidRPr="005E4E3C">
        <w:rPr>
          <w:color w:val="595959" w:themeColor="text1" w:themeTint="A6"/>
        </w:rPr>
        <w:t xml:space="preserve">Se esperaba encontrar </w:t>
      </w:r>
      <w:r w:rsidR="00485A9F" w:rsidRPr="005E4E3C">
        <w:rPr>
          <w:color w:val="595959" w:themeColor="text1" w:themeTint="A6"/>
        </w:rPr>
        <w:t xml:space="preserve">investigación </w:t>
      </w:r>
      <w:r w:rsidR="00485A9F" w:rsidRPr="005E4E3C">
        <w:rPr>
          <w:color w:val="595959" w:themeColor="text1" w:themeTint="A6"/>
        </w:rPr>
        <w:lastRenderedPageBreak/>
        <w:t xml:space="preserve">relacionada con </w:t>
      </w:r>
      <w:r w:rsidR="00B061B6" w:rsidRPr="005E4E3C">
        <w:rPr>
          <w:color w:val="595959" w:themeColor="text1" w:themeTint="A6"/>
        </w:rPr>
        <w:t xml:space="preserve">otras redes sociales que ya llevan varios años </w:t>
      </w:r>
      <w:r w:rsidR="00125FFB" w:rsidRPr="005E4E3C">
        <w:rPr>
          <w:color w:val="595959" w:themeColor="text1" w:themeTint="A6"/>
        </w:rPr>
        <w:t xml:space="preserve">de </w:t>
      </w:r>
      <w:r w:rsidR="00B061B6" w:rsidRPr="005E4E3C">
        <w:rPr>
          <w:color w:val="595959" w:themeColor="text1" w:themeTint="A6"/>
        </w:rPr>
        <w:t>posicion</w:t>
      </w:r>
      <w:r w:rsidR="00125FFB" w:rsidRPr="005E4E3C">
        <w:rPr>
          <w:color w:val="595959" w:themeColor="text1" w:themeTint="A6"/>
        </w:rPr>
        <w:t xml:space="preserve">amiento </w:t>
      </w:r>
      <w:r w:rsidR="00563D59" w:rsidRPr="005E4E3C">
        <w:rPr>
          <w:color w:val="595959" w:themeColor="text1" w:themeTint="A6"/>
        </w:rPr>
        <w:t>en la región latinoamericana y el mundo</w:t>
      </w:r>
      <w:r w:rsidR="00125FFB" w:rsidRPr="005E4E3C">
        <w:rPr>
          <w:color w:val="595959" w:themeColor="text1" w:themeTint="A6"/>
        </w:rPr>
        <w:t xml:space="preserve">. </w:t>
      </w:r>
      <w:r w:rsidR="00752C70" w:rsidRPr="005E4E3C">
        <w:rPr>
          <w:color w:val="595959" w:themeColor="text1" w:themeTint="A6"/>
          <w:lang w:val="es-ES"/>
        </w:rPr>
        <w:t>En</w:t>
      </w:r>
      <w:r w:rsidR="0009766B" w:rsidRPr="005E4E3C">
        <w:rPr>
          <w:color w:val="595959" w:themeColor="text1" w:themeTint="A6"/>
          <w:lang w:val="es-ES"/>
        </w:rPr>
        <w:t xml:space="preserve"> un estudio sobre</w:t>
      </w:r>
      <w:r w:rsidR="00752C70" w:rsidRPr="005E4E3C">
        <w:rPr>
          <w:color w:val="595959" w:themeColor="text1" w:themeTint="A6"/>
          <w:lang w:val="es-ES"/>
        </w:rPr>
        <w:t xml:space="preserve"> las </w:t>
      </w:r>
      <w:r w:rsidR="00752C70" w:rsidRPr="005E4E3C">
        <w:rPr>
          <w:i/>
          <w:iCs/>
          <w:color w:val="595959" w:themeColor="text1" w:themeTint="A6"/>
          <w:lang w:val="es-ES"/>
        </w:rPr>
        <w:t>fan page</w:t>
      </w:r>
      <w:r w:rsidR="00752C70" w:rsidRPr="005E4E3C">
        <w:rPr>
          <w:color w:val="595959" w:themeColor="text1" w:themeTint="A6"/>
          <w:lang w:val="es-ES"/>
        </w:rPr>
        <w:t xml:space="preserve"> de Facebook de 6 universidades en Pichincha (Ecuador) contrastadas con entrevistas a estudiantes y docentes, se concluye que realizan pocos contenidos CPC tanto desde lo general como desde conocimiento que las universidades generan </w:t>
      </w:r>
      <w:r w:rsidR="00752C70" w:rsidRPr="005E4E3C">
        <w:rPr>
          <w:color w:val="595959" w:themeColor="text1" w:themeTint="A6"/>
        </w:rPr>
        <w:t>(Cabrera &amp; Camarero, 2016)</w:t>
      </w:r>
      <w:r w:rsidR="00752C70" w:rsidRPr="005E4E3C">
        <w:rPr>
          <w:color w:val="595959" w:themeColor="text1" w:themeTint="A6"/>
          <w:lang w:val="es-ES"/>
        </w:rPr>
        <w:t xml:space="preserve">. </w:t>
      </w:r>
      <w:r w:rsidR="00C92C3F" w:rsidRPr="005E4E3C">
        <w:rPr>
          <w:color w:val="595959" w:themeColor="text1" w:themeTint="A6"/>
        </w:rPr>
        <w:t xml:space="preserve"> </w:t>
      </w:r>
      <w:r w:rsidR="00752C70" w:rsidRPr="005E4E3C">
        <w:rPr>
          <w:color w:val="595959" w:themeColor="text1" w:themeTint="A6"/>
        </w:rPr>
        <w:t>Ahora,</w:t>
      </w:r>
      <w:r w:rsidR="00C92C3F" w:rsidRPr="005E4E3C">
        <w:rPr>
          <w:color w:val="595959" w:themeColor="text1" w:themeTint="A6"/>
        </w:rPr>
        <w:t xml:space="preserve"> </w:t>
      </w:r>
      <w:r w:rsidR="00752C70" w:rsidRPr="005E4E3C">
        <w:rPr>
          <w:color w:val="595959" w:themeColor="text1" w:themeTint="A6"/>
        </w:rPr>
        <w:t>el mismo medio, pero en la Universidad de São Paulo</w:t>
      </w:r>
      <w:r w:rsidR="00C92C3F" w:rsidRPr="005E4E3C">
        <w:rPr>
          <w:color w:val="595959" w:themeColor="text1" w:themeTint="A6"/>
        </w:rPr>
        <w:t xml:space="preserve"> (</w:t>
      </w:r>
      <w:r w:rsidR="00752C70" w:rsidRPr="005E4E3C">
        <w:rPr>
          <w:color w:val="595959" w:themeColor="text1" w:themeTint="A6"/>
        </w:rPr>
        <w:t>Brasil</w:t>
      </w:r>
      <w:r w:rsidR="00C92C3F" w:rsidRPr="005E4E3C">
        <w:rPr>
          <w:color w:val="595959" w:themeColor="text1" w:themeTint="A6"/>
        </w:rPr>
        <w:t>)</w:t>
      </w:r>
      <w:r w:rsidR="00752C70" w:rsidRPr="005E4E3C">
        <w:rPr>
          <w:color w:val="595959" w:themeColor="text1" w:themeTint="A6"/>
        </w:rPr>
        <w:t xml:space="preserve"> se usó como señuelo de los demás medios virtuales universitarios, para difundir información</w:t>
      </w:r>
      <w:r w:rsidR="00C92C3F" w:rsidRPr="005E4E3C">
        <w:rPr>
          <w:color w:val="595959" w:themeColor="text1" w:themeTint="A6"/>
        </w:rPr>
        <w:t xml:space="preserve"> científica y</w:t>
      </w:r>
      <w:r w:rsidR="00752C70" w:rsidRPr="005E4E3C">
        <w:rPr>
          <w:color w:val="595959" w:themeColor="text1" w:themeTint="A6"/>
        </w:rPr>
        <w:t xml:space="preserve"> administrativa del contexto de salud pública relacionado con el COVID-19</w:t>
      </w:r>
      <w:r w:rsidR="00C92C3F" w:rsidRPr="005E4E3C">
        <w:rPr>
          <w:color w:val="595959" w:themeColor="text1" w:themeTint="A6"/>
        </w:rPr>
        <w:t xml:space="preserve"> y analiz</w:t>
      </w:r>
      <w:r w:rsidR="00022601" w:rsidRPr="005E4E3C">
        <w:rPr>
          <w:color w:val="595959" w:themeColor="text1" w:themeTint="A6"/>
        </w:rPr>
        <w:t>ó</w:t>
      </w:r>
      <w:r w:rsidR="00C92C3F" w:rsidRPr="005E4E3C">
        <w:rPr>
          <w:color w:val="595959" w:themeColor="text1" w:themeTint="A6"/>
        </w:rPr>
        <w:t xml:space="preserve"> la </w:t>
      </w:r>
      <w:r w:rsidR="00022601" w:rsidRPr="005E4E3C">
        <w:rPr>
          <w:color w:val="595959" w:themeColor="text1" w:themeTint="A6"/>
        </w:rPr>
        <w:t xml:space="preserve">relación de las universidades con la comunicación mediática para combatir la desinformación </w:t>
      </w:r>
      <w:r w:rsidR="00C92C3F" w:rsidRPr="005E4E3C">
        <w:rPr>
          <w:color w:val="595959" w:themeColor="text1" w:themeTint="A6"/>
        </w:rPr>
        <w:fldChar w:fldCharType="begin" w:fldLock="1"/>
      </w:r>
      <w:r w:rsidR="00EF41C8" w:rsidRPr="005E4E3C">
        <w:rPr>
          <w:color w:val="595959" w:themeColor="text1" w:themeTint="A6"/>
        </w:rPr>
        <w:instrText>MERGEFIELD .wWw..wWw.QIQQA_CLUSTER.oOo.37713e12ae51436192fdbe5e11f39dc4.oOo.farnese2023estrategias.oOo.INTRANET_BF91FE0F-8D57-492F-8EDD-EB6E776D4FCE.xXx.SEPARATE_AUTHOR_DATE.xXx..xXx.PARAM_SPECIFIER_TYPE.xXx.page.xXx.PARAM_SPECIFIER_LOCATION.xXx.148.xXx.PARAM_PREFIX.xXx..xXx.PARAM_SUFFIX.xXx..oOo. \* MERGEFORMAT</w:instrText>
      </w:r>
      <w:r w:rsidR="00C92C3F" w:rsidRPr="005E4E3C">
        <w:rPr>
          <w:color w:val="595959" w:themeColor="text1" w:themeTint="A6"/>
        </w:rPr>
        <w:fldChar w:fldCharType="separate"/>
      </w:r>
      <w:r w:rsidR="00EF41C8" w:rsidRPr="005E4E3C">
        <w:rPr>
          <w:color w:val="595959" w:themeColor="text1" w:themeTint="A6"/>
        </w:rPr>
        <w:t>(Farnese &amp; others, 2023, p. 148)</w:t>
      </w:r>
      <w:r w:rsidR="00C92C3F" w:rsidRPr="005E4E3C">
        <w:rPr>
          <w:color w:val="595959" w:themeColor="text1" w:themeTint="A6"/>
        </w:rPr>
        <w:fldChar w:fldCharType="end"/>
      </w:r>
      <w:r w:rsidR="00C92C3F" w:rsidRPr="005E4E3C">
        <w:rPr>
          <w:color w:val="595959" w:themeColor="text1" w:themeTint="A6"/>
        </w:rPr>
        <w:t>.</w:t>
      </w:r>
      <w:r w:rsidR="00AF2026" w:rsidRPr="005E4E3C">
        <w:rPr>
          <w:color w:val="595959" w:themeColor="text1" w:themeTint="A6"/>
        </w:rPr>
        <w:t xml:space="preserve"> </w:t>
      </w:r>
      <w:r w:rsidR="00EB4CDF" w:rsidRPr="005E4E3C">
        <w:rPr>
          <w:color w:val="595959" w:themeColor="text1" w:themeTint="A6"/>
        </w:rPr>
        <w:t xml:space="preserve">Youtube se analiza en el corpus comparando el comportamiento de tres universidades (Universidad Nacional de Colombia – UNAL, Escuela Politécnica Nacional – Ecuador y la Universidad Peruana Cayetano Heredia), tres museos y tres </w:t>
      </w:r>
      <w:r w:rsidR="00EB4CDF" w:rsidRPr="005E4E3C">
        <w:rPr>
          <w:i/>
          <w:iCs/>
          <w:color w:val="595959" w:themeColor="text1" w:themeTint="A6"/>
          <w:u w:val="single"/>
        </w:rPr>
        <w:t>youtubers</w:t>
      </w:r>
      <w:r w:rsidR="00EB4CDF" w:rsidRPr="005E4E3C">
        <w:rPr>
          <w:color w:val="595959" w:themeColor="text1" w:themeTint="A6"/>
        </w:rPr>
        <w:t xml:space="preserve">. </w:t>
      </w:r>
      <w:r w:rsidR="00752C70" w:rsidRPr="005E4E3C">
        <w:rPr>
          <w:rStyle w:val="normaltextrun"/>
          <w:color w:val="595959" w:themeColor="text1" w:themeTint="A6"/>
          <w:shd w:val="clear" w:color="auto" w:fill="FFFFFF"/>
        </w:rPr>
        <w:t xml:space="preserve">Se concluye que las </w:t>
      </w:r>
      <w:r w:rsidR="00EB4CDF" w:rsidRPr="005E4E3C">
        <w:rPr>
          <w:rStyle w:val="normaltextrun"/>
          <w:color w:val="595959" w:themeColor="text1" w:themeTint="A6"/>
          <w:shd w:val="clear" w:color="auto" w:fill="FFFFFF"/>
        </w:rPr>
        <w:t>universidades</w:t>
      </w:r>
      <w:r w:rsidR="00752C70" w:rsidRPr="005E4E3C">
        <w:rPr>
          <w:rStyle w:val="normaltextrun"/>
          <w:color w:val="595959" w:themeColor="text1" w:themeTint="A6"/>
          <w:shd w:val="clear" w:color="auto" w:fill="FFFFFF"/>
        </w:rPr>
        <w:t xml:space="preserve"> tienen suficientes contenidos</w:t>
      </w:r>
      <w:r w:rsidR="00EB4CDF" w:rsidRPr="005E4E3C">
        <w:rPr>
          <w:rStyle w:val="normaltextrun"/>
          <w:color w:val="595959" w:themeColor="text1" w:themeTint="A6"/>
          <w:shd w:val="clear" w:color="auto" w:fill="FFFFFF"/>
        </w:rPr>
        <w:t xml:space="preserve"> pero </w:t>
      </w:r>
      <w:r w:rsidR="00752C70" w:rsidRPr="005E4E3C">
        <w:rPr>
          <w:rStyle w:val="normaltextrun"/>
          <w:color w:val="595959" w:themeColor="text1" w:themeTint="A6"/>
          <w:shd w:val="clear" w:color="auto" w:fill="FFFFFF"/>
        </w:rPr>
        <w:t xml:space="preserve">usan el medio como repositorio </w:t>
      </w:r>
      <w:r w:rsidR="00EB4CDF" w:rsidRPr="005E4E3C">
        <w:rPr>
          <w:rStyle w:val="normaltextrun"/>
          <w:color w:val="595959" w:themeColor="text1" w:themeTint="A6"/>
          <w:shd w:val="clear" w:color="auto" w:fill="FFFFFF"/>
        </w:rPr>
        <w:t xml:space="preserve">no como posibilidad de interacción y </w:t>
      </w:r>
      <w:r w:rsidR="00EB4CDF" w:rsidRPr="005E4E3C">
        <w:rPr>
          <w:rStyle w:val="normaltextrun"/>
          <w:i/>
          <w:iCs/>
          <w:color w:val="595959" w:themeColor="text1" w:themeTint="A6"/>
          <w:shd w:val="clear" w:color="auto" w:fill="FFFFFF"/>
        </w:rPr>
        <w:t xml:space="preserve">feedback </w:t>
      </w:r>
      <w:r w:rsidR="00E179A1" w:rsidRPr="005E4E3C">
        <w:rPr>
          <w:rStyle w:val="normaltextrun"/>
          <w:color w:val="595959" w:themeColor="text1" w:themeTint="A6"/>
          <w:shd w:val="clear" w:color="auto" w:fill="FFFFFF"/>
        </w:rPr>
        <w:t>con</w:t>
      </w:r>
      <w:r w:rsidR="00EB4CDF" w:rsidRPr="005E4E3C">
        <w:rPr>
          <w:rStyle w:val="normaltextrun"/>
          <w:color w:val="595959" w:themeColor="text1" w:themeTint="A6"/>
          <w:shd w:val="clear" w:color="auto" w:fill="FFFFFF"/>
        </w:rPr>
        <w:t xml:space="preserve"> los públicos </w:t>
      </w:r>
      <w:r w:rsidR="00EB4CDF" w:rsidRPr="005E4E3C">
        <w:rPr>
          <w:rStyle w:val="normaltextrun"/>
          <w:color w:val="595959" w:themeColor="text1" w:themeTint="A6"/>
          <w:shd w:val="clear" w:color="auto" w:fill="FFFFFF"/>
        </w:rPr>
        <w:fldChar w:fldCharType="begin" w:fldLock="1"/>
      </w:r>
      <w:r w:rsidR="00EF41C8" w:rsidRPr="005E4E3C">
        <w:rPr>
          <w:rStyle w:val="normaltextrun"/>
          <w:color w:val="595959" w:themeColor="text1" w:themeTint="A6"/>
          <w:shd w:val="clear" w:color="auto" w:fill="FFFFFF"/>
        </w:rPr>
        <w:instrText>MERGEFIELD .wWw..wWw.QIQQA_CLUSTER.oOo.30e3e2157c994d33952043927c7057d1.oOo.ojeda2022divulgacion.oOo.INTRANET_BF91FE0F-8D57-492F-8EDD-EB6E776D4FCE.xXx.SEPARATE_AUTHOR_DATE.xXx..oOo. \* MERGEFORMAT</w:instrText>
      </w:r>
      <w:r w:rsidR="00EB4CDF" w:rsidRPr="005E4E3C">
        <w:rPr>
          <w:rStyle w:val="normaltextrun"/>
          <w:color w:val="595959" w:themeColor="text1" w:themeTint="A6"/>
          <w:shd w:val="clear" w:color="auto" w:fill="FFFFFF"/>
        </w:rPr>
        <w:fldChar w:fldCharType="separate"/>
      </w:r>
      <w:r w:rsidR="00EF41C8" w:rsidRPr="005E4E3C">
        <w:rPr>
          <w:color w:val="595959" w:themeColor="text1" w:themeTint="A6"/>
        </w:rPr>
        <w:t>(Ojeda-Serna et al., 2022)</w:t>
      </w:r>
      <w:r w:rsidR="00EB4CDF" w:rsidRPr="005E4E3C">
        <w:rPr>
          <w:rStyle w:val="normaltextrun"/>
          <w:color w:val="595959" w:themeColor="text1" w:themeTint="A6"/>
          <w:shd w:val="clear" w:color="auto" w:fill="FFFFFF"/>
        </w:rPr>
        <w:fldChar w:fldCharType="end"/>
      </w:r>
      <w:r w:rsidR="00EB4CDF" w:rsidRPr="005E4E3C">
        <w:rPr>
          <w:rStyle w:val="normaltextrun"/>
          <w:color w:val="595959" w:themeColor="text1" w:themeTint="A6"/>
          <w:shd w:val="clear" w:color="auto" w:fill="FFFFFF"/>
        </w:rPr>
        <w:t xml:space="preserve">. </w:t>
      </w:r>
      <w:r w:rsidR="00752C70" w:rsidRPr="005E4E3C">
        <w:rPr>
          <w:rStyle w:val="normaltextrun"/>
          <w:color w:val="595959" w:themeColor="text1" w:themeTint="A6"/>
          <w:shd w:val="clear" w:color="auto" w:fill="FFFFFF"/>
        </w:rPr>
        <w:t xml:space="preserve">A esta conclusión llega también </w:t>
      </w:r>
      <w:r w:rsidR="00EB4CDF" w:rsidRPr="005E4E3C">
        <w:rPr>
          <w:rStyle w:val="normaltextrun"/>
          <w:color w:val="595959" w:themeColor="text1" w:themeTint="A6"/>
          <w:shd w:val="clear" w:color="auto" w:fill="FFFFFF"/>
        </w:rPr>
        <w:t>otro</w:t>
      </w:r>
      <w:r w:rsidR="00752C70" w:rsidRPr="005E4E3C">
        <w:rPr>
          <w:rStyle w:val="normaltextrun"/>
          <w:color w:val="595959" w:themeColor="text1" w:themeTint="A6"/>
          <w:shd w:val="clear" w:color="auto" w:fill="FFFFFF"/>
        </w:rPr>
        <w:t xml:space="preserve"> estudio </w:t>
      </w:r>
      <w:r w:rsidR="00EB4CDF" w:rsidRPr="005E4E3C">
        <w:rPr>
          <w:rStyle w:val="normaltextrun"/>
          <w:color w:val="595959" w:themeColor="text1" w:themeTint="A6"/>
          <w:shd w:val="clear" w:color="auto" w:fill="FFFFFF"/>
        </w:rPr>
        <w:t>sobre la Universidad de los Andes (Venezuela)</w:t>
      </w:r>
      <w:r w:rsidR="00752C70" w:rsidRPr="005E4E3C">
        <w:rPr>
          <w:rStyle w:val="normaltextrun"/>
          <w:color w:val="595959" w:themeColor="text1" w:themeTint="A6"/>
          <w:shd w:val="clear" w:color="auto" w:fill="FFFFFF"/>
        </w:rPr>
        <w:t xml:space="preserve"> </w:t>
      </w:r>
      <w:r w:rsidR="00EB4CDF" w:rsidRPr="005E4E3C">
        <w:rPr>
          <w:rStyle w:val="normaltextrun"/>
          <w:color w:val="595959" w:themeColor="text1" w:themeTint="A6"/>
          <w:u w:val="single"/>
          <w:shd w:val="clear" w:color="auto" w:fill="FFFFFF"/>
        </w:rPr>
        <w:fldChar w:fldCharType="begin" w:fldLock="1"/>
      </w:r>
      <w:r w:rsidR="00EF41C8" w:rsidRPr="005E4E3C">
        <w:rPr>
          <w:rStyle w:val="normaltextrun"/>
          <w:color w:val="595959" w:themeColor="text1" w:themeTint="A6"/>
          <w:u w:val="single"/>
          <w:shd w:val="clear" w:color="auto" w:fill="FFFFFF"/>
        </w:rPr>
        <w:instrText>MERGEFIELD .wWw..wWw.QIQQA_CLUSTER.oOo.2e3a70a3ff4b47d793f3349ce877ddc0.oOo.martinez2018uso.oOo.INTRANET_BF91FE0F-8D57-492F-8EDD-EB6E776D4FCE.xXx.SEPARATE_AUTHOR_DATE.xXx..oOo. \* MERGEFORMAT</w:instrText>
      </w:r>
      <w:r w:rsidR="00EB4CDF" w:rsidRPr="005E4E3C">
        <w:rPr>
          <w:rStyle w:val="normaltextrun"/>
          <w:color w:val="595959" w:themeColor="text1" w:themeTint="A6"/>
          <w:u w:val="single"/>
          <w:shd w:val="clear" w:color="auto" w:fill="FFFFFF"/>
        </w:rPr>
        <w:fldChar w:fldCharType="separate"/>
      </w:r>
      <w:r w:rsidR="00EF41C8" w:rsidRPr="005E4E3C">
        <w:rPr>
          <w:color w:val="595959" w:themeColor="text1" w:themeTint="A6"/>
        </w:rPr>
        <w:t>(Mart’\inez-Guerrero, 2018)</w:t>
      </w:r>
      <w:r w:rsidR="00EB4CDF" w:rsidRPr="005E4E3C">
        <w:rPr>
          <w:rStyle w:val="normaltextrun"/>
          <w:color w:val="595959" w:themeColor="text1" w:themeTint="A6"/>
          <w:u w:val="single"/>
          <w:shd w:val="clear" w:color="auto" w:fill="FFFFFF"/>
        </w:rPr>
        <w:fldChar w:fldCharType="end"/>
      </w:r>
      <w:r w:rsidR="00EB4CDF" w:rsidRPr="005E4E3C">
        <w:rPr>
          <w:rStyle w:val="normaltextrun"/>
          <w:color w:val="595959" w:themeColor="text1" w:themeTint="A6"/>
          <w:u w:val="single"/>
          <w:shd w:val="clear" w:color="auto" w:fill="FFFFFF"/>
        </w:rPr>
        <w:t xml:space="preserve"> </w:t>
      </w:r>
      <w:r w:rsidR="00752C70" w:rsidRPr="005E4E3C">
        <w:rPr>
          <w:rStyle w:val="normaltextrun"/>
          <w:color w:val="595959" w:themeColor="text1" w:themeTint="A6"/>
          <w:shd w:val="clear" w:color="auto" w:fill="FFFFFF"/>
        </w:rPr>
        <w:t>en el que además analizan redes como X (antes Twitter) y Facebook, que para el momento se consideraba que concentraba el público estudiantil.</w:t>
      </w:r>
    </w:p>
    <w:p w14:paraId="19C98451" w14:textId="16894E62" w:rsidR="00306065" w:rsidRPr="005E4E3C" w:rsidRDefault="00AF2026" w:rsidP="00456A86">
      <w:pPr>
        <w:pStyle w:val="prrafonormal"/>
        <w:rPr>
          <w:rFonts w:eastAsiaTheme="majorEastAsia"/>
          <w:color w:val="595959" w:themeColor="text1" w:themeTint="A6"/>
        </w:rPr>
      </w:pPr>
      <w:r w:rsidRPr="005E4E3C">
        <w:rPr>
          <w:rStyle w:val="normaltextrun"/>
          <w:color w:val="595959" w:themeColor="text1" w:themeTint="A6"/>
          <w:shd w:val="clear" w:color="auto" w:fill="FFFFFF"/>
        </w:rPr>
        <w:t xml:space="preserve">Finalmente, se encontró </w:t>
      </w:r>
      <w:r w:rsidR="00474CE2" w:rsidRPr="005E4E3C">
        <w:rPr>
          <w:rStyle w:val="normaltextrun"/>
          <w:color w:val="595959" w:themeColor="text1" w:themeTint="A6"/>
          <w:shd w:val="clear" w:color="auto" w:fill="FFFFFF"/>
        </w:rPr>
        <w:t>entre la ya divers</w:t>
      </w:r>
      <w:r w:rsidR="00293F4C" w:rsidRPr="005E4E3C">
        <w:rPr>
          <w:rStyle w:val="normaltextrun"/>
          <w:color w:val="595959" w:themeColor="text1" w:themeTint="A6"/>
          <w:shd w:val="clear" w:color="auto" w:fill="FFFFFF"/>
        </w:rPr>
        <w:t>a oferta</w:t>
      </w:r>
      <w:r w:rsidR="00474CE2" w:rsidRPr="005E4E3C">
        <w:rPr>
          <w:rStyle w:val="normaltextrun"/>
          <w:color w:val="595959" w:themeColor="text1" w:themeTint="A6"/>
          <w:shd w:val="clear" w:color="auto" w:fill="FFFFFF"/>
        </w:rPr>
        <w:t xml:space="preserve"> de medios de comunicación universitarios</w:t>
      </w:r>
      <w:r w:rsidR="00293F4C" w:rsidRPr="005E4E3C">
        <w:rPr>
          <w:rStyle w:val="normaltextrun"/>
          <w:color w:val="595959" w:themeColor="text1" w:themeTint="A6"/>
          <w:shd w:val="clear" w:color="auto" w:fill="FFFFFF"/>
        </w:rPr>
        <w:t xml:space="preserve"> para la CPC en AL</w:t>
      </w:r>
      <w:r w:rsidR="00474CE2" w:rsidRPr="005E4E3C">
        <w:rPr>
          <w:rStyle w:val="normaltextrun"/>
          <w:color w:val="595959" w:themeColor="text1" w:themeTint="A6"/>
          <w:shd w:val="clear" w:color="auto" w:fill="FFFFFF"/>
        </w:rPr>
        <w:t xml:space="preserve">, unos recursos que se han llamado </w:t>
      </w:r>
      <w:r w:rsidRPr="005E4E3C">
        <w:rPr>
          <w:rStyle w:val="normaltextrun"/>
          <w:color w:val="595959" w:themeColor="text1" w:themeTint="A6"/>
          <w:shd w:val="clear" w:color="auto" w:fill="FFFFFF"/>
        </w:rPr>
        <w:t>formatos nuevos de la CPC</w:t>
      </w:r>
      <w:r w:rsidR="000F4619" w:rsidRPr="005E4E3C">
        <w:rPr>
          <w:rStyle w:val="normaltextrun"/>
          <w:color w:val="595959" w:themeColor="text1" w:themeTint="A6"/>
          <w:shd w:val="clear" w:color="auto" w:fill="FFFFFF"/>
        </w:rPr>
        <w:t xml:space="preserve"> que son</w:t>
      </w:r>
      <w:r w:rsidR="00474CE2" w:rsidRPr="005E4E3C">
        <w:rPr>
          <w:rStyle w:val="normaltextrun"/>
          <w:color w:val="595959" w:themeColor="text1" w:themeTint="A6"/>
          <w:shd w:val="clear" w:color="auto" w:fill="FFFFFF"/>
        </w:rPr>
        <w:t xml:space="preserve"> eventos virtuales y presenciales, talleres, exposiciones y otros. Sobre este tema tampoco se pueden concluir tendencias en AL o direcciones recomendadas sino casos puntuales descritos que analizan algún aspecto de la CPC. </w:t>
      </w:r>
      <w:r w:rsidR="00C22391" w:rsidRPr="005E4E3C">
        <w:rPr>
          <w:rStyle w:val="normaltextrun"/>
          <w:rFonts w:eastAsiaTheme="majorEastAsia"/>
          <w:color w:val="595959" w:themeColor="text1" w:themeTint="A6"/>
        </w:rPr>
        <w:t>Como el de l</w:t>
      </w:r>
      <w:r w:rsidR="00475BAA" w:rsidRPr="005E4E3C">
        <w:rPr>
          <w:rStyle w:val="normaltextrun"/>
          <w:rFonts w:eastAsiaTheme="majorEastAsia"/>
          <w:color w:val="595959" w:themeColor="text1" w:themeTint="A6"/>
        </w:rPr>
        <w:t>a Universidad de San Juan (UNSJ</w:t>
      </w:r>
      <w:r w:rsidR="00C22391" w:rsidRPr="005E4E3C">
        <w:rPr>
          <w:rStyle w:val="normaltextrun"/>
          <w:rFonts w:eastAsiaTheme="majorEastAsia"/>
          <w:color w:val="595959" w:themeColor="text1" w:themeTint="A6"/>
        </w:rPr>
        <w:t xml:space="preserve"> - Argentina</w:t>
      </w:r>
      <w:r w:rsidR="00475BAA" w:rsidRPr="005E4E3C">
        <w:rPr>
          <w:rStyle w:val="normaltextrun"/>
          <w:rFonts w:eastAsiaTheme="majorEastAsia"/>
          <w:color w:val="595959" w:themeColor="text1" w:themeTint="A6"/>
        </w:rPr>
        <w:t xml:space="preserve">), con su </w:t>
      </w:r>
      <w:r w:rsidR="00475BAA" w:rsidRPr="005E4E3C">
        <w:rPr>
          <w:rStyle w:val="normaltextrun"/>
          <w:rFonts w:eastAsiaTheme="majorEastAsia"/>
          <w:i/>
          <w:iCs/>
          <w:color w:val="595959" w:themeColor="text1" w:themeTint="A6"/>
        </w:rPr>
        <w:t xml:space="preserve">El taller interdisciplinario sobre CPCyT </w:t>
      </w:r>
      <w:r w:rsidR="00475BAA" w:rsidRPr="005E4E3C">
        <w:rPr>
          <w:rStyle w:val="normaltextrun"/>
          <w:rFonts w:eastAsiaTheme="majorEastAsia"/>
          <w:color w:val="595959" w:themeColor="text1" w:themeTint="A6"/>
        </w:rPr>
        <w:t>(Comunicación pública de la ciencia y la tecnología)</w:t>
      </w:r>
      <w:r w:rsidR="0033458F" w:rsidRPr="005E4E3C">
        <w:rPr>
          <w:rStyle w:val="normaltextrun"/>
          <w:rFonts w:eastAsiaTheme="majorEastAsia"/>
          <w:color w:val="595959" w:themeColor="text1" w:themeTint="A6"/>
        </w:rPr>
        <w:t xml:space="preserve"> que i</w:t>
      </w:r>
      <w:r w:rsidR="0033458F" w:rsidRPr="005E4E3C">
        <w:rPr>
          <w:rFonts w:eastAsiaTheme="majorEastAsia"/>
          <w:color w:val="595959" w:themeColor="text1" w:themeTint="A6"/>
        </w:rPr>
        <w:t>ncluy</w:t>
      </w:r>
      <w:r w:rsidR="0067774F" w:rsidRPr="005E4E3C">
        <w:rPr>
          <w:rFonts w:eastAsiaTheme="majorEastAsia"/>
          <w:color w:val="595959" w:themeColor="text1" w:themeTint="A6"/>
        </w:rPr>
        <w:t>ó</w:t>
      </w:r>
      <w:r w:rsidR="0033458F" w:rsidRPr="005E4E3C">
        <w:rPr>
          <w:rFonts w:eastAsiaTheme="majorEastAsia"/>
          <w:color w:val="595959" w:themeColor="text1" w:themeTint="A6"/>
        </w:rPr>
        <w:t xml:space="preserve"> científicos, comunicadores sociales y diseñadores gráficos</w:t>
      </w:r>
      <w:r w:rsidR="00B43A94" w:rsidRPr="005E4E3C">
        <w:rPr>
          <w:rFonts w:eastAsiaTheme="majorEastAsia"/>
          <w:color w:val="595959" w:themeColor="text1" w:themeTint="A6"/>
        </w:rPr>
        <w:t xml:space="preserve">, logró articular las fortalezas interdisciplinares y posicionar las problemáticas de la CPC entre quienes la realizan </w:t>
      </w:r>
      <w:r w:rsidR="009377C9" w:rsidRPr="005E4E3C">
        <w:rPr>
          <w:rStyle w:val="normaltextrun"/>
          <w:rFonts w:eastAsiaTheme="majorEastAsia"/>
          <w:color w:val="595959" w:themeColor="text1" w:themeTint="A6"/>
        </w:rPr>
        <w:fldChar w:fldCharType="begin" w:fldLock="1"/>
      </w:r>
      <w:r w:rsidR="00EF41C8" w:rsidRPr="005E4E3C">
        <w:rPr>
          <w:rStyle w:val="normaltextrun"/>
          <w:rFonts w:eastAsiaTheme="majorEastAsia"/>
          <w:color w:val="595959" w:themeColor="text1" w:themeTint="A6"/>
        </w:rPr>
        <w:instrText>MERGEFIELD .wWw..wWw.QIQQA_CLUSTER.oOo.0d10eb5eebff429ba53c749ea267d32e.oOo.taller2013balmaceda.oOo.INTRANET_BF91FE0F-8D57-492F-8EDD-EB6E776D4FCE.xXx.SEPARATE_AUTHOR_DATE.xXx..oOo. \* MERGEFORMAT</w:instrText>
      </w:r>
      <w:r w:rsidR="009377C9" w:rsidRPr="005E4E3C">
        <w:rPr>
          <w:rStyle w:val="normaltextrun"/>
          <w:rFonts w:eastAsiaTheme="majorEastAsia"/>
          <w:color w:val="595959" w:themeColor="text1" w:themeTint="A6"/>
        </w:rPr>
        <w:fldChar w:fldCharType="separate"/>
      </w:r>
      <w:r w:rsidR="00EF41C8" w:rsidRPr="005E4E3C">
        <w:rPr>
          <w:color w:val="595959" w:themeColor="text1" w:themeTint="A6"/>
        </w:rPr>
        <w:t>(María Isabel Balmaceda et al., 2013)</w:t>
      </w:r>
      <w:r w:rsidR="009377C9" w:rsidRPr="005E4E3C">
        <w:rPr>
          <w:rStyle w:val="normaltextrun"/>
          <w:rFonts w:eastAsiaTheme="majorEastAsia"/>
          <w:color w:val="595959" w:themeColor="text1" w:themeTint="A6"/>
        </w:rPr>
        <w:fldChar w:fldCharType="end"/>
      </w:r>
      <w:r w:rsidR="0033458F" w:rsidRPr="005E4E3C">
        <w:rPr>
          <w:rStyle w:val="normaltextrun"/>
          <w:rFonts w:eastAsiaTheme="majorEastAsia"/>
          <w:color w:val="595959" w:themeColor="text1" w:themeTint="A6"/>
        </w:rPr>
        <w:t xml:space="preserve">. </w:t>
      </w:r>
      <w:r w:rsidR="0067774F" w:rsidRPr="005E4E3C">
        <w:rPr>
          <w:rStyle w:val="normaltextrun"/>
          <w:rFonts w:eastAsiaTheme="majorEastAsia"/>
          <w:color w:val="595959" w:themeColor="text1" w:themeTint="A6"/>
        </w:rPr>
        <w:t>Otro caso es en l</w:t>
      </w:r>
      <w:r w:rsidR="00475BAA" w:rsidRPr="005E4E3C">
        <w:rPr>
          <w:rStyle w:val="normaltextrun"/>
          <w:rFonts w:eastAsiaTheme="majorEastAsia"/>
          <w:color w:val="595959" w:themeColor="text1" w:themeTint="A6"/>
        </w:rPr>
        <w:t xml:space="preserve">a Universidad Nacional del Centro de la Provincia de Buenos Aires (UNICEN) </w:t>
      </w:r>
      <w:r w:rsidR="0067774F" w:rsidRPr="005E4E3C">
        <w:rPr>
          <w:rStyle w:val="normaltextrun"/>
          <w:rFonts w:eastAsiaTheme="majorEastAsia"/>
          <w:color w:val="595959" w:themeColor="text1" w:themeTint="A6"/>
        </w:rPr>
        <w:t xml:space="preserve">con una </w:t>
      </w:r>
      <w:r w:rsidR="00475BAA" w:rsidRPr="005E4E3C">
        <w:rPr>
          <w:rStyle w:val="normaltextrun"/>
          <w:rFonts w:eastAsiaTheme="majorEastAsia"/>
          <w:color w:val="595959" w:themeColor="text1" w:themeTint="A6"/>
        </w:rPr>
        <w:t xml:space="preserve">exhibición patrimonial </w:t>
      </w:r>
      <w:r w:rsidR="0067774F" w:rsidRPr="005E4E3C">
        <w:rPr>
          <w:rStyle w:val="normaltextrun"/>
          <w:rFonts w:eastAsiaTheme="majorEastAsia"/>
          <w:color w:val="595959" w:themeColor="text1" w:themeTint="A6"/>
        </w:rPr>
        <w:t xml:space="preserve">que replanteaba sus guiones </w:t>
      </w:r>
      <w:r w:rsidR="00475BAA" w:rsidRPr="005E4E3C">
        <w:rPr>
          <w:rStyle w:val="normaltextrun"/>
          <w:rFonts w:eastAsiaTheme="majorEastAsia"/>
          <w:color w:val="595959" w:themeColor="text1" w:themeTint="A6"/>
        </w:rPr>
        <w:t xml:space="preserve">según la recepción de los públicos como ejercicio de co-construcción </w:t>
      </w:r>
      <w:r w:rsidR="00475BAA" w:rsidRPr="005E4E3C">
        <w:rPr>
          <w:rStyle w:val="normaltextrun"/>
          <w:rFonts w:eastAsiaTheme="majorEastAsia"/>
          <w:color w:val="595959" w:themeColor="text1" w:themeTint="A6"/>
          <w:shd w:val="clear" w:color="auto" w:fill="E1E3E6"/>
        </w:rPr>
        <w:t>(Chaparro et al., 2017)</w:t>
      </w:r>
      <w:r w:rsidR="0067774F" w:rsidRPr="005E4E3C">
        <w:rPr>
          <w:rStyle w:val="normaltextrun"/>
          <w:rFonts w:eastAsiaTheme="majorEastAsia"/>
          <w:color w:val="595959" w:themeColor="text1" w:themeTint="A6"/>
        </w:rPr>
        <w:t xml:space="preserve">. </w:t>
      </w:r>
      <w:r w:rsidR="00475BAA" w:rsidRPr="005E4E3C">
        <w:rPr>
          <w:rStyle w:val="normaltextrun"/>
          <w:rFonts w:eastAsiaTheme="majorEastAsia"/>
          <w:color w:val="595959" w:themeColor="text1" w:themeTint="A6"/>
        </w:rPr>
        <w:t xml:space="preserve">Estos formatos, en ocasiones han diseñado metodologías y maneras de fortalecer la CPC en proyectos más tradicionales, incluso, pasan de ser un proyecto, a consolidarse como dependencia asesora de </w:t>
      </w:r>
      <w:r w:rsidR="00475BAA" w:rsidRPr="005E4E3C">
        <w:rPr>
          <w:rStyle w:val="normaltextrun"/>
          <w:rFonts w:eastAsiaTheme="majorEastAsia"/>
          <w:color w:val="595959" w:themeColor="text1" w:themeTint="A6"/>
        </w:rPr>
        <w:lastRenderedPageBreak/>
        <w:t xml:space="preserve">otras en el ejercicio. Es el caso de la universidad colombiana EAFIT y su programa Universidad de los </w:t>
      </w:r>
      <w:r w:rsidR="00701FA3" w:rsidRPr="005E4E3C">
        <w:rPr>
          <w:rStyle w:val="normaltextrun"/>
          <w:rFonts w:eastAsiaTheme="majorEastAsia"/>
          <w:color w:val="595959" w:themeColor="text1" w:themeTint="A6"/>
        </w:rPr>
        <w:t xml:space="preserve">Niños </w:t>
      </w:r>
      <w:r w:rsidR="00701FA3" w:rsidRPr="005E4E3C">
        <w:rPr>
          <w:rStyle w:val="normaltextrun"/>
          <w:rFonts w:eastAsiaTheme="majorEastAsia"/>
          <w:color w:val="595959" w:themeColor="text1" w:themeTint="A6"/>
        </w:rPr>
        <w:fldChar w:fldCharType="begin" w:fldLock="1"/>
      </w:r>
      <w:r w:rsidR="00EF41C8" w:rsidRPr="005E4E3C">
        <w:rPr>
          <w:rStyle w:val="normaltextrun"/>
          <w:rFonts w:eastAsiaTheme="majorEastAsia"/>
          <w:color w:val="595959" w:themeColor="text1" w:themeTint="A6"/>
        </w:rPr>
        <w:instrText>MERGEFIELD .wWw..wWw.QIQQA_CLUSTER.oOo.ea7f2d8b70ac4011986592dfe1343219.oOo.herrera2022rol.oOo.INTRANET_BF91FE0F-8D57-492F-8EDD-EB6E776D4FCE.xXx.SEPARATE_AUTHOR_DATE.xXx..oOo. \* MERGEFORMAT</w:instrText>
      </w:r>
      <w:r w:rsidR="00701FA3" w:rsidRPr="005E4E3C">
        <w:rPr>
          <w:rStyle w:val="normaltextrun"/>
          <w:rFonts w:eastAsiaTheme="majorEastAsia"/>
          <w:color w:val="595959" w:themeColor="text1" w:themeTint="A6"/>
        </w:rPr>
        <w:fldChar w:fldCharType="separate"/>
      </w:r>
      <w:r w:rsidR="00EF41C8" w:rsidRPr="005E4E3C">
        <w:rPr>
          <w:color w:val="595959" w:themeColor="text1" w:themeTint="A6"/>
        </w:rPr>
        <w:t>(Herrera-Cardona et al., 2022)</w:t>
      </w:r>
      <w:r w:rsidR="00701FA3" w:rsidRPr="005E4E3C">
        <w:rPr>
          <w:rStyle w:val="normaltextrun"/>
          <w:rFonts w:eastAsiaTheme="majorEastAsia"/>
          <w:color w:val="595959" w:themeColor="text1" w:themeTint="A6"/>
        </w:rPr>
        <w:fldChar w:fldCharType="end"/>
      </w:r>
      <w:r w:rsidR="00701FA3" w:rsidRPr="005E4E3C">
        <w:rPr>
          <w:rStyle w:val="normaltextrun"/>
          <w:rFonts w:eastAsiaTheme="majorEastAsia"/>
          <w:color w:val="595959" w:themeColor="text1" w:themeTint="A6"/>
        </w:rPr>
        <w:t xml:space="preserve"> </w:t>
      </w:r>
      <w:r w:rsidR="00475BAA" w:rsidRPr="005E4E3C">
        <w:rPr>
          <w:rStyle w:val="normaltextrun"/>
          <w:rFonts w:eastAsiaTheme="majorEastAsia"/>
          <w:color w:val="595959" w:themeColor="text1" w:themeTint="A6"/>
        </w:rPr>
        <w:t>que tras aproximadamente 20 años de creación dio lugar al área de ASC dentro de la vicerrectoría de CTeI de la universidad.</w:t>
      </w:r>
      <w:r w:rsidR="000F4619" w:rsidRPr="005E4E3C">
        <w:rPr>
          <w:rStyle w:val="normaltextrun"/>
          <w:rFonts w:eastAsiaTheme="majorEastAsia"/>
          <w:color w:val="595959" w:themeColor="text1" w:themeTint="A6"/>
        </w:rPr>
        <w:t xml:space="preserve"> Se sabe de una gran cantidad de programas y proyectos de esta índole, que como se dijo al inicio de este apartado, muestra frecuencia en la implementación, pero estos no se han integrado en el espacio académico que construye conocimiento alrededor del tema por lo que no se han alcanzado con una búsqueda bibliográfica. Los existentes describen las experiencias en universidades de AL con cierta cantidad de detalle hasta 2017 aproximadamente, sería deseable actualizar estas comprensiones realizando investigación. </w:t>
      </w:r>
    </w:p>
    <w:p w14:paraId="2D6B659E" w14:textId="22FD2880" w:rsidR="008171FE" w:rsidRPr="005E4E3C" w:rsidRDefault="008171FE" w:rsidP="00456A86">
      <w:pPr>
        <w:pStyle w:val="Estilo1"/>
        <w:numPr>
          <w:ilvl w:val="0"/>
          <w:numId w:val="0"/>
        </w:numPr>
        <w:rPr>
          <w:color w:val="595959" w:themeColor="text1" w:themeTint="A6"/>
        </w:rPr>
      </w:pPr>
      <w:commentRangeStart w:id="60"/>
      <w:commentRangeStart w:id="61"/>
      <w:r w:rsidRPr="005E4E3C">
        <w:rPr>
          <w:color w:val="595959" w:themeColor="text1" w:themeTint="A6"/>
        </w:rPr>
        <w:t>Conclusiones</w:t>
      </w:r>
      <w:commentRangeEnd w:id="60"/>
      <w:r w:rsidRPr="005E4E3C">
        <w:rPr>
          <w:rStyle w:val="CommentReference"/>
          <w:color w:val="595959" w:themeColor="text1" w:themeTint="A6"/>
          <w:sz w:val="24"/>
          <w:szCs w:val="24"/>
        </w:rPr>
        <w:commentReference w:id="60"/>
      </w:r>
      <w:commentRangeEnd w:id="61"/>
      <w:r w:rsidRPr="005E4E3C">
        <w:rPr>
          <w:rStyle w:val="CommentReference"/>
          <w:color w:val="595959" w:themeColor="text1" w:themeTint="A6"/>
          <w:sz w:val="24"/>
          <w:szCs w:val="24"/>
        </w:rPr>
        <w:commentReference w:id="61"/>
      </w:r>
      <w:ins w:id="62" w:author="Daniel Hermelin Bravo" w:date="2024-09-04T22:43:00Z">
        <w:r w:rsidRPr="005E4E3C">
          <w:rPr>
            <w:color w:val="595959" w:themeColor="text1" w:themeTint="A6"/>
          </w:rPr>
          <w:t xml:space="preserve"> </w:t>
        </w:r>
      </w:ins>
    </w:p>
    <w:p w14:paraId="62A9C273" w14:textId="2595A965" w:rsidR="00FF7179" w:rsidRPr="005E4E3C" w:rsidRDefault="00FF7179" w:rsidP="00456A86">
      <w:pPr>
        <w:pStyle w:val="Estilo1"/>
        <w:numPr>
          <w:ilvl w:val="0"/>
          <w:numId w:val="0"/>
        </w:numPr>
        <w:rPr>
          <w:color w:val="595959" w:themeColor="text1" w:themeTint="A6"/>
        </w:rPr>
      </w:pPr>
      <w:r w:rsidRPr="005E4E3C">
        <w:rPr>
          <w:color w:val="595959" w:themeColor="text1" w:themeTint="A6"/>
        </w:rPr>
        <w:t>Bibliografía</w:t>
      </w:r>
    </w:p>
    <w:p w14:paraId="28FA1605" w14:textId="77777777" w:rsidR="00EF41C8" w:rsidRPr="005E4E3C" w:rsidRDefault="003C52E7"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color w:val="595959" w:themeColor="text1" w:themeTint="A6"/>
        </w:rPr>
        <w:fldChar w:fldCharType="begin" w:fldLock="1"/>
      </w:r>
      <w:r w:rsidRPr="005E4E3C">
        <w:rPr>
          <w:color w:val="595959" w:themeColor="text1" w:themeTint="A6"/>
        </w:rPr>
        <w:instrText xml:space="preserve"> MERGEFIELD QIQQA_BIBLIOGRAPHY \* MERGEFORMAT </w:instrText>
      </w:r>
      <w:r w:rsidRPr="005E4E3C">
        <w:rPr>
          <w:color w:val="595959" w:themeColor="text1" w:themeTint="A6"/>
        </w:rPr>
        <w:fldChar w:fldCharType="separate"/>
      </w:r>
      <w:r w:rsidR="00EF41C8" w:rsidRPr="005E4E3C">
        <w:rPr>
          <w:rFonts w:ascii="Times New Roman" w:hAnsi="Times New Roman" w:cs="Times New Roman"/>
          <w:color w:val="595959" w:themeColor="text1" w:themeTint="A6"/>
          <w:sz w:val="24"/>
          <w:szCs w:val="24"/>
        </w:rPr>
        <w:t xml:space="preserve">Albornoz, M. (2022). RICYT: 25 años entre lo global y lo local. </w:t>
      </w:r>
      <w:r w:rsidR="00EF41C8" w:rsidRPr="005E4E3C">
        <w:rPr>
          <w:rFonts w:ascii="Times New Roman" w:hAnsi="Times New Roman" w:cs="Times New Roman"/>
          <w:i/>
          <w:iCs/>
          <w:color w:val="595959" w:themeColor="text1" w:themeTint="A6"/>
          <w:sz w:val="24"/>
          <w:szCs w:val="24"/>
        </w:rPr>
        <w:t>Red Iberoamericana de Indicadores de Ciencia Y Tecnología (RICYT): Agenda 2022. Temas de Indicadores de Ciencia Y Tecnología</w:t>
      </w:r>
      <w:r w:rsidR="00EF41C8" w:rsidRPr="005E4E3C">
        <w:rPr>
          <w:rFonts w:ascii="Times New Roman" w:hAnsi="Times New Roman" w:cs="Times New Roman"/>
          <w:color w:val="595959" w:themeColor="text1" w:themeTint="A6"/>
          <w:sz w:val="24"/>
          <w:szCs w:val="24"/>
        </w:rPr>
        <w:t>, 9–20.</w:t>
      </w:r>
      <w:r w:rsidR="00EF41C8" w:rsidRPr="005E4E3C">
        <w:rPr>
          <w:rFonts w:ascii="Times New Roman" w:hAnsi="Times New Roman" w:cs="Times New Roman"/>
          <w:color w:val="595959" w:themeColor="text1" w:themeTint="A6"/>
          <w:sz w:val="24"/>
          <w:szCs w:val="24"/>
        </w:rPr>
        <w:br/>
      </w:r>
      <w:r w:rsidR="00EF41C8" w:rsidRPr="005E4E3C">
        <w:rPr>
          <w:rFonts w:ascii="Times New Roman" w:hAnsi="Times New Roman" w:cs="Times New Roman"/>
          <w:color w:val="595959" w:themeColor="text1" w:themeTint="A6"/>
          <w:sz w:val="24"/>
          <w:szCs w:val="24"/>
        </w:rPr>
        <w:br/>
      </w:r>
    </w:p>
    <w:p w14:paraId="1D2B7FF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Albornoz, M., Barrere, R. &amp; Sokil, J. (2017). </w:t>
      </w:r>
      <w:r w:rsidRPr="005E4E3C">
        <w:rPr>
          <w:rFonts w:ascii="Times New Roman" w:hAnsi="Times New Roman" w:cs="Times New Roman"/>
          <w:i/>
          <w:iCs/>
          <w:color w:val="595959" w:themeColor="text1" w:themeTint="A6"/>
          <w:sz w:val="24"/>
          <w:szCs w:val="24"/>
        </w:rPr>
        <w:t>El estado de la ciencia - Principales indicadores de la ciencia y la tecnología iberoamericanos</w:t>
      </w:r>
      <w:r w:rsidRPr="005E4E3C">
        <w:rPr>
          <w:rFonts w:ascii="Times New Roman" w:hAnsi="Times New Roman" w:cs="Times New Roman"/>
          <w:color w:val="595959" w:themeColor="text1" w:themeTint="A6"/>
          <w:sz w:val="24"/>
          <w:szCs w:val="24"/>
        </w:rPr>
        <w:t xml:space="preserve"> (RYCT, Ed.).</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8D98E1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Alcíbar, M. (2015). Comunicación pública de la ciencia y la tecnología: una aproximación crítica a su historia conceptual. </w:t>
      </w:r>
      <w:r w:rsidRPr="005E4E3C">
        <w:rPr>
          <w:rFonts w:ascii="Times New Roman" w:hAnsi="Times New Roman" w:cs="Times New Roman"/>
          <w:i/>
          <w:iCs/>
          <w:color w:val="595959" w:themeColor="text1" w:themeTint="A6"/>
          <w:sz w:val="24"/>
          <w:szCs w:val="24"/>
        </w:rPr>
        <w:t>Arbor</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191</w:t>
      </w:r>
      <w:r w:rsidRPr="005E4E3C">
        <w:rPr>
          <w:rFonts w:ascii="Times New Roman" w:hAnsi="Times New Roman" w:cs="Times New Roman"/>
          <w:color w:val="595959" w:themeColor="text1" w:themeTint="A6"/>
          <w:sz w:val="24"/>
          <w:szCs w:val="24"/>
        </w:rPr>
        <w:t>(773).</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D2C2E7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Algañaráz, V. (2019). Institucionalización y desarrollo heterogéneo de las capacidades científicas en la Universidad Nacional de San Juan, Argentina: una mirada de largo alcance (1973-2018). </w:t>
      </w:r>
      <w:r w:rsidRPr="005E4E3C">
        <w:rPr>
          <w:rFonts w:ascii="Times New Roman" w:hAnsi="Times New Roman" w:cs="Times New Roman"/>
          <w:i/>
          <w:iCs/>
          <w:color w:val="595959" w:themeColor="text1" w:themeTint="A6"/>
          <w:sz w:val="24"/>
          <w:szCs w:val="24"/>
        </w:rPr>
        <w:t>Revista Brasileira de Historia Da Ciencia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12</w:t>
      </w:r>
      <w:r w:rsidRPr="005E4E3C">
        <w:rPr>
          <w:rFonts w:ascii="Times New Roman" w:hAnsi="Times New Roman" w:cs="Times New Roman"/>
          <w:color w:val="595959" w:themeColor="text1" w:themeTint="A6"/>
          <w:sz w:val="24"/>
          <w:szCs w:val="24"/>
        </w:rPr>
        <w:t>(1), 19–38.</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2FFF00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Álvarez, L. (2015). </w:t>
      </w:r>
      <w:r w:rsidRPr="005E4E3C">
        <w:rPr>
          <w:rFonts w:ascii="Times New Roman" w:hAnsi="Times New Roman" w:cs="Times New Roman"/>
          <w:i/>
          <w:iCs/>
          <w:color w:val="595959" w:themeColor="text1" w:themeTint="A6"/>
          <w:sz w:val="24"/>
          <w:szCs w:val="24"/>
        </w:rPr>
        <w:t>Modelo de gestión del conocimiento en una biblioteca de educación superior: una propuesta para la apropiación social de la ciencia, la tecnología y la innovación</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FA7F55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Andrés, A., Barberá, S. &amp; Pallarés, D. (2017). </w:t>
      </w:r>
      <w:r w:rsidRPr="005E4E3C">
        <w:rPr>
          <w:rFonts w:ascii="Times New Roman" w:hAnsi="Times New Roman" w:cs="Times New Roman"/>
          <w:i/>
          <w:iCs/>
          <w:color w:val="595959" w:themeColor="text1" w:themeTint="A6"/>
          <w:sz w:val="24"/>
          <w:szCs w:val="24"/>
        </w:rPr>
        <w:t>Nuevas perspectivas en la gestión de la responsabilidad social en las universidades</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97BD84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lastRenderedPageBreak/>
        <w:t xml:space="preserve">Arboleda Castrillón, T. &amp; Daza, S. (2016). Cuando la apropiación social de la ciencia y tecnología es objeto de gestión. Una reflexión desde el caso colombiano. </w:t>
      </w:r>
      <w:r w:rsidRPr="005E4E3C">
        <w:rPr>
          <w:rFonts w:ascii="Times New Roman" w:hAnsi="Times New Roman" w:cs="Times New Roman"/>
          <w:i/>
          <w:iCs/>
          <w:color w:val="595959" w:themeColor="text1" w:themeTint="A6"/>
          <w:sz w:val="24"/>
          <w:szCs w:val="24"/>
        </w:rPr>
        <w:t>Trilogía Ciencia Tecnología Sociedad</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F261009"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Babini, D. &amp; Rovelli, L. (2020). </w:t>
      </w:r>
      <w:r w:rsidRPr="005E4E3C">
        <w:rPr>
          <w:rFonts w:ascii="Times New Roman" w:hAnsi="Times New Roman" w:cs="Times New Roman"/>
          <w:i/>
          <w:iCs/>
          <w:color w:val="595959" w:themeColor="text1" w:themeTint="A6"/>
          <w:sz w:val="24"/>
          <w:szCs w:val="24"/>
        </w:rPr>
        <w:t>Tendencias recientes en las políticas cientíificas de ciencia abierta y acceso abierto en Iberoamérica</w:t>
      </w:r>
      <w:r w:rsidRPr="005E4E3C">
        <w:rPr>
          <w:rFonts w:ascii="Times New Roman" w:hAnsi="Times New Roman" w:cs="Times New Roman"/>
          <w:color w:val="595959" w:themeColor="text1" w:themeTint="A6"/>
          <w:sz w:val="24"/>
          <w:szCs w:val="24"/>
        </w:rPr>
        <w:t>. CLACSO-Fundación Carolina.</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242121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Barceló, M. &amp; Dávila, M. (2023). Producción científica sobre comunicación pública de la ciencia en Dimensions entre el 2017 y el 2021. </w:t>
      </w:r>
      <w:r w:rsidRPr="005E4E3C">
        <w:rPr>
          <w:rFonts w:ascii="Times New Roman" w:hAnsi="Times New Roman" w:cs="Times New Roman"/>
          <w:i/>
          <w:iCs/>
          <w:color w:val="595959" w:themeColor="text1" w:themeTint="A6"/>
          <w:sz w:val="24"/>
          <w:szCs w:val="24"/>
        </w:rPr>
        <w:t>Revista Española de Documentación Científica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46</w:t>
      </w:r>
      <w:r w:rsidRPr="005E4E3C">
        <w:rPr>
          <w:rFonts w:ascii="Times New Roman" w:hAnsi="Times New Roman" w:cs="Times New Roman"/>
          <w:color w:val="595959" w:themeColor="text1" w:themeTint="A6"/>
          <w:sz w:val="24"/>
          <w:szCs w:val="24"/>
        </w:rPr>
        <w:t>(3), e360–e360.</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BBD00F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Barrios, R. &amp; Rodríguez, M.-I. (2022). Femicidios en Argentina durante la pandemia: la comunicaciόn en clave de articulaciόn de la extensiόn y la investigaciόn. </w:t>
      </w:r>
      <w:r w:rsidRPr="005E4E3C">
        <w:rPr>
          <w:rFonts w:ascii="Times New Roman" w:hAnsi="Times New Roman" w:cs="Times New Roman"/>
          <w:i/>
          <w:iCs/>
          <w:color w:val="595959" w:themeColor="text1" w:themeTint="A6"/>
          <w:sz w:val="24"/>
          <w:szCs w:val="24"/>
        </w:rPr>
        <w:t>Revista de Extensiόn Universitaria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17</w:t>
      </w:r>
      <w:r w:rsidRPr="005E4E3C">
        <w:rPr>
          <w:rFonts w:ascii="Times New Roman" w:hAnsi="Times New Roman" w:cs="Times New Roman"/>
          <w:color w:val="595959" w:themeColor="text1" w:themeTint="A6"/>
          <w:sz w:val="24"/>
          <w:szCs w:val="24"/>
        </w:rPr>
        <w:t>, 10–10.</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CDB63F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Basanta, E. M., Bidiña, A. M., Ezeiza Pohl, C. E., Pérez, N., Perissé, M. C., Mecca, D. E., Gutiérrez, D. A., Molgaray, D. R., Molinari, F. &amp; Cavallero, F. C. (2022). </w:t>
      </w:r>
      <w:r w:rsidRPr="005E4E3C">
        <w:rPr>
          <w:rFonts w:ascii="Times New Roman" w:hAnsi="Times New Roman" w:cs="Times New Roman"/>
          <w:i/>
          <w:iCs/>
          <w:color w:val="595959" w:themeColor="text1" w:themeTint="A6"/>
          <w:sz w:val="24"/>
          <w:szCs w:val="24"/>
        </w:rPr>
        <w:t>Gestiόn y transferencia del conocimiento en una universidad pública del conurbano bonaerense</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797D3B2"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Basanta, E. M., Ezeiza Pohl, C. E., Bidiña, A. M., Perissé, M. C., Pérez, N., Mecca, D. E., Molgaray, D. R., Gutierréz, D. A., Molinari, F., Cavallero, F. C. &amp; others. (2013). </w:t>
      </w:r>
      <w:r w:rsidRPr="005E4E3C">
        <w:rPr>
          <w:rFonts w:ascii="Times New Roman" w:hAnsi="Times New Roman" w:cs="Times New Roman"/>
          <w:i/>
          <w:iCs/>
          <w:color w:val="595959" w:themeColor="text1" w:themeTint="A6"/>
          <w:sz w:val="24"/>
          <w:szCs w:val="24"/>
        </w:rPr>
        <w:t>LA GESTIÓN DEL CONOCIMIENTO APLICADA A LA FUNCIÓN INVESTIGACIÓN EN LA UNIVERSIDAD * NACIONAL DE LA MATANZA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6A15E5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Beltrán, F. F., Marzá, D. G., Sanahuja, R. S., Martínez, A. A. &amp; Forcadell, S. B. (2017). La gestiόn de la comunicaciόn para el impulso de la Investigaciόn e Innovaciόn responsables: propuesta de protocolo desde la ética dialόgica. </w:t>
      </w:r>
      <w:r w:rsidRPr="005E4E3C">
        <w:rPr>
          <w:rFonts w:ascii="Times New Roman" w:hAnsi="Times New Roman" w:cs="Times New Roman"/>
          <w:i/>
          <w:iCs/>
          <w:color w:val="595959" w:themeColor="text1" w:themeTint="A6"/>
          <w:sz w:val="24"/>
          <w:szCs w:val="24"/>
        </w:rPr>
        <w:t>Revista Latina de Comunicación Social</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72</w:t>
      </w:r>
      <w:r w:rsidRPr="005E4E3C">
        <w:rPr>
          <w:rFonts w:ascii="Times New Roman" w:hAnsi="Times New Roman" w:cs="Times New Roman"/>
          <w:color w:val="595959" w:themeColor="text1" w:themeTint="A6"/>
          <w:sz w:val="24"/>
          <w:szCs w:val="24"/>
        </w:rPr>
        <w:t>, 1040–1062.</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7ADAB4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Bermúdez, A., Ram’\irez, D. &amp; Rosell, L. (2021). La comunicación de la ciencia en las universidades cubanas. Una valoración desde la Universidad de Cienfuegos. </w:t>
      </w:r>
      <w:r w:rsidRPr="005E4E3C">
        <w:rPr>
          <w:rFonts w:ascii="Times New Roman" w:hAnsi="Times New Roman" w:cs="Times New Roman"/>
          <w:i/>
          <w:iCs/>
          <w:color w:val="595959" w:themeColor="text1" w:themeTint="A6"/>
          <w:sz w:val="24"/>
          <w:szCs w:val="24"/>
        </w:rPr>
        <w:t>Universidad Y Sociedad</w:t>
      </w:r>
      <w:r w:rsidRPr="005E4E3C">
        <w:rPr>
          <w:rFonts w:ascii="Times New Roman" w:hAnsi="Times New Roman" w:cs="Times New Roman"/>
          <w:color w:val="595959" w:themeColor="text1" w:themeTint="A6"/>
          <w:sz w:val="24"/>
          <w:szCs w:val="24"/>
        </w:rPr>
        <w:t>, 206–218.</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C9114B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Bidiña, A. M., Canavezzio, F. S. &amp; Gutiérrez, D. A. (2019). Producciόn, transferencia y vinculaciόn del conocimiento en el contexto universidad y sociedad: la mirada de los investigadores. </w:t>
      </w:r>
      <w:r w:rsidRPr="005E4E3C">
        <w:rPr>
          <w:rFonts w:ascii="Times New Roman" w:hAnsi="Times New Roman" w:cs="Times New Roman"/>
          <w:i/>
          <w:iCs/>
          <w:color w:val="595959" w:themeColor="text1" w:themeTint="A6"/>
          <w:sz w:val="24"/>
          <w:szCs w:val="24"/>
          <w:lang w:val="en-US"/>
        </w:rPr>
        <w:t>Boletin Cientifico Sapiens Research</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9</w:t>
      </w:r>
      <w:r w:rsidRPr="005E4E3C">
        <w:rPr>
          <w:rFonts w:ascii="Times New Roman" w:hAnsi="Times New Roman" w:cs="Times New Roman"/>
          <w:color w:val="595959" w:themeColor="text1" w:themeTint="A6"/>
          <w:sz w:val="24"/>
          <w:szCs w:val="24"/>
          <w:lang w:val="en-US"/>
        </w:rPr>
        <w:t>(1), 25–31.</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14D5953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lastRenderedPageBreak/>
        <w:t xml:space="preserve">Broks, P., Gascoigne, T., Leach, J., Lewenstein, B. V., Massarani, L., Riedlinger, M. &amp; Schiele, B. (2020). </w:t>
      </w:r>
      <w:r w:rsidRPr="005E4E3C">
        <w:rPr>
          <w:rFonts w:ascii="Times New Roman" w:hAnsi="Times New Roman" w:cs="Times New Roman"/>
          <w:i/>
          <w:iCs/>
          <w:color w:val="595959" w:themeColor="text1" w:themeTint="A6"/>
          <w:sz w:val="24"/>
          <w:szCs w:val="24"/>
          <w:lang w:val="en-US"/>
        </w:rPr>
        <w:t>Communicating science: a global perspective</w:t>
      </w:r>
      <w:r w:rsidRPr="005E4E3C">
        <w:rPr>
          <w:rFonts w:ascii="Times New Roman" w:hAnsi="Times New Roman" w:cs="Times New Roman"/>
          <w:color w:val="595959" w:themeColor="text1" w:themeTint="A6"/>
          <w:sz w:val="24"/>
          <w:szCs w:val="24"/>
          <w:lang w:val="en-US"/>
        </w:rPr>
        <w:t>. ANU Press.</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60CA30E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Bucchi, M. &amp; Trench, B. (2014). </w:t>
      </w:r>
      <w:r w:rsidRPr="005E4E3C">
        <w:rPr>
          <w:rFonts w:ascii="Times New Roman" w:hAnsi="Times New Roman" w:cs="Times New Roman"/>
          <w:i/>
          <w:iCs/>
          <w:color w:val="595959" w:themeColor="text1" w:themeTint="A6"/>
          <w:sz w:val="24"/>
          <w:szCs w:val="24"/>
          <w:lang w:val="en-US"/>
        </w:rPr>
        <w:t>Routledge handbook of public communication of science and technology 2nd ed</w:t>
      </w:r>
      <w:r w:rsidRPr="005E4E3C">
        <w:rPr>
          <w:rFonts w:ascii="Times New Roman" w:hAnsi="Times New Roman" w:cs="Times New Roman"/>
          <w:color w:val="595959" w:themeColor="text1" w:themeTint="A6"/>
          <w:sz w:val="24"/>
          <w:szCs w:val="24"/>
          <w:lang w:val="en-US"/>
        </w:rPr>
        <w:t xml:space="preserve"> (2nd ed.). Routledge.</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47C1EFA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Cabrera, S. &amp; Camarero, E. (2016). Communicarting science and technology in universities of Ecuador: a preliminar study of impact and perception in the university population. </w:t>
      </w:r>
      <w:r w:rsidRPr="005E4E3C">
        <w:rPr>
          <w:rFonts w:ascii="Times New Roman" w:hAnsi="Times New Roman" w:cs="Times New Roman"/>
          <w:i/>
          <w:iCs/>
          <w:color w:val="595959" w:themeColor="text1" w:themeTint="A6"/>
          <w:sz w:val="24"/>
          <w:szCs w:val="24"/>
        </w:rPr>
        <w:t>Revista de Comunicación de La SEECI</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40</w:t>
      </w:r>
      <w:r w:rsidRPr="005E4E3C">
        <w:rPr>
          <w:rFonts w:ascii="Times New Roman" w:hAnsi="Times New Roman" w:cs="Times New Roman"/>
          <w:color w:val="595959" w:themeColor="text1" w:themeTint="A6"/>
          <w:sz w:val="24"/>
          <w:szCs w:val="24"/>
        </w:rPr>
        <w:t>, 27–45.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6145B5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Carreño-Marquez, I. J. A. &amp; Cereceres-Aguirre, M. A. (2022). </w:t>
      </w:r>
      <w:r w:rsidRPr="005E4E3C">
        <w:rPr>
          <w:rFonts w:ascii="Times New Roman" w:hAnsi="Times New Roman" w:cs="Times New Roman"/>
          <w:color w:val="595959" w:themeColor="text1" w:themeTint="A6"/>
          <w:sz w:val="24"/>
          <w:szCs w:val="24"/>
          <w:lang w:val="en-US"/>
        </w:rPr>
        <w:t xml:space="preserve">Experiencing science communication from a local perspective: an analysis of the volunteer SciCom groups in Chihuahua, Mexico. </w:t>
      </w:r>
      <w:r w:rsidRPr="005E4E3C">
        <w:rPr>
          <w:rFonts w:ascii="Times New Roman" w:hAnsi="Times New Roman" w:cs="Times New Roman"/>
          <w:i/>
          <w:iCs/>
          <w:color w:val="595959" w:themeColor="text1" w:themeTint="A6"/>
          <w:sz w:val="24"/>
          <w:szCs w:val="24"/>
        </w:rPr>
        <w:t>Jcom - Journal of Science Communication</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21</w:t>
      </w:r>
      <w:r w:rsidRPr="005E4E3C">
        <w:rPr>
          <w:rFonts w:ascii="Times New Roman" w:hAnsi="Times New Roman" w:cs="Times New Roman"/>
          <w:color w:val="595959" w:themeColor="text1" w:themeTint="A6"/>
          <w:sz w:val="24"/>
          <w:szCs w:val="24"/>
        </w:rPr>
        <w:t>(3), A06.</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601323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Casasola, M. S. (2017). </w:t>
      </w:r>
      <w:r w:rsidRPr="005E4E3C">
        <w:rPr>
          <w:rFonts w:ascii="Times New Roman" w:hAnsi="Times New Roman" w:cs="Times New Roman"/>
          <w:i/>
          <w:iCs/>
          <w:color w:val="595959" w:themeColor="text1" w:themeTint="A6"/>
          <w:sz w:val="24"/>
          <w:szCs w:val="24"/>
        </w:rPr>
        <w:t>Actualidad y perspectivas de la utilizaciόn de las redes sociales Facebook y Twitter para la comunicaciόn social de la ciencia y la tecnolog’\ia en el ámbito de la Universidad Nacional de Rosario</w:t>
      </w:r>
      <w:r w:rsidRPr="005E4E3C">
        <w:rPr>
          <w:rFonts w:ascii="Times New Roman" w:hAnsi="Times New Roman" w:cs="Times New Roman"/>
          <w:color w:val="595959" w:themeColor="text1" w:themeTint="A6"/>
          <w:sz w:val="24"/>
          <w:szCs w:val="24"/>
        </w:rPr>
        <w:t>. UNR Editora.</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6F0032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Castelfranchi, Y. &amp; Fazio, M. E. (2021). </w:t>
      </w:r>
      <w:r w:rsidRPr="005E4E3C">
        <w:rPr>
          <w:rFonts w:ascii="Times New Roman" w:hAnsi="Times New Roman" w:cs="Times New Roman"/>
          <w:i/>
          <w:iCs/>
          <w:color w:val="595959" w:themeColor="text1" w:themeTint="A6"/>
          <w:sz w:val="24"/>
          <w:szCs w:val="24"/>
        </w:rPr>
        <w:t>Comunicaciόn pública de la ciencia (Public Communication of Science)</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0B6D31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Castillo, G.-M. (2022). </w:t>
      </w:r>
      <w:r w:rsidRPr="005E4E3C">
        <w:rPr>
          <w:rFonts w:ascii="Times New Roman" w:hAnsi="Times New Roman" w:cs="Times New Roman"/>
          <w:i/>
          <w:iCs/>
          <w:color w:val="595959" w:themeColor="text1" w:themeTint="A6"/>
          <w:sz w:val="24"/>
          <w:szCs w:val="24"/>
        </w:rPr>
        <w:t>Comunicaciόn pública de la ciencia en la Universidad Nacional de San Martín: escenarios e itinerarios alternativos de visibilizaciόn de su producciόn científica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0CC785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Cedeño-Vega, B. E., McElfresh, Y., Alvarado, N., Querol-Audí, J. &amp; Prieto-Montero, A. (2020). Comunicaciόn Social de las Ciencias: necesidad de formaciόn en la Universidad de Panamá. </w:t>
      </w:r>
      <w:r w:rsidRPr="005E4E3C">
        <w:rPr>
          <w:rFonts w:ascii="Times New Roman" w:hAnsi="Times New Roman" w:cs="Times New Roman"/>
          <w:i/>
          <w:iCs/>
          <w:color w:val="595959" w:themeColor="text1" w:themeTint="A6"/>
          <w:sz w:val="24"/>
          <w:szCs w:val="24"/>
        </w:rPr>
        <w:t>Centros: Revista Científica Universitaria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w:t>
      </w:r>
      <w:r w:rsidRPr="005E4E3C">
        <w:rPr>
          <w:rFonts w:ascii="Times New Roman" w:hAnsi="Times New Roman" w:cs="Times New Roman"/>
          <w:color w:val="595959" w:themeColor="text1" w:themeTint="A6"/>
          <w:sz w:val="24"/>
          <w:szCs w:val="24"/>
        </w:rPr>
        <w:t>(1), 86–101.</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F306B02"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Cortassa, C. G. (2017). Universidad pública y apropiaciόn social del conocimiento: la renovaciόn del compromiso reformista. </w:t>
      </w:r>
      <w:r w:rsidRPr="005E4E3C">
        <w:rPr>
          <w:rFonts w:ascii="Times New Roman" w:hAnsi="Times New Roman" w:cs="Times New Roman"/>
          <w:i/>
          <w:iCs/>
          <w:color w:val="595959" w:themeColor="text1" w:themeTint="A6"/>
          <w:sz w:val="24"/>
          <w:szCs w:val="24"/>
        </w:rPr>
        <w:t>Revista de Extensiόn Universitaria+ E</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7</w:t>
      </w:r>
      <w:r w:rsidRPr="005E4E3C">
        <w:rPr>
          <w:rFonts w:ascii="Times New Roman" w:hAnsi="Times New Roman" w:cs="Times New Roman"/>
          <w:color w:val="595959" w:themeColor="text1" w:themeTint="A6"/>
          <w:sz w:val="24"/>
          <w:szCs w:val="24"/>
        </w:rPr>
        <w:t>, 68–83.</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F85EC5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Cortassa, C., Wursten, A., Andrés, G. &amp; Legaria, J. (2020). Comunicar las ciencias desde las instituciones: dos modelos de análisis aplicados al caso UNER. </w:t>
      </w:r>
      <w:r w:rsidRPr="005E4E3C">
        <w:rPr>
          <w:rFonts w:ascii="Times New Roman" w:hAnsi="Times New Roman" w:cs="Times New Roman"/>
          <w:i/>
          <w:iCs/>
          <w:color w:val="595959" w:themeColor="text1" w:themeTint="A6"/>
          <w:sz w:val="24"/>
          <w:szCs w:val="24"/>
        </w:rPr>
        <w:t>Ciencia, Docencia Y Tecnolog’\ia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61</w:t>
      </w:r>
      <w:r w:rsidRPr="005E4E3C">
        <w:rPr>
          <w:rFonts w:ascii="Times New Roman" w:hAnsi="Times New Roman" w:cs="Times New Roman"/>
          <w:color w:val="595959" w:themeColor="text1" w:themeTint="A6"/>
          <w:sz w:val="24"/>
          <w:szCs w:val="24"/>
        </w:rPr>
        <w:t>, 1–35.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FC7A8E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lastRenderedPageBreak/>
        <w:t xml:space="preserve">Crawford-Visbal, J. &amp; others. (2016). </w:t>
      </w:r>
      <w:r w:rsidRPr="005E4E3C">
        <w:rPr>
          <w:rFonts w:ascii="Times New Roman" w:hAnsi="Times New Roman" w:cs="Times New Roman"/>
          <w:i/>
          <w:iCs/>
          <w:color w:val="595959" w:themeColor="text1" w:themeTint="A6"/>
          <w:sz w:val="24"/>
          <w:szCs w:val="24"/>
        </w:rPr>
        <w:t>Los retos de la universidad colombiana frente a la divulgación del conocimiento científico: estudio de caso ciencia a tu alcance de la Universidad del Norte</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9A893A5"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Davies, S. R., Halpern, M., Horst, M., Kirby, D. S. &amp; Lewenstein, B. (2019). </w:t>
      </w:r>
      <w:r w:rsidRPr="005E4E3C">
        <w:rPr>
          <w:rFonts w:ascii="Times New Roman" w:hAnsi="Times New Roman" w:cs="Times New Roman"/>
          <w:i/>
          <w:iCs/>
          <w:color w:val="595959" w:themeColor="text1" w:themeTint="A6"/>
          <w:sz w:val="24"/>
          <w:szCs w:val="24"/>
          <w:lang w:val="en-US"/>
        </w:rPr>
        <w:t>Science stories as culture: experience, identity, narrative and emotion in public communication of science</w:t>
      </w:r>
      <w:r w:rsidRPr="005E4E3C">
        <w:rPr>
          <w:rFonts w:ascii="Times New Roman" w:hAnsi="Times New Roman" w:cs="Times New Roman"/>
          <w:color w:val="595959" w:themeColor="text1" w:themeTint="A6"/>
          <w:sz w:val="24"/>
          <w:szCs w:val="24"/>
          <w:lang w:val="en-US"/>
        </w:rPr>
        <w:t>.</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4334EB0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Davies, S. R. &amp; Horst, M. (2016). </w:t>
      </w:r>
      <w:r w:rsidRPr="005E4E3C">
        <w:rPr>
          <w:rFonts w:ascii="Times New Roman" w:hAnsi="Times New Roman" w:cs="Times New Roman"/>
          <w:i/>
          <w:iCs/>
          <w:color w:val="595959" w:themeColor="text1" w:themeTint="A6"/>
          <w:sz w:val="24"/>
          <w:szCs w:val="24"/>
          <w:lang w:val="en-US"/>
        </w:rPr>
        <w:t>Science communication: Culture, identity and citizenship</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color w:val="595959" w:themeColor="text1" w:themeTint="A6"/>
          <w:sz w:val="24"/>
          <w:szCs w:val="24"/>
        </w:rPr>
        <w:t>Springer.</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029F77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Daza-Caicedo, S., Barbosa-Gόmez, L., Arboleda Castrillόn, T. &amp; Lozano-Borda, M. (2020). </w:t>
      </w:r>
      <w:r w:rsidRPr="005E4E3C">
        <w:rPr>
          <w:rFonts w:ascii="Times New Roman" w:hAnsi="Times New Roman" w:cs="Times New Roman"/>
          <w:color w:val="595959" w:themeColor="text1" w:themeTint="A6"/>
          <w:sz w:val="24"/>
          <w:szCs w:val="24"/>
          <w:lang w:val="en-US"/>
        </w:rPr>
        <w:t xml:space="preserve">Communicating Science: A Global Perspective. In Toss Gascoigne, Bernard Schiele, Joan Leach, Michelle Riedlinger, Bruce V. Lewenstein, Luisa Massarani and Peter Broks, (Ed.), </w:t>
      </w:r>
      <w:r w:rsidRPr="005E4E3C">
        <w:rPr>
          <w:rFonts w:ascii="Times New Roman" w:hAnsi="Times New Roman" w:cs="Times New Roman"/>
          <w:i/>
          <w:iCs/>
          <w:color w:val="595959" w:themeColor="text1" w:themeTint="A6"/>
          <w:sz w:val="24"/>
          <w:szCs w:val="24"/>
          <w:lang w:val="en-US"/>
        </w:rPr>
        <w:t>A GLOBAL PERSPECTIVE</w:t>
      </w:r>
      <w:r w:rsidRPr="005E4E3C">
        <w:rPr>
          <w:rFonts w:ascii="Times New Roman" w:hAnsi="Times New Roman" w:cs="Times New Roman"/>
          <w:color w:val="595959" w:themeColor="text1" w:themeTint="A6"/>
          <w:sz w:val="24"/>
          <w:szCs w:val="24"/>
          <w:lang w:val="en-US"/>
        </w:rPr>
        <w:t xml:space="preserve"> (pp. 227 – 253). </w:t>
      </w:r>
      <w:r w:rsidRPr="005E4E3C">
        <w:rPr>
          <w:rFonts w:ascii="Times New Roman" w:hAnsi="Times New Roman" w:cs="Times New Roman"/>
          <w:color w:val="595959" w:themeColor="text1" w:themeTint="A6"/>
          <w:sz w:val="24"/>
          <w:szCs w:val="24"/>
        </w:rPr>
        <w:t>ANU Press. https://doi.org/doi.org/10.22459/CS.2020.10</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5083ED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Daza-Caicedo, S., Maldonado, O., Arboleda Castrillόn, T., Falla, S., Moreno, P., Tafur-Sequera, M. &amp; Papagayo, D. (2017). Hacia la mediciόn del impacto de las prácticas de apropiaciόn social de la ciencia y la tecnolog’\ia: propuesta de una bater’\ia de indicadores. </w:t>
      </w:r>
      <w:r w:rsidRPr="005E4E3C">
        <w:rPr>
          <w:rFonts w:ascii="Times New Roman" w:hAnsi="Times New Roman" w:cs="Times New Roman"/>
          <w:i/>
          <w:iCs/>
          <w:color w:val="595959" w:themeColor="text1" w:themeTint="A6"/>
          <w:sz w:val="24"/>
          <w:szCs w:val="24"/>
        </w:rPr>
        <w:t>Histόria, Ciências, Saúde-Manguinhos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24</w:t>
      </w:r>
      <w:r w:rsidRPr="005E4E3C">
        <w:rPr>
          <w:rFonts w:ascii="Times New Roman" w:hAnsi="Times New Roman" w:cs="Times New Roman"/>
          <w:color w:val="595959" w:themeColor="text1" w:themeTint="A6"/>
          <w:sz w:val="24"/>
          <w:szCs w:val="24"/>
        </w:rPr>
        <w:t>, 145–164.</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86096E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Delgado-Quirόs, L., Aguillo, I. F., Mart’\in-Mart’\in, A., Lόpez-Cόzar, E. D., Orduña-Malea, E. &amp; Ortega, J. L. (2022). </w:t>
      </w:r>
      <w:r w:rsidRPr="005E4E3C">
        <w:rPr>
          <w:rFonts w:ascii="Times New Roman" w:hAnsi="Times New Roman" w:cs="Times New Roman"/>
          <w:color w:val="595959" w:themeColor="text1" w:themeTint="A6"/>
          <w:sz w:val="24"/>
          <w:szCs w:val="24"/>
          <w:lang w:val="en-US"/>
        </w:rPr>
        <w:t xml:space="preserve">Why are these publications missing? Uncovering the reasons behind the exclusion of documents in free-access scholarly databases. </w:t>
      </w:r>
      <w:r w:rsidRPr="005E4E3C">
        <w:rPr>
          <w:rFonts w:ascii="Times New Roman" w:hAnsi="Times New Roman" w:cs="Times New Roman"/>
          <w:i/>
          <w:iCs/>
          <w:color w:val="595959" w:themeColor="text1" w:themeTint="A6"/>
          <w:sz w:val="24"/>
          <w:szCs w:val="24"/>
          <w:lang w:val="en-US"/>
        </w:rPr>
        <w:t>Journal of the Association for Information Science and Technology</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75</w:t>
      </w:r>
      <w:r w:rsidRPr="005E4E3C">
        <w:rPr>
          <w:rFonts w:ascii="Times New Roman" w:hAnsi="Times New Roman" w:cs="Times New Roman"/>
          <w:color w:val="595959" w:themeColor="text1" w:themeTint="A6"/>
          <w:sz w:val="24"/>
          <w:szCs w:val="24"/>
          <w:lang w:val="en-US"/>
        </w:rPr>
        <w:t>(1), 43–58.</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5C8AD87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Dudo, A. (2015). Scientists, the media, and the public communication of science. </w:t>
      </w:r>
      <w:r w:rsidRPr="005E4E3C">
        <w:rPr>
          <w:rFonts w:ascii="Times New Roman" w:hAnsi="Times New Roman" w:cs="Times New Roman"/>
          <w:i/>
          <w:iCs/>
          <w:color w:val="595959" w:themeColor="text1" w:themeTint="A6"/>
          <w:sz w:val="24"/>
          <w:szCs w:val="24"/>
        </w:rPr>
        <w:t>Sociology Compass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w:t>
      </w:r>
      <w:r w:rsidRPr="005E4E3C">
        <w:rPr>
          <w:rFonts w:ascii="Times New Roman" w:hAnsi="Times New Roman" w:cs="Times New Roman"/>
          <w:color w:val="595959" w:themeColor="text1" w:themeTint="A6"/>
          <w:sz w:val="24"/>
          <w:szCs w:val="24"/>
        </w:rPr>
        <w:t>(9), 761–775.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5A01DC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Echeverry Mejia, J. A. (2021). </w:t>
      </w:r>
      <w:r w:rsidRPr="005E4E3C">
        <w:rPr>
          <w:rFonts w:ascii="Times New Roman" w:hAnsi="Times New Roman" w:cs="Times New Roman"/>
          <w:i/>
          <w:iCs/>
          <w:color w:val="595959" w:themeColor="text1" w:themeTint="A6"/>
          <w:sz w:val="24"/>
          <w:szCs w:val="24"/>
        </w:rPr>
        <w:t>Esquema anal’\itico de la gobernanza de la ciencia, la tecnolog’\ia y la innovaciόn en el ámbito universitario</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AA4655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Entradas, M. (2022). Public communication at research universities: Moving towards (de) centralised communication of science? </w:t>
      </w:r>
      <w:r w:rsidRPr="005E4E3C">
        <w:rPr>
          <w:rFonts w:ascii="Times New Roman" w:hAnsi="Times New Roman" w:cs="Times New Roman"/>
          <w:i/>
          <w:iCs/>
          <w:color w:val="595959" w:themeColor="text1" w:themeTint="A6"/>
          <w:sz w:val="24"/>
          <w:szCs w:val="24"/>
          <w:lang w:val="en-US"/>
        </w:rPr>
        <w:t>Public Understanding of Science</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31</w:t>
      </w:r>
      <w:r w:rsidRPr="005E4E3C">
        <w:rPr>
          <w:rFonts w:ascii="Times New Roman" w:hAnsi="Times New Roman" w:cs="Times New Roman"/>
          <w:color w:val="595959" w:themeColor="text1" w:themeTint="A6"/>
          <w:sz w:val="24"/>
          <w:szCs w:val="24"/>
          <w:lang w:val="en-US"/>
        </w:rPr>
        <w:t>(5), 634–647.</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0FD09DF7"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Entradas, M. &amp; Bauer, M. W. (2022). </w:t>
      </w:r>
      <w:r w:rsidRPr="005E4E3C">
        <w:rPr>
          <w:rFonts w:ascii="Times New Roman" w:hAnsi="Times New Roman" w:cs="Times New Roman"/>
          <w:i/>
          <w:iCs/>
          <w:color w:val="595959" w:themeColor="text1" w:themeTint="A6"/>
          <w:sz w:val="24"/>
          <w:szCs w:val="24"/>
          <w:lang w:val="en-US"/>
        </w:rPr>
        <w:t>Public Communication of Research Universities:“Arms Race”for Visibility or Science Substance?</w:t>
      </w:r>
      <w:r w:rsidRPr="005E4E3C">
        <w:rPr>
          <w:rFonts w:ascii="Times New Roman" w:hAnsi="Times New Roman" w:cs="Times New Roman"/>
          <w:color w:val="595959" w:themeColor="text1" w:themeTint="A6"/>
          <w:sz w:val="24"/>
          <w:szCs w:val="24"/>
          <w:lang w:val="en-US"/>
        </w:rPr>
        <w:t xml:space="preserve"> Routledge.</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lastRenderedPageBreak/>
        <w:br/>
      </w:r>
    </w:p>
    <w:p w14:paraId="5148BAD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Entradas, M., Bauer, M. W., O’Muircheartaigh, C., Marcinkowski, F., Okamura, A., Pellegrini, G., Besley, J., Massarani, L., Russo, P., Dudo, A. &amp; others. (2020). Public communication by research institutes compared across countries and sciences: Building capacity for engagement or competing for visibility? </w:t>
      </w:r>
      <w:r w:rsidRPr="005E4E3C">
        <w:rPr>
          <w:rFonts w:ascii="Times New Roman" w:hAnsi="Times New Roman" w:cs="Times New Roman"/>
          <w:i/>
          <w:iCs/>
          <w:color w:val="595959" w:themeColor="text1" w:themeTint="A6"/>
          <w:sz w:val="24"/>
          <w:szCs w:val="24"/>
        </w:rPr>
        <w:t>PloS One</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15</w:t>
      </w:r>
      <w:r w:rsidRPr="005E4E3C">
        <w:rPr>
          <w:rFonts w:ascii="Times New Roman" w:hAnsi="Times New Roman" w:cs="Times New Roman"/>
          <w:color w:val="595959" w:themeColor="text1" w:themeTint="A6"/>
          <w:sz w:val="24"/>
          <w:szCs w:val="24"/>
        </w:rPr>
        <w:t>(7), e0235191.</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E338C3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Escobar, J. (2017a). Los orígenes del discurso de apropiación social de la ciencia y la tecnología en Colombia. </w:t>
      </w:r>
      <w:r w:rsidRPr="005E4E3C">
        <w:rPr>
          <w:rFonts w:ascii="Times New Roman" w:hAnsi="Times New Roman" w:cs="Times New Roman"/>
          <w:i/>
          <w:iCs/>
          <w:color w:val="595959" w:themeColor="text1" w:themeTint="A6"/>
          <w:sz w:val="24"/>
          <w:szCs w:val="24"/>
        </w:rPr>
        <w:t>Análisis Pol’\itico</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30</w:t>
      </w:r>
      <w:r w:rsidRPr="005E4E3C">
        <w:rPr>
          <w:rFonts w:ascii="Times New Roman" w:hAnsi="Times New Roman" w:cs="Times New Roman"/>
          <w:color w:val="595959" w:themeColor="text1" w:themeTint="A6"/>
          <w:sz w:val="24"/>
          <w:szCs w:val="24"/>
        </w:rPr>
        <w:t>(91), 146–163.</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A97CF5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Escobar, J. (2017b). Modelos de propagaciόn-degradaciόn del conocimiento cient’\ifico y tecnolόgico (Dissemination-degradation models of scientific and technological knowledge). </w:t>
      </w:r>
      <w:r w:rsidRPr="005E4E3C">
        <w:rPr>
          <w:rFonts w:ascii="Times New Roman" w:hAnsi="Times New Roman" w:cs="Times New Roman"/>
          <w:i/>
          <w:iCs/>
          <w:color w:val="595959" w:themeColor="text1" w:themeTint="A6"/>
          <w:sz w:val="24"/>
          <w:szCs w:val="24"/>
        </w:rPr>
        <w:t>Trilog’\ia Ciencia Tecnolog’\ia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w:t>
      </w:r>
      <w:r w:rsidRPr="005E4E3C">
        <w:rPr>
          <w:rFonts w:ascii="Times New Roman" w:hAnsi="Times New Roman" w:cs="Times New Roman"/>
          <w:color w:val="595959" w:themeColor="text1" w:themeTint="A6"/>
          <w:sz w:val="24"/>
          <w:szCs w:val="24"/>
        </w:rPr>
        <w:t>(17).</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CFAD61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Escobar, J. M. (2017). El problema del déficit en los modelos democráticos de divulgación científica. </w:t>
      </w:r>
      <w:r w:rsidRPr="005E4E3C">
        <w:rPr>
          <w:rFonts w:ascii="Times New Roman" w:hAnsi="Times New Roman" w:cs="Times New Roman"/>
          <w:i/>
          <w:iCs/>
          <w:color w:val="595959" w:themeColor="text1" w:themeTint="A6"/>
          <w:sz w:val="24"/>
          <w:szCs w:val="24"/>
        </w:rPr>
        <w:t>Arbor</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193</w:t>
      </w:r>
      <w:r w:rsidRPr="005E4E3C">
        <w:rPr>
          <w:rFonts w:ascii="Times New Roman" w:hAnsi="Times New Roman" w:cs="Times New Roman"/>
          <w:color w:val="595959" w:themeColor="text1" w:themeTint="A6"/>
          <w:sz w:val="24"/>
          <w:szCs w:val="24"/>
        </w:rPr>
        <w:t>(785), e407–e407.</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DF4DA44"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Escobar, J. M. &amp; Álvarez, A. R. (2019). La divulgación científica y sus modelos comunicativos: algunas reflexiones teóricas para la enseñanza de las ciencias. </w:t>
      </w:r>
      <w:r w:rsidRPr="005E4E3C">
        <w:rPr>
          <w:rFonts w:ascii="Times New Roman" w:hAnsi="Times New Roman" w:cs="Times New Roman"/>
          <w:i/>
          <w:iCs/>
          <w:color w:val="595959" w:themeColor="text1" w:themeTint="A6"/>
          <w:sz w:val="24"/>
          <w:szCs w:val="24"/>
        </w:rPr>
        <w:t>Revista Colombiana de Ciencias Sociales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10</w:t>
      </w:r>
      <w:r w:rsidRPr="005E4E3C">
        <w:rPr>
          <w:rFonts w:ascii="Times New Roman" w:hAnsi="Times New Roman" w:cs="Times New Roman"/>
          <w:color w:val="595959" w:themeColor="text1" w:themeTint="A6"/>
          <w:sz w:val="24"/>
          <w:szCs w:val="24"/>
        </w:rPr>
        <w:t>(1), 135–154.</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5666AB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Eve, M. P. &amp; Gray, J. (2020). </w:t>
      </w:r>
      <w:r w:rsidRPr="005E4E3C">
        <w:rPr>
          <w:rFonts w:ascii="Times New Roman" w:hAnsi="Times New Roman" w:cs="Times New Roman"/>
          <w:i/>
          <w:iCs/>
          <w:color w:val="595959" w:themeColor="text1" w:themeTint="A6"/>
          <w:sz w:val="24"/>
          <w:szCs w:val="24"/>
          <w:lang w:val="en-US"/>
        </w:rPr>
        <w:t>Reassembling scholarly communications: Histories, infrastructures, and global politics of open access</w:t>
      </w:r>
      <w:r w:rsidRPr="005E4E3C">
        <w:rPr>
          <w:rFonts w:ascii="Times New Roman" w:hAnsi="Times New Roman" w:cs="Times New Roman"/>
          <w:color w:val="595959" w:themeColor="text1" w:themeTint="A6"/>
          <w:sz w:val="24"/>
          <w:szCs w:val="24"/>
          <w:lang w:val="en-US"/>
        </w:rPr>
        <w:t>. MIT Press.</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35182294"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Fähnrich, B., Wilkinson, C., Weitkamp, E., Heintz, L., Ridgway, A. &amp; Milani, E. (2021). RETHINKING science communication education and training: towards a competence model for science communication. </w:t>
      </w:r>
      <w:r w:rsidRPr="005E4E3C">
        <w:rPr>
          <w:rFonts w:ascii="Times New Roman" w:hAnsi="Times New Roman" w:cs="Times New Roman"/>
          <w:i/>
          <w:iCs/>
          <w:color w:val="595959" w:themeColor="text1" w:themeTint="A6"/>
          <w:sz w:val="24"/>
          <w:szCs w:val="24"/>
        </w:rPr>
        <w:t>Frontiers in Communication</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6</w:t>
      </w:r>
      <w:r w:rsidRPr="005E4E3C">
        <w:rPr>
          <w:rFonts w:ascii="Times New Roman" w:hAnsi="Times New Roman" w:cs="Times New Roman"/>
          <w:color w:val="595959" w:themeColor="text1" w:themeTint="A6"/>
          <w:sz w:val="24"/>
          <w:szCs w:val="24"/>
        </w:rPr>
        <w:t>, 795198.</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9F36187"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Farnese, P. &amp; others. (2023). </w:t>
      </w:r>
      <w:r w:rsidRPr="005E4E3C">
        <w:rPr>
          <w:rFonts w:ascii="Times New Roman" w:hAnsi="Times New Roman" w:cs="Times New Roman"/>
          <w:i/>
          <w:iCs/>
          <w:color w:val="595959" w:themeColor="text1" w:themeTint="A6"/>
          <w:sz w:val="24"/>
          <w:szCs w:val="24"/>
        </w:rPr>
        <w:t>Estratégias de uma universidade pública brasileira para comunicar a ciência na pandemia da COVID-19</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8F1691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Fischer, L., Barata, G., Scheu, A. M. &amp; Ziegler, R. (2024). Connecting science communication research and practice: challenges and ways forward. </w:t>
      </w:r>
      <w:r w:rsidRPr="005E4E3C">
        <w:rPr>
          <w:rFonts w:ascii="Times New Roman" w:hAnsi="Times New Roman" w:cs="Times New Roman"/>
          <w:i/>
          <w:iCs/>
          <w:color w:val="595959" w:themeColor="text1" w:themeTint="A6"/>
          <w:sz w:val="24"/>
          <w:szCs w:val="24"/>
          <w:lang w:val="en-US"/>
        </w:rPr>
        <w:t>Jcom - Journal of Science Communication</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23</w:t>
      </w:r>
      <w:r w:rsidRPr="005E4E3C">
        <w:rPr>
          <w:rFonts w:ascii="Times New Roman" w:hAnsi="Times New Roman" w:cs="Times New Roman"/>
          <w:color w:val="595959" w:themeColor="text1" w:themeTint="A6"/>
          <w:sz w:val="24"/>
          <w:szCs w:val="24"/>
          <w:lang w:val="en-US"/>
        </w:rPr>
        <w:t>(2), E.</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305A34C2"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Galimberti, C., Pizarro, F. A. &amp; Roldán, D. (2020). </w:t>
      </w:r>
      <w:r w:rsidRPr="005E4E3C">
        <w:rPr>
          <w:rFonts w:ascii="Times New Roman" w:hAnsi="Times New Roman" w:cs="Times New Roman"/>
          <w:color w:val="595959" w:themeColor="text1" w:themeTint="A6"/>
          <w:sz w:val="24"/>
          <w:szCs w:val="24"/>
        </w:rPr>
        <w:t xml:space="preserve">Agua, territorios y justicia espacial. </w:t>
      </w:r>
      <w:r w:rsidRPr="005E4E3C">
        <w:rPr>
          <w:rFonts w:ascii="Times New Roman" w:hAnsi="Times New Roman" w:cs="Times New Roman"/>
          <w:i/>
          <w:iCs/>
          <w:color w:val="595959" w:themeColor="text1" w:themeTint="A6"/>
          <w:sz w:val="24"/>
          <w:szCs w:val="24"/>
        </w:rPr>
        <w:t>A\&amp;P Continuidad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7</w:t>
      </w:r>
      <w:r w:rsidRPr="005E4E3C">
        <w:rPr>
          <w:rFonts w:ascii="Times New Roman" w:hAnsi="Times New Roman" w:cs="Times New Roman"/>
          <w:color w:val="595959" w:themeColor="text1" w:themeTint="A6"/>
          <w:sz w:val="24"/>
          <w:szCs w:val="24"/>
        </w:rPr>
        <w:t>(12), 6–9.</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lastRenderedPageBreak/>
        <w:br/>
      </w:r>
    </w:p>
    <w:p w14:paraId="0FA6CB4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Gasparri, E. (2016). </w:t>
      </w:r>
      <w:r w:rsidRPr="005E4E3C">
        <w:rPr>
          <w:rFonts w:ascii="Times New Roman" w:hAnsi="Times New Roman" w:cs="Times New Roman"/>
          <w:i/>
          <w:iCs/>
          <w:color w:val="595959" w:themeColor="text1" w:themeTint="A6"/>
          <w:sz w:val="24"/>
          <w:szCs w:val="24"/>
        </w:rPr>
        <w:t>La comunicaciόn social de las ciencias como pol’\itica universitaria: l’\imites y potencialidades en la Universidad Nacional de Rosario</w:t>
      </w:r>
      <w:r w:rsidRPr="005E4E3C">
        <w:rPr>
          <w:rFonts w:ascii="Times New Roman" w:hAnsi="Times New Roman" w:cs="Times New Roman"/>
          <w:color w:val="595959" w:themeColor="text1" w:themeTint="A6"/>
          <w:sz w:val="24"/>
          <w:szCs w:val="24"/>
        </w:rPr>
        <w:t>. UNR Editora.</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CD1EDC4"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Gasparri, E. &amp; Azziani, C. (2013). </w:t>
      </w:r>
      <w:r w:rsidRPr="005E4E3C">
        <w:rPr>
          <w:rFonts w:ascii="Times New Roman" w:hAnsi="Times New Roman" w:cs="Times New Roman"/>
          <w:i/>
          <w:iCs/>
          <w:color w:val="595959" w:themeColor="text1" w:themeTint="A6"/>
          <w:sz w:val="24"/>
          <w:szCs w:val="24"/>
        </w:rPr>
        <w:t>III Congreso de Comunicaciόn Pública de la Ciencia: COPUCI 2013</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C9B32C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Gil-Salcedo, C. (2013). </w:t>
      </w:r>
      <w:r w:rsidRPr="005E4E3C">
        <w:rPr>
          <w:rFonts w:ascii="Times New Roman" w:hAnsi="Times New Roman" w:cs="Times New Roman"/>
          <w:i/>
          <w:iCs/>
          <w:color w:val="595959" w:themeColor="text1" w:themeTint="A6"/>
          <w:sz w:val="24"/>
          <w:szCs w:val="24"/>
        </w:rPr>
        <w:t>En la UPB la ge En la UPB la gestión del conocimiento científico es todo un cuento</w:t>
      </w:r>
      <w:r w:rsidRPr="005E4E3C">
        <w:rPr>
          <w:rFonts w:ascii="Times New Roman" w:hAnsi="Times New Roman" w:cs="Times New Roman"/>
          <w:color w:val="595959" w:themeColor="text1" w:themeTint="A6"/>
          <w:sz w:val="24"/>
          <w:szCs w:val="24"/>
        </w:rPr>
        <w:t xml:space="preserve"> (COPUCI, Ed.).</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8F89799"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Guenther, L. &amp; Joubert, M. (2017). Science communication as a field of research: identifying trends, challenges and gaps by analysing research papers. </w:t>
      </w:r>
      <w:r w:rsidRPr="005E4E3C">
        <w:rPr>
          <w:rFonts w:ascii="Times New Roman" w:hAnsi="Times New Roman" w:cs="Times New Roman"/>
          <w:i/>
          <w:iCs/>
          <w:color w:val="595959" w:themeColor="text1" w:themeTint="A6"/>
          <w:sz w:val="24"/>
          <w:szCs w:val="24"/>
          <w:lang w:val="en-US"/>
        </w:rPr>
        <w:t>Jcom - Journal of Science Communication</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16</w:t>
      </w:r>
      <w:r w:rsidRPr="005E4E3C">
        <w:rPr>
          <w:rFonts w:ascii="Times New Roman" w:hAnsi="Times New Roman" w:cs="Times New Roman"/>
          <w:color w:val="595959" w:themeColor="text1" w:themeTint="A6"/>
          <w:sz w:val="24"/>
          <w:szCs w:val="24"/>
          <w:lang w:val="en-US"/>
        </w:rPr>
        <w:t>(2), A02.</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13DC9A2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Herrera-Cardona, A., Gómez, O. &amp; others. </w:t>
      </w:r>
      <w:r w:rsidRPr="005E4E3C">
        <w:rPr>
          <w:rFonts w:ascii="Times New Roman" w:hAnsi="Times New Roman" w:cs="Times New Roman"/>
          <w:color w:val="595959" w:themeColor="text1" w:themeTint="A6"/>
          <w:sz w:val="24"/>
          <w:szCs w:val="24"/>
        </w:rPr>
        <w:t xml:space="preserve">(2022). </w:t>
      </w:r>
      <w:r w:rsidRPr="005E4E3C">
        <w:rPr>
          <w:rFonts w:ascii="Times New Roman" w:hAnsi="Times New Roman" w:cs="Times New Roman"/>
          <w:i/>
          <w:iCs/>
          <w:color w:val="595959" w:themeColor="text1" w:themeTint="A6"/>
          <w:sz w:val="24"/>
          <w:szCs w:val="24"/>
        </w:rPr>
        <w:t>Rol de las universidades en la implementación de la política pública de Apropiación Social del Conocimiento, caso Medellín</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113A92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Herrera-Lima, S. (2016). </w:t>
      </w:r>
      <w:r w:rsidRPr="005E4E3C">
        <w:rPr>
          <w:rFonts w:ascii="Times New Roman" w:hAnsi="Times New Roman" w:cs="Times New Roman"/>
          <w:i/>
          <w:iCs/>
          <w:color w:val="595959" w:themeColor="text1" w:themeTint="A6"/>
          <w:sz w:val="24"/>
          <w:szCs w:val="24"/>
        </w:rPr>
        <w:t>Comunicaciόn pública de la ciencia en problemáticas sociales: proyectos de comunicaciόn intercultural</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A4C4FB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Herrera-Lima, S., Orozco Mart’\inez, C. E., Aguilera-Jiménez, P., Estrada-Barahona, C. O., Garza-Placencia, J., González-Arribas, L. F., Gutiérrez-Sanguino, J. M., Jaramillo-Vázquez, A., Jiménez-González, M. T., Quinn-Anderson, W. C. &amp; others. (2016). </w:t>
      </w:r>
      <w:r w:rsidRPr="005E4E3C">
        <w:rPr>
          <w:rFonts w:ascii="Times New Roman" w:hAnsi="Times New Roman" w:cs="Times New Roman"/>
          <w:i/>
          <w:iCs/>
          <w:color w:val="595959" w:themeColor="text1" w:themeTint="A6"/>
          <w:sz w:val="24"/>
          <w:szCs w:val="24"/>
        </w:rPr>
        <w:t>De la academia al espacio público. Comunicar ciencia en México</w:t>
      </w:r>
      <w:r w:rsidRPr="005E4E3C">
        <w:rPr>
          <w:rFonts w:ascii="Times New Roman" w:hAnsi="Times New Roman" w:cs="Times New Roman"/>
          <w:color w:val="595959" w:themeColor="text1" w:themeTint="A6"/>
          <w:sz w:val="24"/>
          <w:szCs w:val="24"/>
        </w:rPr>
        <w:t>. ITESO.</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C9A516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Herrera-Sánchez, A., Arenas D’\iaz, P. &amp; Becerra Ardila, L. E. (2023). Las nociones de la apropiaciόn social del conocimiento desde la literatura cient’\ifica y la pol’\itica pública colombiana. </w:t>
      </w:r>
      <w:r w:rsidRPr="005E4E3C">
        <w:rPr>
          <w:rFonts w:ascii="Times New Roman" w:hAnsi="Times New Roman" w:cs="Times New Roman"/>
          <w:i/>
          <w:iCs/>
          <w:color w:val="595959" w:themeColor="text1" w:themeTint="A6"/>
          <w:sz w:val="24"/>
          <w:szCs w:val="24"/>
        </w:rPr>
        <w:t>Trilog’\ia Ciencia Tecnolog’\ia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15</w:t>
      </w:r>
      <w:r w:rsidRPr="005E4E3C">
        <w:rPr>
          <w:rFonts w:ascii="Times New Roman" w:hAnsi="Times New Roman" w:cs="Times New Roman"/>
          <w:color w:val="595959" w:themeColor="text1" w:themeTint="A6"/>
          <w:sz w:val="24"/>
          <w:szCs w:val="24"/>
        </w:rPr>
        <w:t>(30).</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731D247"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Jardine, J. &amp; Teufel, S. (2014). </w:t>
      </w:r>
      <w:r w:rsidRPr="005E4E3C">
        <w:rPr>
          <w:rFonts w:ascii="Times New Roman" w:hAnsi="Times New Roman" w:cs="Times New Roman"/>
          <w:color w:val="595959" w:themeColor="text1" w:themeTint="A6"/>
          <w:sz w:val="24"/>
          <w:szCs w:val="24"/>
          <w:lang w:val="en-US"/>
        </w:rPr>
        <w:t xml:space="preserve">Topical PageRank: A model of scientific expertise for bibliographic search. </w:t>
      </w:r>
      <w:r w:rsidRPr="005E4E3C">
        <w:rPr>
          <w:rFonts w:ascii="Times New Roman" w:hAnsi="Times New Roman" w:cs="Times New Roman"/>
          <w:i/>
          <w:iCs/>
          <w:color w:val="595959" w:themeColor="text1" w:themeTint="A6"/>
          <w:sz w:val="24"/>
          <w:szCs w:val="24"/>
          <w:lang w:val="en-US"/>
        </w:rPr>
        <w:t>Proceedings of the 14th Conference of the European Chapter of the Association for Computational Linguistics</w:t>
      </w:r>
      <w:r w:rsidRPr="005E4E3C">
        <w:rPr>
          <w:rFonts w:ascii="Times New Roman" w:hAnsi="Times New Roman" w:cs="Times New Roman"/>
          <w:color w:val="595959" w:themeColor="text1" w:themeTint="A6"/>
          <w:sz w:val="24"/>
          <w:szCs w:val="24"/>
          <w:lang w:val="en-US"/>
        </w:rPr>
        <w:t>, 501–510.</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7D5CE347"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Leόn-Duarte, G. A., Contreras Cázarez, C. R. &amp; Meneses Jurado, E. C. (2021). Dimensiόn y validez convergente. Sentidos y significados de la producciόn y la difusiόn cient’\ifica en </w:t>
      </w:r>
      <w:r w:rsidRPr="005E4E3C">
        <w:rPr>
          <w:rFonts w:ascii="Times New Roman" w:hAnsi="Times New Roman" w:cs="Times New Roman"/>
          <w:color w:val="595959" w:themeColor="text1" w:themeTint="A6"/>
          <w:sz w:val="24"/>
          <w:szCs w:val="24"/>
        </w:rPr>
        <w:lastRenderedPageBreak/>
        <w:t xml:space="preserve">ambientes universitarios. </w:t>
      </w:r>
      <w:r w:rsidRPr="005E4E3C">
        <w:rPr>
          <w:rFonts w:ascii="Times New Roman" w:hAnsi="Times New Roman" w:cs="Times New Roman"/>
          <w:i/>
          <w:iCs/>
          <w:color w:val="595959" w:themeColor="text1" w:themeTint="A6"/>
          <w:sz w:val="24"/>
          <w:szCs w:val="24"/>
        </w:rPr>
        <w:t>Regiόn Y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33</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F8813C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Llorente, C. &amp; Revuelta, G. (2023). Models of Teaching Science Communication. </w:t>
      </w:r>
      <w:r w:rsidRPr="005E4E3C">
        <w:rPr>
          <w:rFonts w:ascii="Times New Roman" w:hAnsi="Times New Roman" w:cs="Times New Roman"/>
          <w:i/>
          <w:iCs/>
          <w:color w:val="595959" w:themeColor="text1" w:themeTint="A6"/>
          <w:sz w:val="24"/>
          <w:szCs w:val="24"/>
        </w:rPr>
        <w:t>Sustainability</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15</w:t>
      </w:r>
      <w:r w:rsidRPr="005E4E3C">
        <w:rPr>
          <w:rFonts w:ascii="Times New Roman" w:hAnsi="Times New Roman" w:cs="Times New Roman"/>
          <w:color w:val="595959" w:themeColor="text1" w:themeTint="A6"/>
          <w:sz w:val="24"/>
          <w:szCs w:val="24"/>
        </w:rPr>
        <w:t>(6), 5172.</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26C86C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Londoño Palacio, O. L., Maldonado Granados, L. F. &amp; Calderόn Villafáñez, L. C. (2014). </w:t>
      </w:r>
      <w:r w:rsidRPr="005E4E3C">
        <w:rPr>
          <w:rFonts w:ascii="Times New Roman" w:hAnsi="Times New Roman" w:cs="Times New Roman"/>
          <w:i/>
          <w:iCs/>
          <w:color w:val="595959" w:themeColor="text1" w:themeTint="A6"/>
          <w:sz w:val="24"/>
          <w:szCs w:val="24"/>
        </w:rPr>
        <w:t>Guías para construir estados del arte</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87C2C8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Lopera, T. G. (2010). Responsabilidad social universitaria: Consultorios de Ciencia y Tecnolog’\ia como alternativa. </w:t>
      </w:r>
      <w:r w:rsidRPr="005E4E3C">
        <w:rPr>
          <w:rFonts w:ascii="Times New Roman" w:hAnsi="Times New Roman" w:cs="Times New Roman"/>
          <w:i/>
          <w:iCs/>
          <w:color w:val="595959" w:themeColor="text1" w:themeTint="A6"/>
          <w:sz w:val="24"/>
          <w:szCs w:val="24"/>
        </w:rPr>
        <w:t>Trilog’\ia: Ciencia Tecnolog’\ia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2</w:t>
      </w:r>
      <w:r w:rsidRPr="005E4E3C">
        <w:rPr>
          <w:rFonts w:ascii="Times New Roman" w:hAnsi="Times New Roman" w:cs="Times New Roman"/>
          <w:color w:val="595959" w:themeColor="text1" w:themeTint="A6"/>
          <w:sz w:val="24"/>
          <w:szCs w:val="24"/>
        </w:rPr>
        <w:t>(2), 69–79.</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EC530E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Luisa Barbosa Gómez, C. L. M.-P. N. F. B. E. D.-S. G. R. (2021). Comunicación y bienestar planetario. </w:t>
      </w:r>
      <w:r w:rsidRPr="005E4E3C">
        <w:rPr>
          <w:rFonts w:ascii="Times New Roman" w:hAnsi="Times New Roman" w:cs="Times New Roman"/>
          <w:i/>
          <w:iCs/>
          <w:color w:val="595959" w:themeColor="text1" w:themeTint="A6"/>
          <w:sz w:val="24"/>
          <w:szCs w:val="24"/>
        </w:rPr>
        <w:t>VIII Congreso de Comunicación Social de La Ciencia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DF0E88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Lόpez-Pérez, L. &amp; Olvera Lobo, M. D. (2015). De la alfabetizaciόn cient’\ifica a la comunicaciόn pública de la ciencia: el caso de España. </w:t>
      </w:r>
      <w:r w:rsidRPr="005E4E3C">
        <w:rPr>
          <w:rFonts w:ascii="Times New Roman" w:hAnsi="Times New Roman" w:cs="Times New Roman"/>
          <w:i/>
          <w:iCs/>
          <w:color w:val="595959" w:themeColor="text1" w:themeTint="A6"/>
          <w:sz w:val="24"/>
          <w:szCs w:val="24"/>
        </w:rPr>
        <w:t>La Comunicaciόn Cient’\ifica: Una Perspectiva Universitaria</w:t>
      </w:r>
      <w:r w:rsidRPr="005E4E3C">
        <w:rPr>
          <w:rFonts w:ascii="Times New Roman" w:hAnsi="Times New Roman" w:cs="Times New Roman"/>
          <w:color w:val="595959" w:themeColor="text1" w:themeTint="A6"/>
          <w:sz w:val="24"/>
          <w:szCs w:val="24"/>
        </w:rPr>
        <w:t>, 185–213.</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E1647A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Magaña, P. (2014). Una primera mirada al Índice de Revistas de Divulgaciόn del Conacyt. </w:t>
      </w:r>
      <w:r w:rsidRPr="005E4E3C">
        <w:rPr>
          <w:rFonts w:ascii="Times New Roman" w:hAnsi="Times New Roman" w:cs="Times New Roman"/>
          <w:i/>
          <w:iCs/>
          <w:color w:val="595959" w:themeColor="text1" w:themeTint="A6"/>
          <w:sz w:val="24"/>
          <w:szCs w:val="24"/>
        </w:rPr>
        <w:t>Elementos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93</w:t>
      </w:r>
      <w:r w:rsidRPr="005E4E3C">
        <w:rPr>
          <w:rFonts w:ascii="Times New Roman" w:hAnsi="Times New Roman" w:cs="Times New Roman"/>
          <w:color w:val="595959" w:themeColor="text1" w:themeTint="A6"/>
          <w:sz w:val="24"/>
          <w:szCs w:val="24"/>
        </w:rPr>
        <w:t>, 11–15.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7C6E699"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María Isabel Balmaceda, M.-I., Yornet, C.-I. &amp; Sánchez, M. (2013). </w:t>
      </w:r>
      <w:r w:rsidRPr="005E4E3C">
        <w:rPr>
          <w:rFonts w:ascii="Times New Roman" w:hAnsi="Times New Roman" w:cs="Times New Roman"/>
          <w:i/>
          <w:iCs/>
          <w:color w:val="595959" w:themeColor="text1" w:themeTint="A6"/>
          <w:sz w:val="24"/>
          <w:szCs w:val="24"/>
        </w:rPr>
        <w:t>Taller de Comunicación Pública de la Ciencia y la Tecnología en la UNSJ</w:t>
      </w:r>
      <w:r w:rsidRPr="005E4E3C">
        <w:rPr>
          <w:rFonts w:ascii="Times New Roman" w:hAnsi="Times New Roman" w:cs="Times New Roman"/>
          <w:color w:val="595959" w:themeColor="text1" w:themeTint="A6"/>
          <w:sz w:val="24"/>
          <w:szCs w:val="24"/>
        </w:rPr>
        <w:t>. COPUCI.</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4893FC4"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Mart’\inez-Guerrero, C. A. (2018). Uso de redes sociales en las revistas cient’\ificas de la Universidad de Los Andes, Venezuela. </w:t>
      </w:r>
      <w:r w:rsidRPr="005E4E3C">
        <w:rPr>
          <w:rFonts w:ascii="Times New Roman" w:hAnsi="Times New Roman" w:cs="Times New Roman"/>
          <w:i/>
          <w:iCs/>
          <w:color w:val="595959" w:themeColor="text1" w:themeTint="A6"/>
          <w:sz w:val="24"/>
          <w:szCs w:val="24"/>
        </w:rPr>
        <w:t>E-Ciencias de La Informaciόn</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8</w:t>
      </w:r>
      <w:r w:rsidRPr="005E4E3C">
        <w:rPr>
          <w:rFonts w:ascii="Times New Roman" w:hAnsi="Times New Roman" w:cs="Times New Roman"/>
          <w:color w:val="595959" w:themeColor="text1" w:themeTint="A6"/>
          <w:sz w:val="24"/>
          <w:szCs w:val="24"/>
        </w:rPr>
        <w:t>(1), 32–52.</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060274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Massarani, L. (2015). Voices from other lands. </w:t>
      </w:r>
      <w:r w:rsidRPr="005E4E3C">
        <w:rPr>
          <w:rFonts w:ascii="Times New Roman" w:hAnsi="Times New Roman" w:cs="Times New Roman"/>
          <w:i/>
          <w:iCs/>
          <w:color w:val="595959" w:themeColor="text1" w:themeTint="A6"/>
          <w:sz w:val="24"/>
          <w:szCs w:val="24"/>
          <w:lang w:val="en-US"/>
        </w:rPr>
        <w:t>Public Understanding of Science</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24</w:t>
      </w:r>
      <w:r w:rsidRPr="005E4E3C">
        <w:rPr>
          <w:rFonts w:ascii="Times New Roman" w:hAnsi="Times New Roman" w:cs="Times New Roman"/>
          <w:color w:val="595959" w:themeColor="text1" w:themeTint="A6"/>
          <w:sz w:val="24"/>
          <w:szCs w:val="24"/>
          <w:lang w:val="en-US"/>
        </w:rPr>
        <w:t>(1), 2–5.</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13CFD059"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Massarani, L. (2018). </w:t>
      </w:r>
      <w:r w:rsidRPr="005E4E3C">
        <w:rPr>
          <w:rFonts w:ascii="Times New Roman" w:hAnsi="Times New Roman" w:cs="Times New Roman"/>
          <w:i/>
          <w:iCs/>
          <w:color w:val="595959" w:themeColor="text1" w:themeTint="A6"/>
          <w:sz w:val="24"/>
          <w:szCs w:val="24"/>
        </w:rPr>
        <w:t>Estado del arte de la divulgaciόn de la ciencia en América Latina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6789BF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Massarani, L., Aguirre, C., Pedersoli, C., Reynoso Haynes, E. &amp; Lindegaard, L. M. (2015). </w:t>
      </w:r>
      <w:r w:rsidRPr="005E4E3C">
        <w:rPr>
          <w:rFonts w:ascii="Times New Roman" w:hAnsi="Times New Roman" w:cs="Times New Roman"/>
          <w:i/>
          <w:iCs/>
          <w:color w:val="595959" w:themeColor="text1" w:themeTint="A6"/>
          <w:sz w:val="24"/>
          <w:szCs w:val="24"/>
          <w:lang w:val="en-US"/>
        </w:rPr>
        <w:t>RedPOP: 25 years of a science communication network in Latin America</w:t>
      </w:r>
      <w:r w:rsidRPr="005E4E3C">
        <w:rPr>
          <w:rFonts w:ascii="Times New Roman" w:hAnsi="Times New Roman" w:cs="Times New Roman"/>
          <w:color w:val="595959" w:themeColor="text1" w:themeTint="A6"/>
          <w:sz w:val="24"/>
          <w:szCs w:val="24"/>
          <w:lang w:val="en-US"/>
        </w:rPr>
        <w:t>.</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7C04C81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lastRenderedPageBreak/>
        <w:t xml:space="preserve">Massarani, L. M. &amp; others. (2014). </w:t>
      </w:r>
      <w:r w:rsidRPr="005E4E3C">
        <w:rPr>
          <w:rFonts w:ascii="Times New Roman" w:hAnsi="Times New Roman" w:cs="Times New Roman"/>
          <w:i/>
          <w:iCs/>
          <w:color w:val="595959" w:themeColor="text1" w:themeTint="A6"/>
          <w:sz w:val="24"/>
          <w:szCs w:val="24"/>
          <w:lang w:val="en-US"/>
        </w:rPr>
        <w:t>Science communication in Latin America: what is going on?</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5E7E223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Massarani, L., Reynoso, E., Pedersoli, C., Fog, L., Lindergaard, L. &amp; Cambre, M. (2015). </w:t>
      </w:r>
      <w:r w:rsidRPr="005E4E3C">
        <w:rPr>
          <w:rFonts w:ascii="Times New Roman" w:hAnsi="Times New Roman" w:cs="Times New Roman"/>
          <w:i/>
          <w:iCs/>
          <w:color w:val="595959" w:themeColor="text1" w:themeTint="A6"/>
          <w:sz w:val="24"/>
          <w:szCs w:val="24"/>
        </w:rPr>
        <w:t>La formaciόn de comunicadores de la ciencia en América Latina</w:t>
      </w:r>
      <w:r w:rsidRPr="005E4E3C">
        <w:rPr>
          <w:rFonts w:ascii="Times New Roman" w:hAnsi="Times New Roman" w:cs="Times New Roman"/>
          <w:color w:val="595959" w:themeColor="text1" w:themeTint="A6"/>
          <w:sz w:val="24"/>
          <w:szCs w:val="24"/>
        </w:rPr>
        <w:t xml:space="preserve"> (Vol. 25).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7F40AA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Massarani, Rocha, Pedersoli, C., Almeida, C., Amorim, L., Cambre, M., Nepote, A. C. &amp; others. (2017). Aproximaciones a la investigación en divulgación de la ciencia en América Latina a partir de sus artículos académicos. </w:t>
      </w:r>
      <w:r w:rsidRPr="005E4E3C">
        <w:rPr>
          <w:rFonts w:ascii="Times New Roman" w:hAnsi="Times New Roman" w:cs="Times New Roman"/>
          <w:i/>
          <w:iCs/>
          <w:color w:val="595959" w:themeColor="text1" w:themeTint="A6"/>
          <w:sz w:val="24"/>
          <w:szCs w:val="24"/>
        </w:rPr>
        <w:t>Rio de Janeiro: Fiocruz-COC</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84A4F2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Mejía-Saldarriaga, D., Londoño-Rivera, A. M. &amp; Quintero-Quintero, P. (2020). Apropiaciόn social de la ciencia Y La tecnología en Medellín: contribuciones al debate sobre su evaluaciόn. </w:t>
      </w:r>
      <w:r w:rsidRPr="005E4E3C">
        <w:rPr>
          <w:rFonts w:ascii="Times New Roman" w:hAnsi="Times New Roman" w:cs="Times New Roman"/>
          <w:i/>
          <w:iCs/>
          <w:color w:val="595959" w:themeColor="text1" w:themeTint="A6"/>
          <w:sz w:val="24"/>
          <w:szCs w:val="24"/>
        </w:rPr>
        <w:t>Trilogía Ciencia Tecnolog’\ia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13</w:t>
      </w:r>
      <w:r w:rsidRPr="005E4E3C">
        <w:rPr>
          <w:rFonts w:ascii="Times New Roman" w:hAnsi="Times New Roman" w:cs="Times New Roman"/>
          <w:color w:val="595959" w:themeColor="text1" w:themeTint="A6"/>
          <w:sz w:val="24"/>
          <w:szCs w:val="24"/>
        </w:rPr>
        <w:t>(24), 149–177.</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5CAC5B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Meneses, G. S. &amp; Pereira, F. H. (2022). </w:t>
      </w:r>
      <w:r w:rsidRPr="005E4E3C">
        <w:rPr>
          <w:rFonts w:ascii="Times New Roman" w:hAnsi="Times New Roman" w:cs="Times New Roman"/>
          <w:i/>
          <w:iCs/>
          <w:color w:val="595959" w:themeColor="text1" w:themeTint="A6"/>
          <w:sz w:val="24"/>
          <w:szCs w:val="24"/>
        </w:rPr>
        <w:t>Entre Periodismo, Ciencia y Servicio Público: modalidades para negociar las identidades de los periodistas que trabajan en Universidades Públicas Federales</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F0FA25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MinCiencias. (2021). </w:t>
      </w:r>
      <w:r w:rsidRPr="005E4E3C">
        <w:rPr>
          <w:rFonts w:ascii="Times New Roman" w:hAnsi="Times New Roman" w:cs="Times New Roman"/>
          <w:i/>
          <w:iCs/>
          <w:color w:val="595959" w:themeColor="text1" w:themeTint="A6"/>
          <w:sz w:val="24"/>
          <w:szCs w:val="24"/>
        </w:rPr>
        <w:t xml:space="preserve">Resolución 0643 de 2021 - Política pública de ASC </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5D3F1E5"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Munevar, S. L. (2020). </w:t>
      </w:r>
      <w:r w:rsidRPr="005E4E3C">
        <w:rPr>
          <w:rFonts w:ascii="Times New Roman" w:hAnsi="Times New Roman" w:cs="Times New Roman"/>
          <w:i/>
          <w:iCs/>
          <w:color w:val="595959" w:themeColor="text1" w:themeTint="A6"/>
          <w:sz w:val="24"/>
          <w:szCs w:val="24"/>
        </w:rPr>
        <w:t>Representaciones sociales en docentes universitarios de Bogotá acerca de la comunicaciόn pública de la ciencia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EF3B58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Naranjo, S., González, D. L. &amp; Rodr’\iguez, J. (2016). El reto de la gestiόn del conocimiento en las instituciones de educaciόn superior colombianas. </w:t>
      </w:r>
      <w:r w:rsidRPr="005E4E3C">
        <w:rPr>
          <w:rFonts w:ascii="Times New Roman" w:hAnsi="Times New Roman" w:cs="Times New Roman"/>
          <w:i/>
          <w:iCs/>
          <w:color w:val="595959" w:themeColor="text1" w:themeTint="A6"/>
          <w:sz w:val="24"/>
          <w:szCs w:val="24"/>
          <w:lang w:val="en-US"/>
        </w:rPr>
        <w:t>Folios</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44</w:t>
      </w:r>
      <w:r w:rsidRPr="005E4E3C">
        <w:rPr>
          <w:rFonts w:ascii="Times New Roman" w:hAnsi="Times New Roman" w:cs="Times New Roman"/>
          <w:color w:val="595959" w:themeColor="text1" w:themeTint="A6"/>
          <w:sz w:val="24"/>
          <w:szCs w:val="24"/>
          <w:lang w:val="en-US"/>
        </w:rPr>
        <w:t>, 151–164.</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268900D9"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Nepote, A. C. &amp; Reynoso, E. (2017). Science communication practices at the National Autonomous University of Mexico. </w:t>
      </w:r>
      <w:r w:rsidRPr="005E4E3C">
        <w:rPr>
          <w:rFonts w:ascii="Times New Roman" w:hAnsi="Times New Roman" w:cs="Times New Roman"/>
          <w:i/>
          <w:iCs/>
          <w:color w:val="595959" w:themeColor="text1" w:themeTint="A6"/>
          <w:sz w:val="24"/>
          <w:szCs w:val="24"/>
        </w:rPr>
        <w:t>Jcom - Journal of Science Communication</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16</w:t>
      </w:r>
      <w:r w:rsidRPr="005E4E3C">
        <w:rPr>
          <w:rFonts w:ascii="Times New Roman" w:hAnsi="Times New Roman" w:cs="Times New Roman"/>
          <w:color w:val="595959" w:themeColor="text1" w:themeTint="A6"/>
          <w:sz w:val="24"/>
          <w:szCs w:val="24"/>
        </w:rPr>
        <w:t>(5), C05.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0F24CC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Ojeda-Romano, G. (2019). </w:t>
      </w:r>
      <w:r w:rsidRPr="005E4E3C">
        <w:rPr>
          <w:rFonts w:ascii="Times New Roman" w:hAnsi="Times New Roman" w:cs="Times New Roman"/>
          <w:i/>
          <w:iCs/>
          <w:color w:val="595959" w:themeColor="text1" w:themeTint="A6"/>
          <w:sz w:val="24"/>
          <w:szCs w:val="24"/>
        </w:rPr>
        <w:t>Fomento de la cultura cient’\ifica en las instituciones de educaciόn superior: estrategias y medios para la comunicaciόn de la ciencia y la tecnolog’\ia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A77BD11"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Ojeda-Romano, G., Fernández-Marcial, V., Wilkinson, C. &amp; Stengler, A. E. (2022). </w:t>
      </w:r>
      <w:r w:rsidRPr="005E4E3C">
        <w:rPr>
          <w:rFonts w:ascii="Times New Roman" w:hAnsi="Times New Roman" w:cs="Times New Roman"/>
          <w:color w:val="595959" w:themeColor="text1" w:themeTint="A6"/>
          <w:sz w:val="24"/>
          <w:szCs w:val="24"/>
          <w:lang w:val="en-US"/>
        </w:rPr>
        <w:t xml:space="preserve">Organisational forms of science communication: the UK and Spanish European higher education systems as paradigms. </w:t>
      </w:r>
      <w:r w:rsidRPr="005E4E3C">
        <w:rPr>
          <w:rFonts w:ascii="Times New Roman" w:hAnsi="Times New Roman" w:cs="Times New Roman"/>
          <w:i/>
          <w:iCs/>
          <w:color w:val="595959" w:themeColor="text1" w:themeTint="A6"/>
          <w:sz w:val="24"/>
          <w:szCs w:val="24"/>
        </w:rPr>
        <w:t>Higher Education</w:t>
      </w:r>
      <w:r w:rsidRPr="005E4E3C">
        <w:rPr>
          <w:rFonts w:ascii="Times New Roman" w:hAnsi="Times New Roman" w:cs="Times New Roman"/>
          <w:color w:val="595959" w:themeColor="text1" w:themeTint="A6"/>
          <w:sz w:val="24"/>
          <w:szCs w:val="24"/>
        </w:rPr>
        <w:t>, 1–25.</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E9D022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lastRenderedPageBreak/>
        <w:t xml:space="preserve">Ojeda-Serna, V., García-Ruiz, R. &amp; others. (2022). </w:t>
      </w:r>
      <w:r w:rsidRPr="005E4E3C">
        <w:rPr>
          <w:rFonts w:ascii="Times New Roman" w:hAnsi="Times New Roman" w:cs="Times New Roman"/>
          <w:i/>
          <w:iCs/>
          <w:color w:val="595959" w:themeColor="text1" w:themeTint="A6"/>
          <w:sz w:val="24"/>
          <w:szCs w:val="24"/>
        </w:rPr>
        <w:t>Divulgaciόn cient’\ifica en YouTube en Latinoamérica. Estudio de Casos de universidades, museos y YouTubers</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867745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Orozco, C. (2016). Las pol’\iticas públicas de la comunicaciόn de la ciencia en México. El Consejo Nacional de Ciencia y Tecnolog’\ia 1970-2010. In Herrera-Lima, Susana and Orozco Mart’\inez, Carlos E (Ed.), </w:t>
      </w:r>
      <w:r w:rsidRPr="005E4E3C">
        <w:rPr>
          <w:rFonts w:ascii="Times New Roman" w:hAnsi="Times New Roman" w:cs="Times New Roman"/>
          <w:i/>
          <w:iCs/>
          <w:color w:val="595959" w:themeColor="text1" w:themeTint="A6"/>
          <w:sz w:val="24"/>
          <w:szCs w:val="24"/>
        </w:rPr>
        <w:t>por Herrera-Lima, S. y Orozco, CE Tlaquepaque, JAL, Mexico: ITESO</w:t>
      </w:r>
      <w:r w:rsidRPr="005E4E3C">
        <w:rPr>
          <w:rFonts w:ascii="Times New Roman" w:hAnsi="Times New Roman" w:cs="Times New Roman"/>
          <w:color w:val="595959" w:themeColor="text1" w:themeTint="A6"/>
          <w:sz w:val="24"/>
          <w:szCs w:val="24"/>
        </w:rPr>
        <w:t xml:space="preserve"> (pp. 15–48).</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3E825F8"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Orozco Mart’\inez, C. E. (2018). Diez años de investigaciόn de la comunicaciόn pública de la ciencia en y desde América Latina. Un estudio en tres revistas académicas (2008-2017). </w:t>
      </w:r>
      <w:r w:rsidRPr="005E4E3C">
        <w:rPr>
          <w:rFonts w:ascii="Times New Roman" w:hAnsi="Times New Roman" w:cs="Times New Roman"/>
          <w:i/>
          <w:iCs/>
          <w:color w:val="595959" w:themeColor="text1" w:themeTint="A6"/>
          <w:sz w:val="24"/>
          <w:szCs w:val="24"/>
        </w:rPr>
        <w:t>Jcom - Journal of Science Communication, América Latina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w:t>
      </w:r>
      <w:r w:rsidRPr="005E4E3C">
        <w:rPr>
          <w:rFonts w:ascii="Times New Roman" w:hAnsi="Times New Roman" w:cs="Times New Roman"/>
          <w:color w:val="595959" w:themeColor="text1" w:themeTint="A6"/>
          <w:sz w:val="24"/>
          <w:szCs w:val="24"/>
        </w:rPr>
        <w:t>(1), A02.</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C05838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Parejo Cuéllar, M., Mart’\in-Pena, D. &amp; Pinto-Zúñiga, R. (2016). El nuevo rol de las universidades en la comunicaciόn cient’\ifica. </w:t>
      </w:r>
      <w:r w:rsidRPr="005E4E3C">
        <w:rPr>
          <w:rFonts w:ascii="Times New Roman" w:hAnsi="Times New Roman" w:cs="Times New Roman"/>
          <w:i/>
          <w:iCs/>
          <w:color w:val="595959" w:themeColor="text1" w:themeTint="A6"/>
          <w:sz w:val="24"/>
          <w:szCs w:val="24"/>
        </w:rPr>
        <w:t>Actas Del I Congreso Internacional Comunicaciόn Y Pensamiento. Comunicracia Y Desarrollo Social (2016), P 523-539</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A944D47"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Patiño, M. de L., Padilla, J. &amp; Massarani, L. (2017). </w:t>
      </w:r>
      <w:r w:rsidRPr="005E4E3C">
        <w:rPr>
          <w:rFonts w:ascii="Times New Roman" w:hAnsi="Times New Roman" w:cs="Times New Roman"/>
          <w:i/>
          <w:iCs/>
          <w:color w:val="595959" w:themeColor="text1" w:themeTint="A6"/>
          <w:sz w:val="24"/>
          <w:szCs w:val="24"/>
        </w:rPr>
        <w:t>Diagnóstico de la Divulgación de la Ciencia en América Latina: Una mirada a la práctica en el campo</w:t>
      </w:r>
      <w:r w:rsidRPr="005E4E3C">
        <w:rPr>
          <w:rFonts w:ascii="Times New Roman" w:hAnsi="Times New Roman" w:cs="Times New Roman"/>
          <w:color w:val="595959" w:themeColor="text1" w:themeTint="A6"/>
          <w:sz w:val="24"/>
          <w:szCs w:val="24"/>
        </w:rPr>
        <w:t>. Fibonacci e RedPOP.</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665783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Patiño, M. de L., Padilla, J. &amp; Massarani, L. (2019). </w:t>
      </w:r>
      <w:r w:rsidRPr="005E4E3C">
        <w:rPr>
          <w:rFonts w:ascii="Times New Roman" w:hAnsi="Times New Roman" w:cs="Times New Roman"/>
          <w:color w:val="595959" w:themeColor="text1" w:themeTint="A6"/>
          <w:sz w:val="24"/>
          <w:szCs w:val="24"/>
          <w:lang w:val="en-US"/>
        </w:rPr>
        <w:t xml:space="preserve">Public engagement in science: Mapping out and understanding the practice of science communication in Latin America. </w:t>
      </w:r>
      <w:r w:rsidRPr="005E4E3C">
        <w:rPr>
          <w:rFonts w:ascii="Times New Roman" w:hAnsi="Times New Roman" w:cs="Times New Roman"/>
          <w:i/>
          <w:iCs/>
          <w:color w:val="595959" w:themeColor="text1" w:themeTint="A6"/>
          <w:sz w:val="24"/>
          <w:szCs w:val="24"/>
        </w:rPr>
        <w:t>Anais Da Academia Brasileira de Ciências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91</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DC153C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Reynoso Haynes, E. (2012). </w:t>
      </w:r>
      <w:r w:rsidRPr="005E4E3C">
        <w:rPr>
          <w:rFonts w:ascii="Times New Roman" w:hAnsi="Times New Roman" w:cs="Times New Roman"/>
          <w:i/>
          <w:iCs/>
          <w:color w:val="595959" w:themeColor="text1" w:themeTint="A6"/>
          <w:sz w:val="24"/>
          <w:szCs w:val="24"/>
        </w:rPr>
        <w:t>La cultura cient’\ifica en los museos en el marco de la educaciόn informal</w:t>
      </w:r>
      <w:r w:rsidRPr="005E4E3C">
        <w:rPr>
          <w:rFonts w:ascii="Times New Roman" w:hAnsi="Times New Roman" w:cs="Times New Roman"/>
          <w:color w:val="595959" w:themeColor="text1" w:themeTint="A6"/>
          <w:sz w:val="24"/>
          <w:szCs w:val="24"/>
        </w:rPr>
        <w:t>. Universidad Nacional Autόnoma de México. Facultad de Filosof’\ia y Letras.</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CB8FBC5"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Riaño, E. R. (2022). </w:t>
      </w:r>
      <w:r w:rsidRPr="005E4E3C">
        <w:rPr>
          <w:rFonts w:ascii="Times New Roman" w:hAnsi="Times New Roman" w:cs="Times New Roman"/>
          <w:i/>
          <w:iCs/>
          <w:color w:val="595959" w:themeColor="text1" w:themeTint="A6"/>
          <w:sz w:val="24"/>
          <w:szCs w:val="24"/>
        </w:rPr>
        <w:t>Informe de indicadores de ciencia, tecnología e innovación OCyT</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F9FB12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Rocha, M., Massarani, L. &amp; Pedersoli, C. (2017). </w:t>
      </w:r>
      <w:r w:rsidRPr="005E4E3C">
        <w:rPr>
          <w:rFonts w:ascii="Times New Roman" w:hAnsi="Times New Roman" w:cs="Times New Roman"/>
          <w:i/>
          <w:iCs/>
          <w:color w:val="595959" w:themeColor="text1" w:themeTint="A6"/>
          <w:sz w:val="24"/>
          <w:szCs w:val="24"/>
        </w:rPr>
        <w:t>La divulgaciόn de la ciencia en América Latina: términos, definiciones y campo académico</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C5CC18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Rodríguez, M. I. (2019). </w:t>
      </w:r>
      <w:r w:rsidRPr="005E4E3C">
        <w:rPr>
          <w:rFonts w:ascii="Times New Roman" w:hAnsi="Times New Roman" w:cs="Times New Roman"/>
          <w:i/>
          <w:iCs/>
          <w:color w:val="595959" w:themeColor="text1" w:themeTint="A6"/>
          <w:sz w:val="24"/>
          <w:szCs w:val="24"/>
        </w:rPr>
        <w:t>Comunicaciόn pública de la ciencia y la tecnología: reflexiones desde experiencias de investigaciόn y extensiόn universitaria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D78F1AB"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Romero Delgado, C. I. (2017). </w:t>
      </w:r>
      <w:r w:rsidRPr="005E4E3C">
        <w:rPr>
          <w:rFonts w:ascii="Times New Roman" w:hAnsi="Times New Roman" w:cs="Times New Roman"/>
          <w:i/>
          <w:iCs/>
          <w:color w:val="595959" w:themeColor="text1" w:themeTint="A6"/>
          <w:sz w:val="24"/>
          <w:szCs w:val="24"/>
        </w:rPr>
        <w:t>Las universidades como empresas de comunicaciόn: análisis de los procesos de informaciόn</w:t>
      </w:r>
      <w:r w:rsidRPr="005E4E3C">
        <w:rPr>
          <w:rFonts w:ascii="Times New Roman" w:hAnsi="Times New Roman" w:cs="Times New Roman"/>
          <w:color w:val="595959" w:themeColor="text1" w:themeTint="A6"/>
          <w:sz w:val="24"/>
          <w:szCs w:val="24"/>
        </w:rPr>
        <w:t>. Universidad Complutense de Madrid.</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lastRenderedPageBreak/>
        <w:br/>
      </w:r>
    </w:p>
    <w:p w14:paraId="03DC0B9C"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Salazar, M. (2013). </w:t>
      </w:r>
      <w:r w:rsidRPr="005E4E3C">
        <w:rPr>
          <w:rFonts w:ascii="Times New Roman" w:hAnsi="Times New Roman" w:cs="Times New Roman"/>
          <w:i/>
          <w:iCs/>
          <w:color w:val="595959" w:themeColor="text1" w:themeTint="A6"/>
          <w:sz w:val="24"/>
          <w:szCs w:val="24"/>
        </w:rPr>
        <w:t>Colciencias cuarenta años: entre la legitimidad, la normatividad y la práctica</w:t>
      </w:r>
      <w:r w:rsidRPr="005E4E3C">
        <w:rPr>
          <w:rFonts w:ascii="Times New Roman" w:hAnsi="Times New Roman" w:cs="Times New Roman"/>
          <w:color w:val="595959" w:themeColor="text1" w:themeTint="A6"/>
          <w:sz w:val="24"/>
          <w:szCs w:val="24"/>
        </w:rPr>
        <w:t>. Observatorio de Ciencia y Tecnolog’\ia.</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BB61506"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Sánchez Mora, M.-C., Crúz-Mena, J. &amp; Sánchez Mora, A. M. (2021). El papel de la comunicaciόn de la ciencia en la pandemia actual. </w:t>
      </w:r>
      <w:r w:rsidRPr="005E4E3C">
        <w:rPr>
          <w:rFonts w:ascii="Times New Roman" w:hAnsi="Times New Roman" w:cs="Times New Roman"/>
          <w:i/>
          <w:iCs/>
          <w:color w:val="595959" w:themeColor="text1" w:themeTint="A6"/>
          <w:sz w:val="24"/>
          <w:szCs w:val="24"/>
        </w:rPr>
        <w:t>Jcom - Journal of Science Communication, América Latina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4</w:t>
      </w:r>
      <w:r w:rsidRPr="005E4E3C">
        <w:rPr>
          <w:rFonts w:ascii="Times New Roman" w:hAnsi="Times New Roman" w:cs="Times New Roman"/>
          <w:color w:val="595959" w:themeColor="text1" w:themeTint="A6"/>
          <w:sz w:val="24"/>
          <w:szCs w:val="24"/>
        </w:rPr>
        <w:t>(1), Y01.</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351473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Sánchez-Mora, M. del C. &amp; Macías-Nestor, A. P. (2019). El papel de la comunicaciόn pública de la ciencia sobre la cultura científica: acercamientos a su evaluaciόn. </w:t>
      </w:r>
      <w:r w:rsidRPr="005E4E3C">
        <w:rPr>
          <w:rFonts w:ascii="Times New Roman" w:hAnsi="Times New Roman" w:cs="Times New Roman"/>
          <w:i/>
          <w:iCs/>
          <w:color w:val="595959" w:themeColor="text1" w:themeTint="A6"/>
          <w:sz w:val="24"/>
          <w:szCs w:val="24"/>
        </w:rPr>
        <w:t>Revista Eureka Sobre Enseñanza Y Divulgación de Las Ciencias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16</w:t>
      </w:r>
      <w:r w:rsidRPr="005E4E3C">
        <w:rPr>
          <w:rFonts w:ascii="Times New Roman" w:hAnsi="Times New Roman" w:cs="Times New Roman"/>
          <w:color w:val="595959" w:themeColor="text1" w:themeTint="A6"/>
          <w:sz w:val="24"/>
          <w:szCs w:val="24"/>
        </w:rPr>
        <w:t>(1), 3–13.</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026FAF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Schäfer, M. S. &amp; Fähnrich, B. (2020). Communicating science in organizational contexts: toward an “organizational turn” in science communication research. </w:t>
      </w:r>
      <w:r w:rsidRPr="005E4E3C">
        <w:rPr>
          <w:rFonts w:ascii="Times New Roman" w:hAnsi="Times New Roman" w:cs="Times New Roman"/>
          <w:i/>
          <w:iCs/>
          <w:color w:val="595959" w:themeColor="text1" w:themeTint="A6"/>
          <w:sz w:val="24"/>
          <w:szCs w:val="24"/>
          <w:lang w:val="en-US"/>
        </w:rPr>
        <w:t>Journal of Communication Management</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24</w:t>
      </w:r>
      <w:r w:rsidRPr="005E4E3C">
        <w:rPr>
          <w:rFonts w:ascii="Times New Roman" w:hAnsi="Times New Roman" w:cs="Times New Roman"/>
          <w:color w:val="595959" w:themeColor="text1" w:themeTint="A6"/>
          <w:sz w:val="24"/>
          <w:szCs w:val="24"/>
          <w:lang w:val="en-US"/>
        </w:rPr>
        <w:t>(3), 137–154.</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5277206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lang w:val="en-US"/>
        </w:rPr>
        <w:t xml:space="preserve">Soria, V. H. A. &amp; Castillo, G. M. (2022). </w:t>
      </w:r>
      <w:r w:rsidRPr="005E4E3C">
        <w:rPr>
          <w:rFonts w:ascii="Times New Roman" w:hAnsi="Times New Roman" w:cs="Times New Roman"/>
          <w:color w:val="595959" w:themeColor="text1" w:themeTint="A6"/>
          <w:sz w:val="24"/>
          <w:szCs w:val="24"/>
        </w:rPr>
        <w:t xml:space="preserve">La Universidad nacionaL de GeneraL san Mart’\in (UnsaM-arGentina) y sU Medio socioprodUctivo: acciones de vincULaciόn y zonas de infLUencia. </w:t>
      </w:r>
      <w:r w:rsidRPr="005E4E3C">
        <w:rPr>
          <w:rFonts w:ascii="Times New Roman" w:hAnsi="Times New Roman" w:cs="Times New Roman"/>
          <w:i/>
          <w:iCs/>
          <w:color w:val="595959" w:themeColor="text1" w:themeTint="A6"/>
          <w:sz w:val="24"/>
          <w:szCs w:val="24"/>
        </w:rPr>
        <w:t>MÉTRICAS DE LA PRODUCCIÓN ACADÉMICA</w:t>
      </w:r>
      <w:r w:rsidRPr="005E4E3C">
        <w:rPr>
          <w:rFonts w:ascii="Times New Roman" w:hAnsi="Times New Roman" w:cs="Times New Roman"/>
          <w:color w:val="595959" w:themeColor="text1" w:themeTint="A6"/>
          <w:sz w:val="24"/>
          <w:szCs w:val="24"/>
        </w:rPr>
        <w:t>, 107.</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3F2359F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Suzina, A. C. (2021). </w:t>
      </w:r>
      <w:r w:rsidRPr="005E4E3C">
        <w:rPr>
          <w:rFonts w:ascii="Times New Roman" w:hAnsi="Times New Roman" w:cs="Times New Roman"/>
          <w:i/>
          <w:iCs/>
          <w:color w:val="595959" w:themeColor="text1" w:themeTint="A6"/>
          <w:sz w:val="24"/>
          <w:szCs w:val="24"/>
        </w:rPr>
        <w:t>The evolution of popular communication in Latin America</w:t>
      </w:r>
      <w:r w:rsidRPr="005E4E3C">
        <w:rPr>
          <w:rFonts w:ascii="Times New Roman" w:hAnsi="Times New Roman" w:cs="Times New Roman"/>
          <w:color w:val="595959" w:themeColor="text1" w:themeTint="A6"/>
          <w:sz w:val="24"/>
          <w:szCs w:val="24"/>
        </w:rPr>
        <w:t>. Springer.</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A3E9824"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Torrales-Aguirre, D., Aguaded, I. &amp; Ponce-Guardiola, D. (2013). La TV por IP en la Universidad: Un reto de divulgaciόn cient’\ifica televisiva para jόvenes chilenos. </w:t>
      </w:r>
      <w:r w:rsidRPr="005E4E3C">
        <w:rPr>
          <w:rFonts w:ascii="Times New Roman" w:hAnsi="Times New Roman" w:cs="Times New Roman"/>
          <w:i/>
          <w:iCs/>
          <w:color w:val="595959" w:themeColor="text1" w:themeTint="A6"/>
          <w:sz w:val="24"/>
          <w:szCs w:val="24"/>
        </w:rPr>
        <w:t>Estudios Sobre El Mensaje Period’\istico</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20</w:t>
      </w:r>
      <w:r w:rsidRPr="005E4E3C">
        <w:rPr>
          <w:rFonts w:ascii="Times New Roman" w:hAnsi="Times New Roman" w:cs="Times New Roman"/>
          <w:color w:val="595959" w:themeColor="text1" w:themeTint="A6"/>
          <w:sz w:val="24"/>
          <w:szCs w:val="24"/>
        </w:rPr>
        <w:t>(1), 281–294.</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5E5F8740"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Trampuz, J. P. &amp; others. (2021). </w:t>
      </w:r>
      <w:r w:rsidRPr="005E4E3C">
        <w:rPr>
          <w:rFonts w:ascii="Times New Roman" w:hAnsi="Times New Roman" w:cs="Times New Roman"/>
          <w:i/>
          <w:iCs/>
          <w:color w:val="595959" w:themeColor="text1" w:themeTint="A6"/>
          <w:sz w:val="24"/>
          <w:szCs w:val="24"/>
        </w:rPr>
        <w:t>Medios de comunicaciόn universitarios en Ecuador: convergencias y rutinas period’\isticas en los procesos de formaciόn del comunicador multimedia</w:t>
      </w:r>
      <w:r w:rsidRPr="005E4E3C">
        <w:rPr>
          <w:rFonts w:ascii="Times New Roman" w:hAnsi="Times New Roman" w:cs="Times New Roman"/>
          <w:color w:val="595959" w:themeColor="text1" w:themeTint="A6"/>
          <w:sz w:val="24"/>
          <w:szCs w:val="24"/>
        </w:rPr>
        <w:t>. UMA Editorial.</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1D48AD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rPr>
        <w:t xml:space="preserve">Trelles, I., Luna, E., Yanez, S., Gonzaga, D. &amp; Cantos, M. (2019). </w:t>
      </w:r>
      <w:r w:rsidRPr="005E4E3C">
        <w:rPr>
          <w:rFonts w:ascii="Times New Roman" w:hAnsi="Times New Roman" w:cs="Times New Roman"/>
          <w:i/>
          <w:iCs/>
          <w:color w:val="595959" w:themeColor="text1" w:themeTint="A6"/>
          <w:sz w:val="24"/>
          <w:szCs w:val="24"/>
        </w:rPr>
        <w:t>Comunicaciόn de la ciencia, la tecnolog’\ia y la innovaciόn en contextos universitarios: miradas diversas</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lang w:val="en-US"/>
        </w:rPr>
        <w:t>40</w:t>
      </w:r>
      <w:r w:rsidRPr="005E4E3C">
        <w:rPr>
          <w:rFonts w:ascii="Times New Roman" w:hAnsi="Times New Roman" w:cs="Times New Roman"/>
          <w:color w:val="595959" w:themeColor="text1" w:themeTint="A6"/>
          <w:sz w:val="24"/>
          <w:szCs w:val="24"/>
          <w:lang w:val="en-US"/>
        </w:rPr>
        <w:t>(44).</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br/>
      </w:r>
    </w:p>
    <w:p w14:paraId="21DF968D"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lang w:val="en-US"/>
        </w:rPr>
      </w:pPr>
      <w:r w:rsidRPr="005E4E3C">
        <w:rPr>
          <w:rFonts w:ascii="Times New Roman" w:hAnsi="Times New Roman" w:cs="Times New Roman"/>
          <w:color w:val="595959" w:themeColor="text1" w:themeTint="A6"/>
          <w:sz w:val="24"/>
          <w:szCs w:val="24"/>
          <w:lang w:val="en-US"/>
        </w:rPr>
        <w:t xml:space="preserve">Trench, B. (2017). Universities, science communication and professionalism. </w:t>
      </w:r>
      <w:r w:rsidRPr="005E4E3C">
        <w:rPr>
          <w:rFonts w:ascii="Times New Roman" w:hAnsi="Times New Roman" w:cs="Times New Roman"/>
          <w:i/>
          <w:iCs/>
          <w:color w:val="595959" w:themeColor="text1" w:themeTint="A6"/>
          <w:sz w:val="24"/>
          <w:szCs w:val="24"/>
          <w:lang w:val="en-US"/>
        </w:rPr>
        <w:t>Jcom - Journal of Science Communication</w:t>
      </w:r>
      <w:r w:rsidRPr="005E4E3C">
        <w:rPr>
          <w:rFonts w:ascii="Times New Roman" w:hAnsi="Times New Roman" w:cs="Times New Roman"/>
          <w:color w:val="595959" w:themeColor="text1" w:themeTint="A6"/>
          <w:sz w:val="24"/>
          <w:szCs w:val="24"/>
          <w:lang w:val="en-US"/>
        </w:rPr>
        <w:t xml:space="preserve">, </w:t>
      </w:r>
      <w:r w:rsidRPr="005E4E3C">
        <w:rPr>
          <w:rFonts w:ascii="Times New Roman" w:hAnsi="Times New Roman" w:cs="Times New Roman"/>
          <w:i/>
          <w:iCs/>
          <w:color w:val="595959" w:themeColor="text1" w:themeTint="A6"/>
          <w:sz w:val="24"/>
          <w:szCs w:val="24"/>
          <w:lang w:val="en-US"/>
        </w:rPr>
        <w:t>16</w:t>
      </w:r>
      <w:r w:rsidRPr="005E4E3C">
        <w:rPr>
          <w:rFonts w:ascii="Times New Roman" w:hAnsi="Times New Roman" w:cs="Times New Roman"/>
          <w:color w:val="595959" w:themeColor="text1" w:themeTint="A6"/>
          <w:sz w:val="24"/>
          <w:szCs w:val="24"/>
          <w:lang w:val="en-US"/>
        </w:rPr>
        <w:t>(5), C02.</w:t>
      </w:r>
      <w:r w:rsidRPr="005E4E3C">
        <w:rPr>
          <w:rFonts w:ascii="Times New Roman" w:hAnsi="Times New Roman" w:cs="Times New Roman"/>
          <w:color w:val="595959" w:themeColor="text1" w:themeTint="A6"/>
          <w:sz w:val="24"/>
          <w:szCs w:val="24"/>
          <w:lang w:val="en-US"/>
        </w:rPr>
        <w:br/>
      </w:r>
      <w:r w:rsidRPr="005E4E3C">
        <w:rPr>
          <w:rFonts w:ascii="Times New Roman" w:hAnsi="Times New Roman" w:cs="Times New Roman"/>
          <w:color w:val="595959" w:themeColor="text1" w:themeTint="A6"/>
          <w:sz w:val="24"/>
          <w:szCs w:val="24"/>
          <w:lang w:val="en-US"/>
        </w:rPr>
        <w:lastRenderedPageBreak/>
        <w:br/>
      </w:r>
    </w:p>
    <w:p w14:paraId="199F7265"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Unzué, M. &amp; Freibrun, N. (2015). Pol’\iticas Públicas de Acceso abierto y democratizaciόn del conocimiento en la Universidad Argentina. </w:t>
      </w:r>
      <w:r w:rsidRPr="005E4E3C">
        <w:rPr>
          <w:rFonts w:ascii="Times New Roman" w:hAnsi="Times New Roman" w:cs="Times New Roman"/>
          <w:i/>
          <w:iCs/>
          <w:color w:val="595959" w:themeColor="text1" w:themeTint="A6"/>
          <w:sz w:val="24"/>
          <w:szCs w:val="24"/>
        </w:rPr>
        <w:t>Avatares de La Comunicaciόn Y La Cultura</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9</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4F457F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Valencia, J. C. &amp; Restrepo, P. (n.d.). Los modelos de universidad en América Latina y las radios universitarias. Un pasado oscuro, un presente complejo, un futuro posible. </w:t>
      </w:r>
      <w:r w:rsidRPr="005E4E3C">
        <w:rPr>
          <w:rFonts w:ascii="Times New Roman" w:hAnsi="Times New Roman" w:cs="Times New Roman"/>
          <w:i/>
          <w:iCs/>
          <w:color w:val="595959" w:themeColor="text1" w:themeTint="A6"/>
          <w:sz w:val="24"/>
          <w:szCs w:val="24"/>
        </w:rPr>
        <w:t>PENSANDO, HACIENDO Y PROYECTANDO LA RADIO UNIVERSITARIA EN IBEROAMÉRICA</w:t>
      </w:r>
      <w:r w:rsidRPr="005E4E3C">
        <w:rPr>
          <w:rFonts w:ascii="Times New Roman" w:hAnsi="Times New Roman" w:cs="Times New Roman"/>
          <w:color w:val="595959" w:themeColor="text1" w:themeTint="A6"/>
          <w:sz w:val="24"/>
          <w:szCs w:val="24"/>
        </w:rPr>
        <w:t>, 21.</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7CE09A2A"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Vernal, T., Valderrama, L., Contreras, J. &amp; Arriola, T. (2019). Percepciόn de la formaciόn y la especializaciόn del periodismo cient’\ifico en Chile. </w:t>
      </w:r>
      <w:r w:rsidRPr="005E4E3C">
        <w:rPr>
          <w:rFonts w:ascii="Times New Roman" w:hAnsi="Times New Roman" w:cs="Times New Roman"/>
          <w:i/>
          <w:iCs/>
          <w:color w:val="595959" w:themeColor="text1" w:themeTint="A6"/>
          <w:sz w:val="24"/>
          <w:szCs w:val="24"/>
        </w:rPr>
        <w:t>Cuadernos. Info</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45</w:t>
      </w:r>
      <w:r w:rsidRPr="005E4E3C">
        <w:rPr>
          <w:rFonts w:ascii="Times New Roman" w:hAnsi="Times New Roman" w:cs="Times New Roman"/>
          <w:color w:val="595959" w:themeColor="text1" w:themeTint="A6"/>
          <w:sz w:val="24"/>
          <w:szCs w:val="24"/>
        </w:rPr>
        <w:t>, 213–226.</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4F8736DE"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Vienni, B. (2014). </w:t>
      </w:r>
      <w:r w:rsidRPr="005E4E3C">
        <w:rPr>
          <w:rFonts w:ascii="Times New Roman" w:hAnsi="Times New Roman" w:cs="Times New Roman"/>
          <w:i/>
          <w:iCs/>
          <w:color w:val="595959" w:themeColor="text1" w:themeTint="A6"/>
          <w:sz w:val="24"/>
          <w:szCs w:val="24"/>
        </w:rPr>
        <w:t>La socializaciόn del conocimiento cient’\ifico como problema interdisciplinario: el caso del patrimonio arqueolόgico de Uruguay</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1150B4FF"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Vignale, J. (2020). Ciencia, universidad y sociedad: Aportes y desaf’\ios para una comunicaciόn pública de la ciencia con perspectiva cr’\itica. </w:t>
      </w:r>
      <w:r w:rsidRPr="005E4E3C">
        <w:rPr>
          <w:rFonts w:ascii="Times New Roman" w:hAnsi="Times New Roman" w:cs="Times New Roman"/>
          <w:i/>
          <w:iCs/>
          <w:color w:val="595959" w:themeColor="text1" w:themeTint="A6"/>
          <w:sz w:val="24"/>
          <w:szCs w:val="24"/>
        </w:rPr>
        <w:t>Re-Presentaciones. Periodismo, Comunicaciόn Y Sociedad</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14</w:t>
      </w:r>
      <w:r w:rsidRPr="005E4E3C">
        <w:rPr>
          <w:rFonts w:ascii="Times New Roman" w:hAnsi="Times New Roman" w:cs="Times New Roman"/>
          <w:color w:val="595959" w:themeColor="text1" w:themeTint="A6"/>
          <w:sz w:val="24"/>
          <w:szCs w:val="24"/>
        </w:rPr>
        <w:t>, 6–24.</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603C6603"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Vizcaíno, A., de-Casas-Moreno, P. &amp; Contreras-Pulido, P. (2020). Divulgaciόn cient’\ifica en YouTube y su credibilidad para docentes universitarios. </w:t>
      </w:r>
      <w:r w:rsidRPr="005E4E3C">
        <w:rPr>
          <w:rFonts w:ascii="Times New Roman" w:hAnsi="Times New Roman" w:cs="Times New Roman"/>
          <w:i/>
          <w:iCs/>
          <w:color w:val="595959" w:themeColor="text1" w:themeTint="A6"/>
          <w:sz w:val="24"/>
          <w:szCs w:val="24"/>
        </w:rPr>
        <w:t>Educaciόn XX1</w:t>
      </w:r>
      <w:r w:rsidRPr="005E4E3C">
        <w:rPr>
          <w:rFonts w:ascii="Times New Roman" w:hAnsi="Times New Roman" w:cs="Times New Roman"/>
          <w:color w:val="595959" w:themeColor="text1" w:themeTint="A6"/>
          <w:sz w:val="24"/>
          <w:szCs w:val="24"/>
        </w:rPr>
        <w:t xml:space="preserve">, </w:t>
      </w:r>
      <w:r w:rsidRPr="005E4E3C">
        <w:rPr>
          <w:rFonts w:ascii="Times New Roman" w:hAnsi="Times New Roman" w:cs="Times New Roman"/>
          <w:i/>
          <w:iCs/>
          <w:color w:val="595959" w:themeColor="text1" w:themeTint="A6"/>
          <w:sz w:val="24"/>
          <w:szCs w:val="24"/>
        </w:rPr>
        <w:t>23</w:t>
      </w:r>
      <w:r w:rsidRPr="005E4E3C">
        <w:rPr>
          <w:rFonts w:ascii="Times New Roman" w:hAnsi="Times New Roman" w:cs="Times New Roman"/>
          <w:color w:val="595959" w:themeColor="text1" w:themeTint="A6"/>
          <w:sz w:val="24"/>
          <w:szCs w:val="24"/>
        </w:rPr>
        <w:t>(2), 283–306.</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082276F5" w14:textId="77777777" w:rsidR="00EF41C8" w:rsidRPr="005E4E3C" w:rsidRDefault="00EF41C8" w:rsidP="00EF41C8">
      <w:pPr>
        <w:autoSpaceDE w:val="0"/>
        <w:autoSpaceDN w:val="0"/>
        <w:adjustRightInd w:val="0"/>
        <w:spacing w:after="0" w:line="240" w:lineRule="auto"/>
        <w:ind w:left="260" w:hanging="260"/>
        <w:rPr>
          <w:rFonts w:ascii="Times New Roman" w:hAnsi="Times New Roman" w:cs="Times New Roman"/>
          <w:color w:val="595959" w:themeColor="text1" w:themeTint="A6"/>
          <w:sz w:val="24"/>
          <w:szCs w:val="24"/>
        </w:rPr>
      </w:pPr>
      <w:r w:rsidRPr="005E4E3C">
        <w:rPr>
          <w:rFonts w:ascii="Times New Roman" w:hAnsi="Times New Roman" w:cs="Times New Roman"/>
          <w:color w:val="595959" w:themeColor="text1" w:themeTint="A6"/>
          <w:sz w:val="24"/>
          <w:szCs w:val="24"/>
        </w:rPr>
        <w:t xml:space="preserve">Zapata Sánchez, E. Y. (2022). </w:t>
      </w:r>
      <w:r w:rsidRPr="005E4E3C">
        <w:rPr>
          <w:rFonts w:ascii="Times New Roman" w:hAnsi="Times New Roman" w:cs="Times New Roman"/>
          <w:i/>
          <w:iCs/>
          <w:color w:val="595959" w:themeColor="text1" w:themeTint="A6"/>
          <w:sz w:val="24"/>
          <w:szCs w:val="24"/>
        </w:rPr>
        <w:t>Propuesta metodolόgica para el fortalecimiento de los procesos de gestiόn de Apropiaciόn Social del Conocimiento, aplicable a las prácticas académicas de pregrados universitarios. Caso de estudio: Pregrado en Ingenier’\ia Sanitaria de la Facultad de Ingenier’\ia de la Universidad de Antioquia</w:t>
      </w:r>
      <w:r w:rsidRPr="005E4E3C">
        <w:rPr>
          <w:rFonts w:ascii="Times New Roman" w:hAnsi="Times New Roman" w:cs="Times New Roman"/>
          <w:color w:val="595959" w:themeColor="text1" w:themeTint="A6"/>
          <w:sz w:val="24"/>
          <w:szCs w:val="24"/>
        </w:rPr>
        <w:t>.</w:t>
      </w:r>
      <w:r w:rsidRPr="005E4E3C">
        <w:rPr>
          <w:rFonts w:ascii="Times New Roman" w:hAnsi="Times New Roman" w:cs="Times New Roman"/>
          <w:color w:val="595959" w:themeColor="text1" w:themeTint="A6"/>
          <w:sz w:val="24"/>
          <w:szCs w:val="24"/>
        </w:rPr>
        <w:br/>
      </w:r>
      <w:r w:rsidRPr="005E4E3C">
        <w:rPr>
          <w:rFonts w:ascii="Times New Roman" w:hAnsi="Times New Roman" w:cs="Times New Roman"/>
          <w:color w:val="595959" w:themeColor="text1" w:themeTint="A6"/>
          <w:sz w:val="24"/>
          <w:szCs w:val="24"/>
        </w:rPr>
        <w:br/>
      </w:r>
    </w:p>
    <w:p w14:paraId="2ECA4051" w14:textId="2D3A3DC4" w:rsidR="00FF7179" w:rsidRPr="005E4E3C" w:rsidRDefault="00EF41C8" w:rsidP="00FF7179">
      <w:pPr>
        <w:pStyle w:val="prrafonormal"/>
        <w:rPr>
          <w:color w:val="595959" w:themeColor="text1" w:themeTint="A6"/>
        </w:rPr>
      </w:pPr>
      <w:r w:rsidRPr="005E4E3C">
        <w:rPr>
          <w:rFonts w:eastAsiaTheme="minorHAnsi"/>
          <w:color w:val="595959" w:themeColor="text1" w:themeTint="A6"/>
          <w14:ligatures w14:val="standardContextual"/>
        </w:rPr>
        <w:t xml:space="preserve"> </w:t>
      </w:r>
      <w:r w:rsidR="003C52E7" w:rsidRPr="005E4E3C">
        <w:rPr>
          <w:noProof/>
          <w:color w:val="595959" w:themeColor="text1" w:themeTint="A6"/>
        </w:rPr>
        <w:fldChar w:fldCharType="end"/>
      </w:r>
    </w:p>
    <w:sectPr w:rsidR="00FF7179" w:rsidRPr="005E4E3C" w:rsidSect="004F493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Elena Maria Gomez Rico" w:date="2024-08-20T11:47:00Z" w:initials="EG">
    <w:p w14:paraId="43C28F7D" w14:textId="77777777" w:rsidR="003A6A37" w:rsidRDefault="003A6A37" w:rsidP="003A6A37">
      <w:pPr>
        <w:pStyle w:val="CommentText"/>
        <w:ind w:left="0"/>
        <w:jc w:val="left"/>
      </w:pPr>
      <w:r>
        <w:rPr>
          <w:rStyle w:val="CommentReference"/>
        </w:rPr>
        <w:annotationRef/>
      </w:r>
      <w:r>
        <w:rPr>
          <w:color w:val="000000"/>
          <w:u w:val="single"/>
        </w:rPr>
        <w:t>Está muy larga esa fase heurística; habrá que recortar más.</w:t>
      </w:r>
      <w:r>
        <w:rPr>
          <w:color w:val="000000"/>
        </w:rPr>
        <w:t>.</w:t>
      </w:r>
    </w:p>
  </w:comment>
  <w:comment w:id="8" w:author="Elena Maria Gomez Rico" w:date="2024-08-20T11:58:00Z" w:initials="ER">
    <w:p w14:paraId="1A079883" w14:textId="77777777" w:rsidR="003A6A37" w:rsidRDefault="003A6A37" w:rsidP="003A6A37">
      <w:pPr>
        <w:pStyle w:val="CommentText"/>
      </w:pPr>
      <w:r>
        <w:t>a ver así</w:t>
      </w:r>
      <w:r>
        <w:rPr>
          <w:rStyle w:val="CommentReference"/>
        </w:rPr>
        <w:annotationRef/>
      </w:r>
    </w:p>
  </w:comment>
  <w:comment w:id="9" w:author="Elena Maria Gomez Rico" w:date="2024-08-26T16:59:00Z" w:initials="EG">
    <w:p w14:paraId="48CC4FB1" w14:textId="77777777" w:rsidR="003A6A37" w:rsidRDefault="003A6A37" w:rsidP="003A6A37">
      <w:pPr>
        <w:pStyle w:val="CommentText"/>
        <w:ind w:left="0"/>
        <w:jc w:val="left"/>
      </w:pPr>
      <w:r>
        <w:rPr>
          <w:rStyle w:val="CommentReference"/>
        </w:rPr>
        <w:annotationRef/>
      </w:r>
      <w:r>
        <w:rPr>
          <w:color w:val="D13438"/>
          <w:highlight w:val="white"/>
          <w:u w:val="single"/>
        </w:rPr>
        <w:t>Aclarar lo de los términos elegidos por los autores. </w:t>
      </w:r>
      <w:r>
        <w:rPr>
          <w:color w:val="595959"/>
          <w:highlight w:val="white"/>
        </w:rPr>
        <w:t> </w:t>
      </w:r>
    </w:p>
  </w:comment>
  <w:comment w:id="16" w:author="Elena Maria Gomez Rico" w:date="2024-08-08T19:02:00Z" w:initials="EG">
    <w:p w14:paraId="73E9DCF1" w14:textId="77777777" w:rsidR="00B23DDC" w:rsidRDefault="00B23DDC" w:rsidP="00B23DDC">
      <w:pPr>
        <w:pStyle w:val="CommentText"/>
        <w:ind w:left="0"/>
        <w:jc w:val="left"/>
      </w:pPr>
      <w:r>
        <w:rPr>
          <w:rStyle w:val="CommentReference"/>
        </w:rPr>
        <w:annotationRef/>
      </w:r>
      <w:r>
        <w:t>Escoger mejor las referencias</w:t>
      </w:r>
    </w:p>
  </w:comment>
  <w:comment w:id="17" w:author="Elena Maria Gomez Rico" w:date="2024-08-20T11:56:00Z" w:initials="ER">
    <w:p w14:paraId="57D95970" w14:textId="77777777" w:rsidR="00980DF8" w:rsidRDefault="00980DF8" w:rsidP="00980DF8">
      <w:pPr>
        <w:pStyle w:val="CommentText"/>
      </w:pPr>
      <w:r>
        <w:t>Todavía estoy en proceso de sacar nombres propios</w:t>
      </w:r>
      <w:r>
        <w:rPr>
          <w:rStyle w:val="CommentReference"/>
        </w:rPr>
        <w:annotationRef/>
      </w:r>
    </w:p>
  </w:comment>
  <w:comment w:id="20" w:author="Elena Maria Gomez Rico" w:date="2024-08-01T09:45:00Z" w:initials="EG">
    <w:p w14:paraId="36DB9803" w14:textId="77777777" w:rsidR="00D91A41" w:rsidRDefault="00D91A41" w:rsidP="00D91A41">
      <w:pPr>
        <w:pStyle w:val="CommentText"/>
        <w:ind w:left="0"/>
        <w:jc w:val="left"/>
      </w:pPr>
      <w:r>
        <w:rPr>
          <w:rStyle w:val="CommentReference"/>
        </w:rPr>
        <w:annotationRef/>
      </w:r>
      <w:r>
        <w:rPr>
          <w:color w:val="0000FF"/>
        </w:rPr>
        <w:t xml:space="preserve"> que sirve para... (con una frase corta).</w:t>
      </w:r>
      <w:r>
        <w:rPr>
          <w:color w:val="000000"/>
        </w:rPr>
        <w:t xml:space="preserve">. </w:t>
      </w:r>
    </w:p>
  </w:comment>
  <w:comment w:id="21" w:author="Elena Maria Gomez Rico" w:date="2024-07-31T19:22:00Z" w:initials="EG">
    <w:p w14:paraId="216376C6" w14:textId="77777777" w:rsidR="00D91A41" w:rsidRDefault="00D91A41" w:rsidP="00D91A41">
      <w:pPr>
        <w:pStyle w:val="CommentText"/>
        <w:ind w:left="0"/>
        <w:jc w:val="left"/>
      </w:pPr>
      <w:r>
        <w:rPr>
          <w:rStyle w:val="CommentReference"/>
        </w:rPr>
        <w:annotationRef/>
      </w:r>
      <w:r>
        <w:rPr>
          <w:color w:val="0000FF"/>
        </w:rPr>
        <w:t xml:space="preserve">(no existe en español, no sé si sea la expresión) </w:t>
      </w:r>
    </w:p>
  </w:comment>
  <w:comment w:id="22" w:author="Elena Maria Gomez Rico" w:date="2024-07-31T19:23:00Z" w:initials="EG">
    <w:p w14:paraId="7FD03F93" w14:textId="77777777" w:rsidR="00D91A41" w:rsidRDefault="00D91A41" w:rsidP="00D91A41">
      <w:pPr>
        <w:pStyle w:val="CommentText"/>
        <w:ind w:left="0"/>
        <w:jc w:val="left"/>
      </w:pPr>
      <w:r>
        <w:rPr>
          <w:rStyle w:val="CommentReference"/>
        </w:rPr>
        <w:annotationRef/>
      </w:r>
      <w:r>
        <w:rPr>
          <w:color w:val="000000"/>
        </w:rPr>
        <w:t>Sí, en español no existe, es un angicismo, pero como ese es el nombre de esos algoritmos lo puse así...  Que palabra del español usar para hablar del ranking de tópicos?</w:t>
      </w:r>
    </w:p>
  </w:comment>
  <w:comment w:id="37" w:author="Elena Maria Gomez Rico" w:date="2024-07-26T16:08:00Z" w:initials="ER">
    <w:p w14:paraId="027362A3" w14:textId="77777777" w:rsidR="004B6A9E" w:rsidRDefault="00A543AB" w:rsidP="004B6A9E">
      <w:pPr>
        <w:pStyle w:val="CommentText"/>
        <w:ind w:left="0"/>
        <w:jc w:val="left"/>
      </w:pPr>
      <w:r>
        <w:rPr>
          <w:rStyle w:val="CommentReference"/>
        </w:rPr>
        <w:annotationRef/>
      </w:r>
      <w:r w:rsidR="004B6A9E">
        <w:rPr>
          <w:color w:val="000000"/>
        </w:rPr>
        <w:t xml:space="preserve">Daniel: No me queda muy claro al fin: ¿la revisión es de Latinoamérica o es de Iberoamérica? Las dos son válidas. </w:t>
      </w:r>
    </w:p>
  </w:comment>
  <w:comment w:id="38" w:author="Elena Maria Gomez Rico" w:date="2024-07-31T19:18:00Z" w:initials="EG">
    <w:p w14:paraId="3232F36F" w14:textId="77777777" w:rsidR="004B6A9E" w:rsidRDefault="004B6A9E" w:rsidP="004B6A9E">
      <w:pPr>
        <w:pStyle w:val="CommentText"/>
        <w:ind w:left="0"/>
        <w:jc w:val="left"/>
      </w:pPr>
      <w:r>
        <w:rPr>
          <w:rStyle w:val="CommentReference"/>
        </w:rPr>
        <w:annotationRef/>
      </w:r>
      <w:r>
        <w:t xml:space="preserve">Había concluido que los métodos mixtos eran más comunes pero esto es verdad en la biblioteca entera no en la porción que se analiza en este texto. </w:t>
      </w:r>
    </w:p>
  </w:comment>
  <w:comment w:id="39" w:author="Elena Maria Gomez Rico" w:date="2024-07-22T10:43:00Z" w:initials="EG">
    <w:p w14:paraId="4331B8D8" w14:textId="77777777" w:rsidR="004E1D56" w:rsidRDefault="004E1D56" w:rsidP="004E1D56">
      <w:pPr>
        <w:pStyle w:val="CommentText"/>
        <w:ind w:left="0"/>
        <w:jc w:val="left"/>
      </w:pPr>
      <w:r>
        <w:rPr>
          <w:rStyle w:val="CommentReference"/>
        </w:rPr>
        <w:annotationRef/>
      </w:r>
      <w:r>
        <w:rPr>
          <w:color w:val="000000"/>
        </w:rPr>
        <w:t xml:space="preserve">Estaba insegura sobre algo pero ya confirmé. Luego te cuento y me dices si volvemos a poner 2017 o si nos podemos estirar hasta </w:t>
      </w:r>
    </w:p>
  </w:comment>
  <w:comment w:id="47" w:author="Elena Maria Gomez Rico" w:date="2024-08-03T17:41:00Z" w:initials="EG">
    <w:p w14:paraId="20655BBA" w14:textId="77777777" w:rsidR="00B93A2C" w:rsidRDefault="00B93A2C" w:rsidP="00B93A2C">
      <w:pPr>
        <w:pStyle w:val="CommentText"/>
        <w:ind w:left="0"/>
        <w:jc w:val="left"/>
      </w:pPr>
      <w:r>
        <w:rPr>
          <w:rStyle w:val="CommentReference"/>
        </w:rPr>
        <w:annotationRef/>
      </w:r>
      <w:r>
        <w:rPr>
          <w:b/>
          <w:bCs/>
          <w:color w:val="0000FF"/>
        </w:rPr>
        <w:t>revisar si se incluye más decididamente la formación. Creo que este apartado quedó corto</w:t>
      </w:r>
    </w:p>
  </w:comment>
  <w:comment w:id="48" w:author="Elena Maria Gomez Rico" w:date="2024-08-03T18:44:00Z" w:initials="EG">
    <w:p w14:paraId="6B7CBC0B" w14:textId="77777777" w:rsidR="00B93A2C" w:rsidRDefault="00B93A2C" w:rsidP="00B93A2C">
      <w:pPr>
        <w:pStyle w:val="CommentText"/>
        <w:ind w:left="0"/>
        <w:jc w:val="left"/>
      </w:pPr>
      <w:r>
        <w:rPr>
          <w:rStyle w:val="CommentReference"/>
        </w:rPr>
        <w:annotationRef/>
      </w:r>
      <w:r>
        <w:rPr>
          <w:color w:val="0000FF"/>
        </w:rPr>
        <w:t xml:space="preserve">¿Se va a hablar más de la profesionalización, poco sobre la formación? El texto debe estar más orientado a mostrar lo que han arrojado los estudios sobre la profesionalización (¿y la formación?) en la universidad que sobre la reflexión de qué tanto se ha avanzado en la perspectiva emergente. Hay que citar más referencias por párrafo, ampliar cada párrafo y ampliar el apartado. ¿Cuántas palabras van hasta aquí? </w:t>
      </w:r>
    </w:p>
  </w:comment>
  <w:comment w:id="46" w:author="Elena Maria Gomez Rico" w:date="2024-09-13T17:57:00Z" w:initials="EG">
    <w:p w14:paraId="2B46EB28" w14:textId="77777777" w:rsidR="00B93A2C" w:rsidRDefault="00B93A2C" w:rsidP="00B93A2C">
      <w:pPr>
        <w:pStyle w:val="CommentText"/>
        <w:ind w:left="0"/>
        <w:jc w:val="left"/>
      </w:pPr>
      <w:r>
        <w:rPr>
          <w:rStyle w:val="CommentReference"/>
        </w:rPr>
        <w:annotationRef/>
      </w:r>
      <w:r>
        <w:rPr>
          <w:color w:val="444746"/>
        </w:rPr>
        <w:t>Sería importante agregar si hay algún vínculo entre todo el despliegue burocrático de la sección anterior y los procesos de formación y profesionalización de la CPC, o si esas entidades no tienen nada que ver con la formación y profesionalización. Fatla darle continuidad al texto para que no quede tan fragmentado</w:t>
      </w:r>
    </w:p>
  </w:comment>
  <w:comment w:id="51" w:author="Elena Maria Gomez Rico" w:date="2024-08-03T17:55:00Z" w:initials="EG">
    <w:p w14:paraId="78273341" w14:textId="77777777" w:rsidR="00A95582" w:rsidRDefault="00A95582" w:rsidP="00A95582">
      <w:pPr>
        <w:pStyle w:val="CommentText"/>
        <w:ind w:left="0"/>
        <w:jc w:val="left"/>
      </w:pPr>
      <w:r>
        <w:rPr>
          <w:rStyle w:val="CommentReference"/>
        </w:rPr>
        <w:annotationRef/>
      </w:r>
      <w:r>
        <w:rPr>
          <w:color w:val="0000FF"/>
        </w:rPr>
        <w:t>¿Massarani es 2017 o 2018?</w:t>
      </w:r>
    </w:p>
  </w:comment>
  <w:comment w:id="52" w:author="Elena Maria Gomez Rico" w:date="2024-08-03T17:55:00Z" w:initials="EG">
    <w:p w14:paraId="12E64737" w14:textId="77777777" w:rsidR="00A95582" w:rsidRDefault="00A95582" w:rsidP="00A95582">
      <w:pPr>
        <w:pStyle w:val="CommentText"/>
        <w:ind w:left="0"/>
        <w:jc w:val="left"/>
      </w:pPr>
      <w:r>
        <w:rPr>
          <w:rStyle w:val="CommentReference"/>
        </w:rPr>
        <w:annotationRef/>
      </w:r>
      <w:r>
        <w:t xml:space="preserve"> textos distitntos 2017 y 2018</w:t>
      </w:r>
    </w:p>
  </w:comment>
  <w:comment w:id="53" w:author="Elena Maria Gomez Rico" w:date="2024-08-03T17:56:00Z" w:initials="EG">
    <w:p w14:paraId="2746D389" w14:textId="77777777" w:rsidR="00A95582" w:rsidRDefault="00A95582" w:rsidP="00A95582">
      <w:pPr>
        <w:pStyle w:val="CommentText"/>
        <w:ind w:left="0"/>
        <w:jc w:val="left"/>
      </w:pPr>
      <w:r>
        <w:rPr>
          <w:rStyle w:val="CommentReference"/>
        </w:rPr>
        <w:annotationRef/>
      </w:r>
    </w:p>
    <w:p w14:paraId="632DFE57" w14:textId="77777777" w:rsidR="00A95582" w:rsidRDefault="00A95582" w:rsidP="00A95582">
      <w:pPr>
        <w:pStyle w:val="CommentText"/>
        <w:ind w:left="0"/>
        <w:jc w:val="left"/>
      </w:pPr>
      <w:r>
        <w:rPr>
          <w:color w:val="0000FF"/>
        </w:rPr>
        <w:t xml:space="preserve">¿No hay otras referencias? </w:t>
      </w:r>
    </w:p>
  </w:comment>
  <w:comment w:id="54" w:author="Elena Maria Gomez Rico" w:date="2024-08-03T17:56:00Z" w:initials="EG">
    <w:p w14:paraId="76834C0F" w14:textId="77777777" w:rsidR="00A95582" w:rsidRDefault="00A95582" w:rsidP="00A95582">
      <w:pPr>
        <w:pStyle w:val="CommentText"/>
        <w:ind w:left="0"/>
        <w:jc w:val="left"/>
      </w:pPr>
      <w:r>
        <w:rPr>
          <w:rStyle w:val="CommentReference"/>
        </w:rPr>
        <w:annotationRef/>
      </w:r>
      <w:r>
        <w:t>Nivel latinoamérica, no</w:t>
      </w:r>
    </w:p>
  </w:comment>
  <w:comment w:id="56" w:author="Elena Maria Gomez Rico" w:date="2024-08-03T17:55:00Z" w:initials="EG">
    <w:p w14:paraId="700EFD85" w14:textId="77777777" w:rsidR="00F105C8" w:rsidRDefault="00F105C8" w:rsidP="00F105C8">
      <w:pPr>
        <w:pStyle w:val="CommentText"/>
        <w:ind w:left="0"/>
        <w:jc w:val="left"/>
      </w:pPr>
      <w:r>
        <w:rPr>
          <w:rStyle w:val="CommentReference"/>
        </w:rPr>
        <w:annotationRef/>
      </w:r>
      <w:r>
        <w:rPr>
          <w:color w:val="0000FF"/>
        </w:rPr>
        <w:t>¿Massarani es 2017 o 2018?</w:t>
      </w:r>
    </w:p>
  </w:comment>
  <w:comment w:id="57" w:author="Elena Maria Gomez Rico" w:date="2024-08-03T17:55:00Z" w:initials="EG">
    <w:p w14:paraId="0A20C9F6" w14:textId="77777777" w:rsidR="00F105C8" w:rsidRDefault="00F105C8" w:rsidP="00F105C8">
      <w:pPr>
        <w:pStyle w:val="CommentText"/>
        <w:ind w:left="0"/>
        <w:jc w:val="left"/>
      </w:pPr>
      <w:r>
        <w:rPr>
          <w:rStyle w:val="CommentReference"/>
        </w:rPr>
        <w:annotationRef/>
      </w:r>
      <w:r>
        <w:t xml:space="preserve"> textos distitntos 2017 y 2018</w:t>
      </w:r>
    </w:p>
  </w:comment>
  <w:comment w:id="58" w:author="Elena Maria Gomez Rico" w:date="2024-08-03T17:56:00Z" w:initials="EG">
    <w:p w14:paraId="26F0928C" w14:textId="77777777" w:rsidR="00F105C8" w:rsidRDefault="00F105C8" w:rsidP="00F105C8">
      <w:pPr>
        <w:pStyle w:val="CommentText"/>
        <w:ind w:left="0"/>
        <w:jc w:val="left"/>
      </w:pPr>
      <w:r>
        <w:rPr>
          <w:rStyle w:val="CommentReference"/>
        </w:rPr>
        <w:annotationRef/>
      </w:r>
    </w:p>
    <w:p w14:paraId="7632D6D4" w14:textId="77777777" w:rsidR="00F105C8" w:rsidRDefault="00F105C8" w:rsidP="00F105C8">
      <w:pPr>
        <w:pStyle w:val="CommentText"/>
        <w:ind w:left="0"/>
        <w:jc w:val="left"/>
      </w:pPr>
      <w:r>
        <w:rPr>
          <w:color w:val="0000FF"/>
        </w:rPr>
        <w:t xml:space="preserve">¿No hay otras referencias? </w:t>
      </w:r>
    </w:p>
  </w:comment>
  <w:comment w:id="59" w:author="Elena Maria Gomez Rico" w:date="2024-08-03T17:56:00Z" w:initials="EG">
    <w:p w14:paraId="17687848" w14:textId="77777777" w:rsidR="00F105C8" w:rsidRDefault="00F105C8" w:rsidP="00F105C8">
      <w:pPr>
        <w:pStyle w:val="CommentText"/>
        <w:ind w:left="0"/>
        <w:jc w:val="left"/>
      </w:pPr>
      <w:r>
        <w:rPr>
          <w:rStyle w:val="CommentReference"/>
        </w:rPr>
        <w:annotationRef/>
      </w:r>
      <w:r>
        <w:t>Nivel latinoamérica, no</w:t>
      </w:r>
    </w:p>
  </w:comment>
  <w:comment w:id="60" w:author="Elena Maria Gomez Rico" w:date="2024-09-13T17:58:00Z" w:initials="EG">
    <w:p w14:paraId="2D5FFAD7" w14:textId="77777777" w:rsidR="008171FE" w:rsidRDefault="008171FE" w:rsidP="008171FE">
      <w:pPr>
        <w:pStyle w:val="CommentText"/>
        <w:ind w:left="0"/>
        <w:jc w:val="left"/>
      </w:pPr>
      <w:r>
        <w:rPr>
          <w:rStyle w:val="CommentReference"/>
        </w:rPr>
        <w:annotationRef/>
      </w:r>
      <w:r>
        <w:rPr>
          <w:color w:val="444746"/>
        </w:rPr>
        <w:t>Me parece que en la conclusión exponen muchas cosas que irían mejor en la intro. La intro se me hace muy árida y hablan de lo que queiren hacer, pero casi no tratan con conceptos generales o transversales de la CPC que ayudarían a tener un mejor contexto, por ejemplo la articulación de entidades y profesionales y todo eso que involucra tener una CPC.</w:t>
      </w:r>
      <w:r>
        <w:rPr>
          <w:color w:val="444746"/>
        </w:rPr>
        <w:br/>
        <w:t>Considerar la opción de pasar varias cosas a la intro y dejar aquí lo que en efecto se deriva de la discusión anterior y no lo que es causa probable de lo que se ve en los cuatro puntos anteriores.</w:t>
      </w:r>
    </w:p>
  </w:comment>
  <w:comment w:id="61" w:author="Elena Maria Gomez Rico" w:date="2024-09-25T10:38:00Z" w:initials="EG">
    <w:p w14:paraId="5626CBD1" w14:textId="77777777" w:rsidR="008171FE" w:rsidRDefault="008171FE" w:rsidP="008171FE">
      <w:pPr>
        <w:pStyle w:val="CommentText"/>
        <w:ind w:left="0"/>
        <w:jc w:val="left"/>
      </w:pPr>
      <w:r>
        <w:rPr>
          <w:rStyle w:val="CommentReference"/>
        </w:rPr>
        <w:annotationRef/>
      </w:r>
      <w:r>
        <w:rPr>
          <w:color w:val="0000FF"/>
        </w:rPr>
        <w:t xml:space="preserve">hay que revisar si las conclusiones dan cuenta de las ideas centrales de lo entregado por el texto. Y revisar si estas pasan a un punto de vista crítico y si se ponen perspectivas para trabajos futuros. Las conclusiones no suelen llevar tantas referencias como las que aparecen aquí: eso se debió haber dejado más explícito antes. Las preguntas son: ¿qué concluimos de la revisión? ¿Qué punto de vista se asume frente a lo hallado? ¿Qué perspectivas de trabajo quedan?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28F7D" w15:done="1"/>
  <w15:commentEx w15:paraId="1A079883" w15:paraIdParent="43C28F7D" w15:done="1"/>
  <w15:commentEx w15:paraId="48CC4FB1" w15:done="0"/>
  <w15:commentEx w15:paraId="73E9DCF1" w15:done="1"/>
  <w15:commentEx w15:paraId="57D95970" w15:done="1"/>
  <w15:commentEx w15:paraId="36DB9803" w15:done="1"/>
  <w15:commentEx w15:paraId="216376C6" w15:done="1"/>
  <w15:commentEx w15:paraId="7FD03F93" w15:paraIdParent="216376C6" w15:done="1"/>
  <w15:commentEx w15:paraId="027362A3" w15:done="1"/>
  <w15:commentEx w15:paraId="3232F36F" w15:done="1"/>
  <w15:commentEx w15:paraId="4331B8D8" w15:done="1"/>
  <w15:commentEx w15:paraId="20655BBA" w15:done="1"/>
  <w15:commentEx w15:paraId="6B7CBC0B" w15:done="1"/>
  <w15:commentEx w15:paraId="2B46EB28" w15:done="0"/>
  <w15:commentEx w15:paraId="78273341" w15:done="1"/>
  <w15:commentEx w15:paraId="12E64737" w15:paraIdParent="78273341" w15:done="1"/>
  <w15:commentEx w15:paraId="632DFE57" w15:paraIdParent="78273341" w15:done="1"/>
  <w15:commentEx w15:paraId="76834C0F" w15:paraIdParent="78273341" w15:done="1"/>
  <w15:commentEx w15:paraId="700EFD85" w15:done="1"/>
  <w15:commentEx w15:paraId="0A20C9F6" w15:paraIdParent="700EFD85" w15:done="1"/>
  <w15:commentEx w15:paraId="7632D6D4" w15:paraIdParent="700EFD85" w15:done="1"/>
  <w15:commentEx w15:paraId="17687848" w15:paraIdParent="700EFD85" w15:done="1"/>
  <w15:commentEx w15:paraId="2D5FFAD7" w15:done="0"/>
  <w15:commentEx w15:paraId="5626CBD1" w15:paraIdParent="2D5FFA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A4929F" w16cex:dateUtc="2024-08-20T16:47:00Z"/>
  <w16cex:commentExtensible w16cex:durableId="506C18F4" w16cex:dateUtc="2024-08-20T16:58:00Z"/>
  <w16cex:commentExtensible w16cex:durableId="62C1D34F" w16cex:dateUtc="2024-08-26T21:59:00Z"/>
  <w16cex:commentExtensible w16cex:durableId="487955C8" w16cex:dateUtc="2024-08-09T00:02:00Z"/>
  <w16cex:commentExtensible w16cex:durableId="30207709" w16cex:dateUtc="2024-08-20T16:56:00Z"/>
  <w16cex:commentExtensible w16cex:durableId="57102B14" w16cex:dateUtc="2024-08-01T14:45:00Z"/>
  <w16cex:commentExtensible w16cex:durableId="0F62C76F" w16cex:dateUtc="2024-08-01T00:22:00Z"/>
  <w16cex:commentExtensible w16cex:durableId="35E08309" w16cex:dateUtc="2024-08-01T00:23:00Z"/>
  <w16cex:commentExtensible w16cex:durableId="02ED5A6C" w16cex:dateUtc="2024-07-26T21:08:00Z"/>
  <w16cex:commentExtensible w16cex:durableId="46D532D5" w16cex:dateUtc="2024-08-01T00:18:00Z"/>
  <w16cex:commentExtensible w16cex:durableId="31BC599C" w16cex:dateUtc="2024-07-22T15:43:00Z"/>
  <w16cex:commentExtensible w16cex:durableId="5560FF0C" w16cex:dateUtc="2024-08-03T22:41:00Z"/>
  <w16cex:commentExtensible w16cex:durableId="7B320932" w16cex:dateUtc="2024-08-03T23:44:00Z"/>
  <w16cex:commentExtensible w16cex:durableId="574415E4" w16cex:dateUtc="2024-09-13T15:57:00Z"/>
  <w16cex:commentExtensible w16cex:durableId="106D2CBA" w16cex:dateUtc="2024-08-03T22:55:00Z"/>
  <w16cex:commentExtensible w16cex:durableId="22B441F3" w16cex:dateUtc="2024-08-03T22:55:00Z"/>
  <w16cex:commentExtensible w16cex:durableId="56A7A2FB" w16cex:dateUtc="2024-08-03T22:56:00Z"/>
  <w16cex:commentExtensible w16cex:durableId="2E1EBE62" w16cex:dateUtc="2024-08-03T22:56:00Z"/>
  <w16cex:commentExtensible w16cex:durableId="64AD295B" w16cex:dateUtc="2024-08-03T22:55:00Z"/>
  <w16cex:commentExtensible w16cex:durableId="3A6F9BED" w16cex:dateUtc="2024-08-03T22:55:00Z"/>
  <w16cex:commentExtensible w16cex:durableId="3766BCF0" w16cex:dateUtc="2024-08-03T22:56:00Z"/>
  <w16cex:commentExtensible w16cex:durableId="63AA6B43" w16cex:dateUtc="2024-08-03T22:56:00Z"/>
  <w16cex:commentExtensible w16cex:durableId="6EA4796C" w16cex:dateUtc="2024-09-13T15:58:00Z"/>
  <w16cex:commentExtensible w16cex:durableId="332739A7" w16cex:dateUtc="2024-09-25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28F7D" w16cid:durableId="75A4929F"/>
  <w16cid:commentId w16cid:paraId="1A079883" w16cid:durableId="506C18F4"/>
  <w16cid:commentId w16cid:paraId="48CC4FB1" w16cid:durableId="62C1D34F"/>
  <w16cid:commentId w16cid:paraId="73E9DCF1" w16cid:durableId="487955C8"/>
  <w16cid:commentId w16cid:paraId="57D95970" w16cid:durableId="30207709"/>
  <w16cid:commentId w16cid:paraId="36DB9803" w16cid:durableId="57102B14"/>
  <w16cid:commentId w16cid:paraId="216376C6" w16cid:durableId="0F62C76F"/>
  <w16cid:commentId w16cid:paraId="7FD03F93" w16cid:durableId="35E08309"/>
  <w16cid:commentId w16cid:paraId="027362A3" w16cid:durableId="02ED5A6C"/>
  <w16cid:commentId w16cid:paraId="3232F36F" w16cid:durableId="46D532D5"/>
  <w16cid:commentId w16cid:paraId="4331B8D8" w16cid:durableId="31BC599C"/>
  <w16cid:commentId w16cid:paraId="20655BBA" w16cid:durableId="5560FF0C"/>
  <w16cid:commentId w16cid:paraId="6B7CBC0B" w16cid:durableId="7B320932"/>
  <w16cid:commentId w16cid:paraId="2B46EB28" w16cid:durableId="574415E4"/>
  <w16cid:commentId w16cid:paraId="78273341" w16cid:durableId="106D2CBA"/>
  <w16cid:commentId w16cid:paraId="12E64737" w16cid:durableId="22B441F3"/>
  <w16cid:commentId w16cid:paraId="632DFE57" w16cid:durableId="56A7A2FB"/>
  <w16cid:commentId w16cid:paraId="76834C0F" w16cid:durableId="2E1EBE62"/>
  <w16cid:commentId w16cid:paraId="700EFD85" w16cid:durableId="64AD295B"/>
  <w16cid:commentId w16cid:paraId="0A20C9F6" w16cid:durableId="3A6F9BED"/>
  <w16cid:commentId w16cid:paraId="7632D6D4" w16cid:durableId="3766BCF0"/>
  <w16cid:commentId w16cid:paraId="17687848" w16cid:durableId="63AA6B43"/>
  <w16cid:commentId w16cid:paraId="2D5FFAD7" w16cid:durableId="6EA4796C"/>
  <w16cid:commentId w16cid:paraId="5626CBD1" w16cid:durableId="332739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795C" w14:textId="77777777" w:rsidR="00720FEA" w:rsidRDefault="00720FEA" w:rsidP="00B93A2C">
      <w:pPr>
        <w:spacing w:after="0" w:line="240" w:lineRule="auto"/>
      </w:pPr>
      <w:r>
        <w:separator/>
      </w:r>
    </w:p>
  </w:endnote>
  <w:endnote w:type="continuationSeparator" w:id="0">
    <w:p w14:paraId="616961E7" w14:textId="77777777" w:rsidR="00720FEA" w:rsidRDefault="00720FEA" w:rsidP="00B9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B09E" w14:textId="77777777" w:rsidR="00720FEA" w:rsidRDefault="00720FEA" w:rsidP="00B93A2C">
      <w:pPr>
        <w:spacing w:after="0" w:line="240" w:lineRule="auto"/>
      </w:pPr>
      <w:r>
        <w:separator/>
      </w:r>
    </w:p>
  </w:footnote>
  <w:footnote w:type="continuationSeparator" w:id="0">
    <w:p w14:paraId="16CAEE73" w14:textId="77777777" w:rsidR="00720FEA" w:rsidRDefault="00720FEA" w:rsidP="00B93A2C">
      <w:pPr>
        <w:spacing w:after="0" w:line="240" w:lineRule="auto"/>
      </w:pPr>
      <w:r>
        <w:continuationSeparator/>
      </w:r>
    </w:p>
  </w:footnote>
  <w:footnote w:id="1">
    <w:p w14:paraId="15C470E7" w14:textId="188A00F4" w:rsidR="00B93A2C" w:rsidRPr="00103D95" w:rsidRDefault="00B93A2C" w:rsidP="002927BE">
      <w:pPr>
        <w:pStyle w:val="prrafonormal"/>
        <w:spacing w:line="240" w:lineRule="auto"/>
      </w:pPr>
      <w:r w:rsidRPr="00103D95">
        <w:footnoteRef/>
      </w:r>
      <w:r w:rsidRPr="00103D95">
        <w:t xml:space="preserve"> </w:t>
      </w:r>
      <w:r w:rsidRPr="00103D95">
        <w:rPr>
          <w:rPrChange w:id="0" w:author="Daniel Hermelin Bravo" w:date="2024-09-01T23:41:00Z">
            <w:rPr>
              <w:color w:val="595959" w:themeColor="text1" w:themeTint="A6"/>
            </w:rPr>
          </w:rPrChange>
        </w:rPr>
        <w:t xml:space="preserve">En esta revisión participan investigadores de tres universidades dentro </w:t>
      </w:r>
      <w:r w:rsidR="004C1BD9">
        <w:t>d</w:t>
      </w:r>
      <w:r w:rsidR="004C1BD9" w:rsidRPr="004C1BD9">
        <w:t xml:space="preserve">el proyecto Diálogo, interacción, difusión, prácticas y sentidos de la comunicación del quehacer científico </w:t>
      </w:r>
      <w:r w:rsidRPr="00103D95">
        <w:rPr>
          <w:rPrChange w:id="1" w:author="Daniel Hermelin Bravo" w:date="2024-09-01T23:41:00Z">
            <w:rPr>
              <w:color w:val="595959" w:themeColor="text1" w:themeTint="A6"/>
            </w:rPr>
          </w:rPrChange>
        </w:rPr>
        <w:t>de</w:t>
      </w:r>
      <w:r w:rsidR="004C1BD9" w:rsidRPr="004C1BD9">
        <w:t xml:space="preserve"> la segunda convocatoria de proyectos de investigación de la Alianza 4U cuyos participantes son las universidades colombianas: Universidad ICESI, Universidad del Norte y Universidad EAFIT</w:t>
      </w:r>
      <w:r w:rsidR="004C1BD9">
        <w:t>.</w:t>
      </w:r>
      <w:ins w:id="2" w:author="Daniel Hermelin Bravo" w:date="2024-09-01T23:41:00Z">
        <w:r w:rsidRPr="00103D95">
          <w:rPr>
            <w:rStyle w:val="prrafonormalChar"/>
          </w:rPr>
          <w:t xml:space="preserve"> </w:t>
        </w:r>
      </w:ins>
    </w:p>
  </w:footnote>
  <w:footnote w:id="2">
    <w:p w14:paraId="189CCD67" w14:textId="3C7FE7A3" w:rsidR="00BF0F05" w:rsidRPr="005B3F36" w:rsidRDefault="00BF0F05" w:rsidP="00553232">
      <w:pPr>
        <w:pStyle w:val="FootnoteText"/>
        <w:ind w:left="0"/>
        <w:rPr>
          <w:rFonts w:ascii="Times New Roman" w:hAnsi="Times New Roman" w:cs="Times New Roman"/>
          <w:sz w:val="24"/>
          <w:szCs w:val="24"/>
        </w:rPr>
      </w:pPr>
      <w:r w:rsidRPr="005B3F36">
        <w:rPr>
          <w:rStyle w:val="FootnoteReference"/>
          <w:rFonts w:ascii="Times New Roman" w:hAnsi="Times New Roman" w:cs="Times New Roman"/>
          <w:sz w:val="24"/>
          <w:szCs w:val="24"/>
        </w:rPr>
        <w:footnoteRef/>
      </w:r>
      <w:r w:rsidRPr="005B3F36">
        <w:rPr>
          <w:rFonts w:ascii="Times New Roman" w:hAnsi="Times New Roman" w:cs="Times New Roman"/>
          <w:sz w:val="24"/>
          <w:szCs w:val="24"/>
        </w:rPr>
        <w:t xml:space="preserve"> Se </w:t>
      </w:r>
      <w:r w:rsidR="005B3F36">
        <w:rPr>
          <w:rFonts w:ascii="Times New Roman" w:hAnsi="Times New Roman" w:cs="Times New Roman"/>
          <w:sz w:val="24"/>
          <w:szCs w:val="24"/>
        </w:rPr>
        <w:t xml:space="preserve">describe el contexto conceptual en </w:t>
      </w:r>
      <w:r w:rsidR="008017BC">
        <w:rPr>
          <w:rFonts w:ascii="Times New Roman" w:hAnsi="Times New Roman" w:cs="Times New Roman"/>
          <w:sz w:val="24"/>
          <w:szCs w:val="24"/>
        </w:rPr>
        <w:t>el apartado</w:t>
      </w:r>
      <w:r w:rsidR="005B3F36">
        <w:rPr>
          <w:rFonts w:ascii="Times New Roman" w:hAnsi="Times New Roman" w:cs="Times New Roman"/>
          <w:sz w:val="24"/>
          <w:szCs w:val="24"/>
        </w:rPr>
        <w:t xml:space="preserve"> metodológico </w:t>
      </w:r>
      <w:r w:rsidR="008017BC">
        <w:rPr>
          <w:rFonts w:ascii="Times New Roman" w:hAnsi="Times New Roman" w:cs="Times New Roman"/>
          <w:sz w:val="24"/>
          <w:szCs w:val="24"/>
        </w:rPr>
        <w:t xml:space="preserve">dada la dificultad de </w:t>
      </w:r>
      <w:r w:rsidR="005B3F36">
        <w:rPr>
          <w:rFonts w:ascii="Times New Roman" w:hAnsi="Times New Roman" w:cs="Times New Roman"/>
          <w:sz w:val="24"/>
          <w:szCs w:val="24"/>
        </w:rPr>
        <w:t xml:space="preserve">encontrar relaciones explícitas en el corpus recabado sobre universidades desde el enfoque organizacional, con los modelos que </w:t>
      </w:r>
      <w:r w:rsidR="00553232">
        <w:rPr>
          <w:rFonts w:ascii="Times New Roman" w:hAnsi="Times New Roman" w:cs="Times New Roman"/>
          <w:sz w:val="24"/>
          <w:szCs w:val="24"/>
        </w:rPr>
        <w:t>se</w:t>
      </w:r>
      <w:r w:rsidR="005B3F36">
        <w:rPr>
          <w:rFonts w:ascii="Times New Roman" w:hAnsi="Times New Roman" w:cs="Times New Roman"/>
          <w:sz w:val="24"/>
          <w:szCs w:val="24"/>
        </w:rPr>
        <w:t xml:space="preserve"> discut</w:t>
      </w:r>
      <w:r w:rsidR="00553232">
        <w:rPr>
          <w:rFonts w:ascii="Times New Roman" w:hAnsi="Times New Roman" w:cs="Times New Roman"/>
          <w:sz w:val="24"/>
          <w:szCs w:val="24"/>
        </w:rPr>
        <w:t>en</w:t>
      </w:r>
      <w:r w:rsidR="005B3F36">
        <w:rPr>
          <w:rFonts w:ascii="Times New Roman" w:hAnsi="Times New Roman" w:cs="Times New Roman"/>
          <w:sz w:val="24"/>
          <w:szCs w:val="24"/>
        </w:rPr>
        <w:t xml:space="preserve"> desde lo conceptual. Esto es entonces herramienta para la </w:t>
      </w:r>
      <w:r w:rsidR="008A7606">
        <w:rPr>
          <w:rFonts w:ascii="Times New Roman" w:hAnsi="Times New Roman" w:cs="Times New Roman"/>
          <w:sz w:val="24"/>
          <w:szCs w:val="24"/>
        </w:rPr>
        <w:t>búsqueda,</w:t>
      </w:r>
      <w:r w:rsidR="005B3F36">
        <w:rPr>
          <w:rFonts w:ascii="Times New Roman" w:hAnsi="Times New Roman" w:cs="Times New Roman"/>
          <w:sz w:val="24"/>
          <w:szCs w:val="24"/>
        </w:rPr>
        <w:t xml:space="preserve"> pero no enlaza directamente los hallazgos que este estudio reporta.</w:t>
      </w:r>
    </w:p>
  </w:footnote>
  <w:footnote w:id="3">
    <w:p w14:paraId="611A074D" w14:textId="06AECC80" w:rsidR="003A6A37" w:rsidRDefault="003A6A37" w:rsidP="003A6A37">
      <w:pPr>
        <w:pStyle w:val="prrafonormal"/>
        <w:spacing w:line="240" w:lineRule="auto"/>
      </w:pPr>
      <w:r>
        <w:rPr>
          <w:rStyle w:val="FootnoteReference"/>
        </w:rPr>
        <w:footnoteRef/>
      </w:r>
      <w:r>
        <w:t xml:space="preserve"> </w:t>
      </w:r>
      <w:r w:rsidRPr="00EA2704">
        <w:t xml:space="preserve">En Colombia, por ejemplo, es más común hablar de apropiación social de la ciencia (en adelante ASC) para lo que en otros contextos se nombra CPC, </w:t>
      </w:r>
      <w:bookmarkStart w:id="15" w:name="_Int_oYQ3LFJr"/>
      <w:r w:rsidRPr="00EA2704">
        <w:t>en razón de</w:t>
      </w:r>
      <w:bookmarkEnd w:id="15"/>
      <w:r w:rsidRPr="00EA2704">
        <w:t xml:space="preserve"> distintas condiciones sociales, académicas y políticas </w:t>
      </w:r>
      <w:r w:rsidRPr="00EA2704">
        <w:fldChar w:fldCharType="begin" w:fldLock="1"/>
      </w:r>
      <w:r w:rsidR="00EF41C8">
        <w:instrText>MERGEFIELD .wWw..wWw.QIQQA_CLUSTER.oOo.9634d3b233eb44fcba1599d00dbf99b7.oOo.daza2020stories.oOo.INTRANET_BF91FE0F-8D57-492F-8EDD-EB6E776D4FCE.xXx.SEPARATE_AUTHOR_DATE.xXx..xXx.PARAM_SPECIFIER_TYPE.xXx..xXx.PARAM_SPECIFIER_LOCATION.xXx..xXx.PARAM_PREFIX.xXx..xXx.PARAM_SUFFIX.xXx..oOo.escobar2017origenes.oOo.INTRANET_BF91FE0F-8D57-492F-8EDD-EB6E776D4FCE.xXx.SEPARATE_AUTHOR_DATE.xXx..xXx.PARAM_SPECIFIER_TYPE.xXx..xXx.PARAM_SPECIFIER_LOCATION.xXx..xXx.PARAM_PREFIX.xXx..xXx.PARAM_SUFFIX.xXx..oOo. \* MERGEFORMAT</w:instrText>
      </w:r>
      <w:r w:rsidRPr="00EA2704">
        <w:fldChar w:fldCharType="separate"/>
      </w:r>
      <w:r w:rsidR="00EF41C8" w:rsidRPr="00EF41C8">
        <w:t>(Daza-Caicedo et al., 2020; J. Escobar, 2017a)</w:t>
      </w:r>
      <w:r w:rsidRPr="00EA2704">
        <w:fldChar w:fldCharType="end"/>
      </w:r>
      <w:r w:rsidRPr="00EA2704">
        <w:t>.</w:t>
      </w:r>
    </w:p>
  </w:footnote>
  <w:footnote w:id="4">
    <w:p w14:paraId="1D5B1A88" w14:textId="35392650" w:rsidR="00EB5782" w:rsidRPr="00EB5782" w:rsidRDefault="00EB5782">
      <w:pPr>
        <w:pStyle w:val="FootnoteText"/>
        <w:rPr>
          <w:rFonts w:ascii="Times New Roman" w:hAnsi="Times New Roman" w:cs="Times New Roman"/>
          <w:sz w:val="24"/>
          <w:szCs w:val="24"/>
        </w:rPr>
      </w:pPr>
      <w:r w:rsidRPr="00EB5782">
        <w:rPr>
          <w:rStyle w:val="FootnoteReference"/>
          <w:rFonts w:ascii="Times New Roman" w:hAnsi="Times New Roman" w:cs="Times New Roman"/>
          <w:sz w:val="24"/>
          <w:szCs w:val="24"/>
        </w:rPr>
        <w:footnoteRef/>
      </w:r>
      <w:r w:rsidRPr="00EB5782">
        <w:rPr>
          <w:rFonts w:ascii="Times New Roman" w:hAnsi="Times New Roman" w:cs="Times New Roman"/>
          <w:sz w:val="24"/>
          <w:szCs w:val="24"/>
        </w:rPr>
        <w:t xml:space="preserve"> Ver apartado metodológico</w:t>
      </w:r>
      <w:r>
        <w:rPr>
          <w:rFonts w:ascii="Times New Roman" w:hAnsi="Times New Roman" w:cs="Times New Roman"/>
          <w:sz w:val="24"/>
          <w:szCs w:val="24"/>
        </w:rPr>
        <w:t xml:space="preserve"> de esta revisión</w:t>
      </w:r>
    </w:p>
  </w:footnote>
  <w:footnote w:id="5">
    <w:p w14:paraId="7321BDE4" w14:textId="2310F6D1" w:rsidR="001219A6" w:rsidRDefault="001219A6" w:rsidP="002927BE">
      <w:pPr>
        <w:pStyle w:val="prrafonormal"/>
        <w:spacing w:line="240" w:lineRule="auto"/>
      </w:pPr>
      <w:r>
        <w:rPr>
          <w:rStyle w:val="FootnoteReference"/>
        </w:rPr>
        <w:footnoteRef/>
      </w:r>
      <w:r>
        <w:t xml:space="preserve"> Este estudio concluye sobre la región latinoamericana aunque sobre solo incluye docentes de Brasil. </w:t>
      </w:r>
    </w:p>
  </w:footnote>
  <w:footnote w:id="6">
    <w:p w14:paraId="52182528" w14:textId="07589750" w:rsidR="00861010" w:rsidRDefault="00861010" w:rsidP="002927BE">
      <w:pPr>
        <w:pStyle w:val="prrafonormal"/>
        <w:spacing w:line="240" w:lineRule="auto"/>
      </w:pPr>
      <w:r>
        <w:rPr>
          <w:rStyle w:val="FootnoteReference"/>
        </w:rPr>
        <w:footnoteRef/>
      </w:r>
      <w:r>
        <w:t xml:space="preserve"> Revisar estas discusiones en el apartado metodológico</w:t>
      </w:r>
    </w:p>
  </w:footnote>
  <w:footnote w:id="7">
    <w:p w14:paraId="28077D96" w14:textId="6049B448" w:rsidR="00A60BDA" w:rsidRDefault="00A60BDA" w:rsidP="002927BE">
      <w:pPr>
        <w:pStyle w:val="prrafonormal"/>
        <w:spacing w:line="240" w:lineRule="auto"/>
      </w:pPr>
      <w:r>
        <w:rPr>
          <w:rStyle w:val="FootnoteReference"/>
        </w:rPr>
        <w:footnoteRef/>
      </w:r>
      <w:r>
        <w:t xml:space="preserve"> Estos estudios no son originarios de la región de AL pero son constantemente referenciados por los autores de dicha región. Por tal razón se consideran dentro de la lista de roles ejercidos por los profesionales de la CPC. </w:t>
      </w:r>
    </w:p>
  </w:footnote>
  <w:footnote w:id="8">
    <w:p w14:paraId="7ABA7BD0" w14:textId="7BCA8012" w:rsidR="005B26D7" w:rsidRDefault="005B26D7" w:rsidP="002927BE">
      <w:pPr>
        <w:pStyle w:val="prrafonormal"/>
        <w:spacing w:line="240" w:lineRule="auto"/>
      </w:pPr>
      <w:r>
        <w:rPr>
          <w:rStyle w:val="FootnoteReference"/>
        </w:rPr>
        <w:footnoteRef/>
      </w:r>
      <w:r>
        <w:t xml:space="preserve"> </w:t>
      </w:r>
      <w:r w:rsidR="002927BE">
        <w:t>Este estudio involucra otras instituciones además de las universidades, pero reporta que estas son el mayor porcentaje de respuestas así que, con esa claridad</w:t>
      </w:r>
      <w:r w:rsidR="00721FE5">
        <w:t>,</w:t>
      </w:r>
      <w:r w:rsidR="002927BE">
        <w:t xml:space="preserve"> se integra a esta revisión. </w:t>
      </w:r>
      <w:r w:rsidR="002927BE" w:rsidRPr="002927BE">
        <w:t>El estudio no profundiza en los productos relacionados en cada categoría</w:t>
      </w:r>
      <w:r w:rsidR="008930EF">
        <w:t xml:space="preserve"> además que tampoco se encontró otro estudio similar que lo actualice para el contexto de AL</w:t>
      </w:r>
      <w:r w:rsidR="0038056B">
        <w:t xml:space="preserve">; </w:t>
      </w:r>
      <w:r w:rsidR="002927BE">
        <w:t>esta</w:t>
      </w:r>
      <w:r w:rsidR="008930EF">
        <w:t>s</w:t>
      </w:r>
      <w:r w:rsidR="002927BE">
        <w:t xml:space="preserve"> </w:t>
      </w:r>
      <w:r w:rsidR="008930EF">
        <w:t>son otras</w:t>
      </w:r>
      <w:r w:rsidR="002927BE">
        <w:t xml:space="preserve"> oportunidad</w:t>
      </w:r>
      <w:r w:rsidR="008930EF">
        <w:t>es</w:t>
      </w:r>
      <w:r w:rsidR="002927BE">
        <w:t xml:space="preserve"> de investigación que arroja esta revisión. </w:t>
      </w:r>
    </w:p>
  </w:footnote>
  <w:footnote w:id="9">
    <w:p w14:paraId="621787C5" w14:textId="0216ED4E" w:rsidR="00840A53" w:rsidRDefault="00840A53" w:rsidP="00840A53">
      <w:pPr>
        <w:pStyle w:val="prrafonormal"/>
        <w:spacing w:line="240" w:lineRule="auto"/>
      </w:pPr>
      <w:r>
        <w:rPr>
          <w:rStyle w:val="FootnoteReference"/>
        </w:rPr>
        <w:footnoteRef/>
      </w:r>
      <w:r>
        <w:t xml:space="preserve"> Se sabe de la existencia de muchas más emisoras universitarias en las universidades de la región, se nombran estas pues son las que se referencian en el corpus recolectado. </w:t>
      </w:r>
    </w:p>
  </w:footnote>
  <w:footnote w:id="10">
    <w:p w14:paraId="34127BC8" w14:textId="58229E4C" w:rsidR="00CB392D" w:rsidRPr="00CB392D" w:rsidRDefault="00CB392D" w:rsidP="00CB392D">
      <w:pPr>
        <w:pStyle w:val="FootnoteText"/>
        <w:ind w:left="0"/>
        <w:rPr>
          <w:rFonts w:ascii="Times New Roman" w:hAnsi="Times New Roman" w:cs="Times New Roman"/>
          <w:sz w:val="24"/>
          <w:szCs w:val="24"/>
        </w:rPr>
      </w:pPr>
      <w:r w:rsidRPr="00CB392D">
        <w:rPr>
          <w:rFonts w:ascii="Times New Roman" w:hAnsi="Times New Roman" w:cs="Times New Roman"/>
          <w:sz w:val="24"/>
          <w:szCs w:val="24"/>
        </w:rPr>
        <w:footnoteRef/>
      </w:r>
      <w:r w:rsidRPr="00CB392D">
        <w:rPr>
          <w:rFonts w:ascii="Times New Roman" w:hAnsi="Times New Roman" w:cs="Times New Roman"/>
          <w:sz w:val="24"/>
          <w:szCs w:val="24"/>
        </w:rPr>
        <w:t xml:space="preserve"> </w:t>
      </w:r>
      <w:r>
        <w:rPr>
          <w:rFonts w:ascii="Times New Roman" w:hAnsi="Times New Roman" w:cs="Times New Roman"/>
          <w:sz w:val="24"/>
          <w:szCs w:val="24"/>
        </w:rPr>
        <w:t>E</w:t>
      </w:r>
      <w:r w:rsidRPr="00CB392D">
        <w:rPr>
          <w:rFonts w:ascii="Times New Roman" w:hAnsi="Times New Roman" w:cs="Times New Roman"/>
          <w:sz w:val="24"/>
          <w:szCs w:val="24"/>
        </w:rPr>
        <w:t>sto puede deberse a que es un indicador en algunos manuales de medición de la vinculación universidad-sociedad</w:t>
      </w:r>
      <w:r>
        <w:rPr>
          <w:rFonts w:ascii="Times New Roman" w:hAnsi="Times New Roman" w:cs="Times New Roman"/>
          <w:sz w:val="24"/>
          <w:szCs w:val="24"/>
        </w:rPr>
        <w:t xml:space="preserve"> (que en ocasiones se integra a los estudios CPC y universidades)</w:t>
      </w:r>
      <w:r w:rsidRPr="00CB392D">
        <w:rPr>
          <w:rFonts w:ascii="Times New Roman" w:hAnsi="Times New Roman" w:cs="Times New Roman"/>
          <w:sz w:val="24"/>
          <w:szCs w:val="24"/>
        </w:rPr>
        <w:t xml:space="preserve"> nombra</w:t>
      </w:r>
      <w:r>
        <w:rPr>
          <w:rFonts w:ascii="Times New Roman" w:hAnsi="Times New Roman" w:cs="Times New Roman"/>
          <w:sz w:val="24"/>
          <w:szCs w:val="24"/>
        </w:rPr>
        <w:t>dos</w:t>
      </w:r>
      <w:r w:rsidRPr="00CB392D">
        <w:rPr>
          <w:rFonts w:ascii="Times New Roman" w:hAnsi="Times New Roman" w:cs="Times New Roman"/>
          <w:sz w:val="24"/>
          <w:szCs w:val="24"/>
        </w:rPr>
        <w:t xml:space="preserve"> en el </w:t>
      </w:r>
      <w:r>
        <w:rPr>
          <w:rFonts w:ascii="Times New Roman" w:hAnsi="Times New Roman" w:cs="Times New Roman"/>
          <w:sz w:val="24"/>
          <w:szCs w:val="24"/>
        </w:rPr>
        <w:t xml:space="preserve">apartado 1 de esta revisión.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14E"/>
    <w:multiLevelType w:val="hybridMultilevel"/>
    <w:tmpl w:val="23E427C2"/>
    <w:lvl w:ilvl="0" w:tplc="3F52820A">
      <w:start w:val="1"/>
      <w:numFmt w:val="decimal"/>
      <w:pStyle w:val="Esti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E936951"/>
    <w:multiLevelType w:val="hybridMultilevel"/>
    <w:tmpl w:val="AACE5000"/>
    <w:lvl w:ilvl="0" w:tplc="A8288A0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A23C9F"/>
    <w:multiLevelType w:val="hybridMultilevel"/>
    <w:tmpl w:val="BE02FB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1046CBD"/>
    <w:multiLevelType w:val="hybridMultilevel"/>
    <w:tmpl w:val="EACC5B9C"/>
    <w:lvl w:ilvl="0" w:tplc="5D38AC5C">
      <w:start w:val="1"/>
      <w:numFmt w:val="decimal"/>
      <w:lvlText w:val="%1."/>
      <w:lvlJc w:val="left"/>
      <w:pPr>
        <w:ind w:left="1065" w:hanging="360"/>
      </w:pPr>
      <w:rPr>
        <w:rFonts w:hint="default"/>
      </w:rPr>
    </w:lvl>
    <w:lvl w:ilvl="1" w:tplc="240A0019">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4" w15:restartNumberingAfterBreak="0">
    <w:nsid w:val="7CA630BA"/>
    <w:multiLevelType w:val="hybridMultilevel"/>
    <w:tmpl w:val="292E56A2"/>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D266854"/>
    <w:multiLevelType w:val="hybridMultilevel"/>
    <w:tmpl w:val="EACC5B9C"/>
    <w:lvl w:ilvl="0" w:tplc="FFFFFFFF">
      <w:start w:val="1"/>
      <w:numFmt w:val="decimal"/>
      <w:lvlText w:val="%1."/>
      <w:lvlJc w:val="left"/>
      <w:pPr>
        <w:ind w:left="1065" w:hanging="360"/>
      </w:pPr>
      <w:rPr>
        <w:rFonts w:hint="default"/>
      </w:rPr>
    </w:lvl>
    <w:lvl w:ilvl="1" w:tplc="FFFFFFFF">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num w:numId="1" w16cid:durableId="1308046593">
    <w:abstractNumId w:val="0"/>
  </w:num>
  <w:num w:numId="2" w16cid:durableId="1009525552">
    <w:abstractNumId w:val="4"/>
  </w:num>
  <w:num w:numId="3" w16cid:durableId="203443422">
    <w:abstractNumId w:val="3"/>
  </w:num>
  <w:num w:numId="4" w16cid:durableId="615140802">
    <w:abstractNumId w:val="5"/>
  </w:num>
  <w:num w:numId="5" w16cid:durableId="2039893209">
    <w:abstractNumId w:val="2"/>
  </w:num>
  <w:num w:numId="6" w16cid:durableId="4184515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Hermelin Bravo">
    <w15:presenceInfo w15:providerId="AD" w15:userId="S::dhermeli@eafit.edu.co::6f5eb66c-487b-420c-81c2-703d45ae65a8"/>
  </w15:person>
  <w15:person w15:author="Elena Maria Gomez Rico">
    <w15:presenceInfo w15:providerId="AD" w15:userId="S::egomezri@eafit.edu.co::93e5d98b-5ea5-4478-ac24-6ee596bc0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A2C"/>
    <w:rsid w:val="00022601"/>
    <w:rsid w:val="000278AC"/>
    <w:rsid w:val="00035012"/>
    <w:rsid w:val="000400B9"/>
    <w:rsid w:val="00042E1B"/>
    <w:rsid w:val="00044476"/>
    <w:rsid w:val="00051BEE"/>
    <w:rsid w:val="000551AB"/>
    <w:rsid w:val="00062597"/>
    <w:rsid w:val="00063DAC"/>
    <w:rsid w:val="000656E9"/>
    <w:rsid w:val="00065830"/>
    <w:rsid w:val="00067FF5"/>
    <w:rsid w:val="00071524"/>
    <w:rsid w:val="000721B2"/>
    <w:rsid w:val="000738B4"/>
    <w:rsid w:val="0008023A"/>
    <w:rsid w:val="000924F3"/>
    <w:rsid w:val="00094C63"/>
    <w:rsid w:val="0009655A"/>
    <w:rsid w:val="0009766B"/>
    <w:rsid w:val="00097BC9"/>
    <w:rsid w:val="000A5F2A"/>
    <w:rsid w:val="000B29DD"/>
    <w:rsid w:val="000B741F"/>
    <w:rsid w:val="000C18E6"/>
    <w:rsid w:val="000C1AED"/>
    <w:rsid w:val="000C1E34"/>
    <w:rsid w:val="000C2316"/>
    <w:rsid w:val="000C2A1A"/>
    <w:rsid w:val="000C7A8F"/>
    <w:rsid w:val="000F4619"/>
    <w:rsid w:val="00101D2E"/>
    <w:rsid w:val="00105967"/>
    <w:rsid w:val="00110748"/>
    <w:rsid w:val="001133F8"/>
    <w:rsid w:val="00115A55"/>
    <w:rsid w:val="0011772C"/>
    <w:rsid w:val="001219A6"/>
    <w:rsid w:val="00121BBE"/>
    <w:rsid w:val="00125A37"/>
    <w:rsid w:val="00125FFB"/>
    <w:rsid w:val="00126558"/>
    <w:rsid w:val="001345DF"/>
    <w:rsid w:val="00134843"/>
    <w:rsid w:val="00136D99"/>
    <w:rsid w:val="00144C5A"/>
    <w:rsid w:val="00145631"/>
    <w:rsid w:val="00151568"/>
    <w:rsid w:val="001604B4"/>
    <w:rsid w:val="0016299D"/>
    <w:rsid w:val="00164763"/>
    <w:rsid w:val="00164D3B"/>
    <w:rsid w:val="00176FAC"/>
    <w:rsid w:val="00180C12"/>
    <w:rsid w:val="0018219B"/>
    <w:rsid w:val="0019773A"/>
    <w:rsid w:val="001C01A3"/>
    <w:rsid w:val="001D0B78"/>
    <w:rsid w:val="001D3E4A"/>
    <w:rsid w:val="001D5DE8"/>
    <w:rsid w:val="001E3EA5"/>
    <w:rsid w:val="001F0261"/>
    <w:rsid w:val="001F14C3"/>
    <w:rsid w:val="001F2D1B"/>
    <w:rsid w:val="00204892"/>
    <w:rsid w:val="00213D88"/>
    <w:rsid w:val="00216A75"/>
    <w:rsid w:val="00217276"/>
    <w:rsid w:val="00217C3F"/>
    <w:rsid w:val="00224049"/>
    <w:rsid w:val="00224C2F"/>
    <w:rsid w:val="00230725"/>
    <w:rsid w:val="00230837"/>
    <w:rsid w:val="00230C29"/>
    <w:rsid w:val="00234E76"/>
    <w:rsid w:val="0023538E"/>
    <w:rsid w:val="00235D4B"/>
    <w:rsid w:val="00242BCA"/>
    <w:rsid w:val="002517BA"/>
    <w:rsid w:val="002529A3"/>
    <w:rsid w:val="00264B1A"/>
    <w:rsid w:val="00265B82"/>
    <w:rsid w:val="00272DC6"/>
    <w:rsid w:val="00274687"/>
    <w:rsid w:val="0027584E"/>
    <w:rsid w:val="00283183"/>
    <w:rsid w:val="00284733"/>
    <w:rsid w:val="00286345"/>
    <w:rsid w:val="00286C57"/>
    <w:rsid w:val="002927BE"/>
    <w:rsid w:val="00293F4C"/>
    <w:rsid w:val="002A18BA"/>
    <w:rsid w:val="002A4D68"/>
    <w:rsid w:val="002B3F19"/>
    <w:rsid w:val="002B4CFF"/>
    <w:rsid w:val="002B54B7"/>
    <w:rsid w:val="002B588C"/>
    <w:rsid w:val="002D5009"/>
    <w:rsid w:val="002F3735"/>
    <w:rsid w:val="002F6237"/>
    <w:rsid w:val="002F7794"/>
    <w:rsid w:val="00300FD7"/>
    <w:rsid w:val="00306065"/>
    <w:rsid w:val="0030651F"/>
    <w:rsid w:val="00307B93"/>
    <w:rsid w:val="003110C3"/>
    <w:rsid w:val="0031323A"/>
    <w:rsid w:val="00320ABD"/>
    <w:rsid w:val="00320E50"/>
    <w:rsid w:val="00324BBC"/>
    <w:rsid w:val="00325273"/>
    <w:rsid w:val="00326840"/>
    <w:rsid w:val="00332981"/>
    <w:rsid w:val="0033458F"/>
    <w:rsid w:val="00336CBB"/>
    <w:rsid w:val="00340BDD"/>
    <w:rsid w:val="003456DF"/>
    <w:rsid w:val="00355057"/>
    <w:rsid w:val="00361C5B"/>
    <w:rsid w:val="00362A4A"/>
    <w:rsid w:val="00363038"/>
    <w:rsid w:val="00370C84"/>
    <w:rsid w:val="0038056B"/>
    <w:rsid w:val="003826EC"/>
    <w:rsid w:val="0038599E"/>
    <w:rsid w:val="003873B5"/>
    <w:rsid w:val="00395A36"/>
    <w:rsid w:val="003A4254"/>
    <w:rsid w:val="003A6A37"/>
    <w:rsid w:val="003A71CD"/>
    <w:rsid w:val="003B2835"/>
    <w:rsid w:val="003B4143"/>
    <w:rsid w:val="003B43FC"/>
    <w:rsid w:val="003C336F"/>
    <w:rsid w:val="003C52E7"/>
    <w:rsid w:val="003C6BEA"/>
    <w:rsid w:val="003C78F2"/>
    <w:rsid w:val="003D0790"/>
    <w:rsid w:val="003D3E10"/>
    <w:rsid w:val="003E3E8C"/>
    <w:rsid w:val="00407185"/>
    <w:rsid w:val="00411F50"/>
    <w:rsid w:val="00413319"/>
    <w:rsid w:val="004160F7"/>
    <w:rsid w:val="00421F38"/>
    <w:rsid w:val="00426F85"/>
    <w:rsid w:val="004302F0"/>
    <w:rsid w:val="00431901"/>
    <w:rsid w:val="00433A87"/>
    <w:rsid w:val="004341C0"/>
    <w:rsid w:val="00434299"/>
    <w:rsid w:val="004378EB"/>
    <w:rsid w:val="00440951"/>
    <w:rsid w:val="0044415D"/>
    <w:rsid w:val="004443A1"/>
    <w:rsid w:val="00450BE4"/>
    <w:rsid w:val="00450DBC"/>
    <w:rsid w:val="00456A86"/>
    <w:rsid w:val="004674F5"/>
    <w:rsid w:val="00467670"/>
    <w:rsid w:val="004740C6"/>
    <w:rsid w:val="00474CE2"/>
    <w:rsid w:val="00475BAA"/>
    <w:rsid w:val="00480211"/>
    <w:rsid w:val="00485A9F"/>
    <w:rsid w:val="0049279E"/>
    <w:rsid w:val="00492C22"/>
    <w:rsid w:val="00493619"/>
    <w:rsid w:val="004A21BC"/>
    <w:rsid w:val="004A2C18"/>
    <w:rsid w:val="004A4EFE"/>
    <w:rsid w:val="004A6C1B"/>
    <w:rsid w:val="004B1FA1"/>
    <w:rsid w:val="004B56DE"/>
    <w:rsid w:val="004B6A9E"/>
    <w:rsid w:val="004C1BD9"/>
    <w:rsid w:val="004D039D"/>
    <w:rsid w:val="004D1ED9"/>
    <w:rsid w:val="004D30FC"/>
    <w:rsid w:val="004E01F9"/>
    <w:rsid w:val="004E1D56"/>
    <w:rsid w:val="004E2C0F"/>
    <w:rsid w:val="004E3549"/>
    <w:rsid w:val="004E48E4"/>
    <w:rsid w:val="004E4E32"/>
    <w:rsid w:val="004F493C"/>
    <w:rsid w:val="004F7004"/>
    <w:rsid w:val="004F768A"/>
    <w:rsid w:val="005104BE"/>
    <w:rsid w:val="005340C6"/>
    <w:rsid w:val="00540A1D"/>
    <w:rsid w:val="005415A4"/>
    <w:rsid w:val="00553232"/>
    <w:rsid w:val="00553C7B"/>
    <w:rsid w:val="0056369C"/>
    <w:rsid w:val="00563D59"/>
    <w:rsid w:val="00583106"/>
    <w:rsid w:val="005854F2"/>
    <w:rsid w:val="00591A87"/>
    <w:rsid w:val="005A0CF7"/>
    <w:rsid w:val="005A1E72"/>
    <w:rsid w:val="005B26D7"/>
    <w:rsid w:val="005B2A93"/>
    <w:rsid w:val="005B3F36"/>
    <w:rsid w:val="005C3A45"/>
    <w:rsid w:val="005D6684"/>
    <w:rsid w:val="005D6C76"/>
    <w:rsid w:val="005E12A9"/>
    <w:rsid w:val="005E4CDB"/>
    <w:rsid w:val="005E4E3C"/>
    <w:rsid w:val="005E5AD2"/>
    <w:rsid w:val="0060326E"/>
    <w:rsid w:val="00610B8D"/>
    <w:rsid w:val="00614CD7"/>
    <w:rsid w:val="00617926"/>
    <w:rsid w:val="006277E5"/>
    <w:rsid w:val="00631DEA"/>
    <w:rsid w:val="0063474E"/>
    <w:rsid w:val="00636BFF"/>
    <w:rsid w:val="00643139"/>
    <w:rsid w:val="006607F6"/>
    <w:rsid w:val="00665347"/>
    <w:rsid w:val="00665ADB"/>
    <w:rsid w:val="0067720A"/>
    <w:rsid w:val="0067774F"/>
    <w:rsid w:val="0068186E"/>
    <w:rsid w:val="0068772B"/>
    <w:rsid w:val="00690B12"/>
    <w:rsid w:val="00690EE7"/>
    <w:rsid w:val="0069176A"/>
    <w:rsid w:val="006A5D56"/>
    <w:rsid w:val="006A6B3E"/>
    <w:rsid w:val="006B126A"/>
    <w:rsid w:val="006B12AD"/>
    <w:rsid w:val="006B4A07"/>
    <w:rsid w:val="006B72F4"/>
    <w:rsid w:val="006C1EAD"/>
    <w:rsid w:val="006C3478"/>
    <w:rsid w:val="006C397A"/>
    <w:rsid w:val="006C687C"/>
    <w:rsid w:val="006C6D7B"/>
    <w:rsid w:val="006D2450"/>
    <w:rsid w:val="006D44D3"/>
    <w:rsid w:val="006D7AD2"/>
    <w:rsid w:val="006E1BD9"/>
    <w:rsid w:val="006E1F13"/>
    <w:rsid w:val="006E6222"/>
    <w:rsid w:val="006E7BCE"/>
    <w:rsid w:val="006E7F5F"/>
    <w:rsid w:val="006F030B"/>
    <w:rsid w:val="0070063F"/>
    <w:rsid w:val="00701FA3"/>
    <w:rsid w:val="00703DCB"/>
    <w:rsid w:val="00704A71"/>
    <w:rsid w:val="0071069D"/>
    <w:rsid w:val="00711D29"/>
    <w:rsid w:val="00716F15"/>
    <w:rsid w:val="007171AF"/>
    <w:rsid w:val="00720FEA"/>
    <w:rsid w:val="00721FE5"/>
    <w:rsid w:val="00725FC0"/>
    <w:rsid w:val="00726D3E"/>
    <w:rsid w:val="00726D7A"/>
    <w:rsid w:val="00735B19"/>
    <w:rsid w:val="00737306"/>
    <w:rsid w:val="00737FF2"/>
    <w:rsid w:val="007406D6"/>
    <w:rsid w:val="00743711"/>
    <w:rsid w:val="00745AC1"/>
    <w:rsid w:val="00746853"/>
    <w:rsid w:val="00752C70"/>
    <w:rsid w:val="00757C2A"/>
    <w:rsid w:val="00764134"/>
    <w:rsid w:val="0077220A"/>
    <w:rsid w:val="00782D70"/>
    <w:rsid w:val="00786191"/>
    <w:rsid w:val="00794818"/>
    <w:rsid w:val="007B0475"/>
    <w:rsid w:val="007B11F9"/>
    <w:rsid w:val="007B39DF"/>
    <w:rsid w:val="007C36D7"/>
    <w:rsid w:val="007E1062"/>
    <w:rsid w:val="007E1F76"/>
    <w:rsid w:val="007E2329"/>
    <w:rsid w:val="007E57B3"/>
    <w:rsid w:val="007E64D6"/>
    <w:rsid w:val="007F01AA"/>
    <w:rsid w:val="007F6A42"/>
    <w:rsid w:val="0080050E"/>
    <w:rsid w:val="008017BC"/>
    <w:rsid w:val="008171FE"/>
    <w:rsid w:val="00817360"/>
    <w:rsid w:val="00840A53"/>
    <w:rsid w:val="00845029"/>
    <w:rsid w:val="0085219A"/>
    <w:rsid w:val="008554DF"/>
    <w:rsid w:val="00857D74"/>
    <w:rsid w:val="00861010"/>
    <w:rsid w:val="0086518F"/>
    <w:rsid w:val="00865215"/>
    <w:rsid w:val="008657D1"/>
    <w:rsid w:val="008662BF"/>
    <w:rsid w:val="008703A8"/>
    <w:rsid w:val="008804F2"/>
    <w:rsid w:val="00881A0D"/>
    <w:rsid w:val="00890AB1"/>
    <w:rsid w:val="008930EF"/>
    <w:rsid w:val="008940C5"/>
    <w:rsid w:val="00894D88"/>
    <w:rsid w:val="008A1B5E"/>
    <w:rsid w:val="008A35EA"/>
    <w:rsid w:val="008A7606"/>
    <w:rsid w:val="008B50D7"/>
    <w:rsid w:val="008C161E"/>
    <w:rsid w:val="008C4A7D"/>
    <w:rsid w:val="008C5B85"/>
    <w:rsid w:val="008C7ECF"/>
    <w:rsid w:val="008D1CF4"/>
    <w:rsid w:val="008D29BE"/>
    <w:rsid w:val="008D58B6"/>
    <w:rsid w:val="008E20BF"/>
    <w:rsid w:val="008F0081"/>
    <w:rsid w:val="008F2121"/>
    <w:rsid w:val="008F3AAC"/>
    <w:rsid w:val="008F7697"/>
    <w:rsid w:val="00901F5D"/>
    <w:rsid w:val="00904CB1"/>
    <w:rsid w:val="00906A9D"/>
    <w:rsid w:val="00911E65"/>
    <w:rsid w:val="009129E6"/>
    <w:rsid w:val="00917606"/>
    <w:rsid w:val="009206B0"/>
    <w:rsid w:val="00926EE7"/>
    <w:rsid w:val="0092706E"/>
    <w:rsid w:val="0093269E"/>
    <w:rsid w:val="009377C9"/>
    <w:rsid w:val="00952284"/>
    <w:rsid w:val="0095519F"/>
    <w:rsid w:val="009554BA"/>
    <w:rsid w:val="0096376A"/>
    <w:rsid w:val="0097242D"/>
    <w:rsid w:val="009757C8"/>
    <w:rsid w:val="00980377"/>
    <w:rsid w:val="00980DF8"/>
    <w:rsid w:val="00983759"/>
    <w:rsid w:val="00986DA4"/>
    <w:rsid w:val="00992C8E"/>
    <w:rsid w:val="009956A8"/>
    <w:rsid w:val="009C046C"/>
    <w:rsid w:val="009C0FA6"/>
    <w:rsid w:val="009C28AB"/>
    <w:rsid w:val="009C42F4"/>
    <w:rsid w:val="009C5178"/>
    <w:rsid w:val="009C53BA"/>
    <w:rsid w:val="009C6619"/>
    <w:rsid w:val="009E7237"/>
    <w:rsid w:val="009F3287"/>
    <w:rsid w:val="009F7D61"/>
    <w:rsid w:val="00A0458A"/>
    <w:rsid w:val="00A07116"/>
    <w:rsid w:val="00A227BB"/>
    <w:rsid w:val="00A24E43"/>
    <w:rsid w:val="00A30441"/>
    <w:rsid w:val="00A346DC"/>
    <w:rsid w:val="00A464F0"/>
    <w:rsid w:val="00A4763F"/>
    <w:rsid w:val="00A515BE"/>
    <w:rsid w:val="00A543AB"/>
    <w:rsid w:val="00A5572F"/>
    <w:rsid w:val="00A57BC4"/>
    <w:rsid w:val="00A60BDA"/>
    <w:rsid w:val="00A611B7"/>
    <w:rsid w:val="00A755A8"/>
    <w:rsid w:val="00A75D55"/>
    <w:rsid w:val="00A818A3"/>
    <w:rsid w:val="00A84ACE"/>
    <w:rsid w:val="00A860C9"/>
    <w:rsid w:val="00A907C4"/>
    <w:rsid w:val="00A91563"/>
    <w:rsid w:val="00A91A29"/>
    <w:rsid w:val="00A95582"/>
    <w:rsid w:val="00A97036"/>
    <w:rsid w:val="00AA3635"/>
    <w:rsid w:val="00AA51F6"/>
    <w:rsid w:val="00AB0765"/>
    <w:rsid w:val="00AB0A42"/>
    <w:rsid w:val="00AC1644"/>
    <w:rsid w:val="00AC4354"/>
    <w:rsid w:val="00AD1758"/>
    <w:rsid w:val="00AD4718"/>
    <w:rsid w:val="00AD6002"/>
    <w:rsid w:val="00AD7450"/>
    <w:rsid w:val="00AE0372"/>
    <w:rsid w:val="00AE2480"/>
    <w:rsid w:val="00AE4991"/>
    <w:rsid w:val="00AF0C54"/>
    <w:rsid w:val="00AF2026"/>
    <w:rsid w:val="00AF24E1"/>
    <w:rsid w:val="00AF6B38"/>
    <w:rsid w:val="00AF6C57"/>
    <w:rsid w:val="00B0597C"/>
    <w:rsid w:val="00B061B6"/>
    <w:rsid w:val="00B07D0D"/>
    <w:rsid w:val="00B1010C"/>
    <w:rsid w:val="00B13B86"/>
    <w:rsid w:val="00B17CD4"/>
    <w:rsid w:val="00B23DDC"/>
    <w:rsid w:val="00B311A9"/>
    <w:rsid w:val="00B416B2"/>
    <w:rsid w:val="00B43731"/>
    <w:rsid w:val="00B43A94"/>
    <w:rsid w:val="00B4615B"/>
    <w:rsid w:val="00B47919"/>
    <w:rsid w:val="00B50087"/>
    <w:rsid w:val="00B61EF8"/>
    <w:rsid w:val="00B76139"/>
    <w:rsid w:val="00B84C71"/>
    <w:rsid w:val="00B85A3D"/>
    <w:rsid w:val="00B8632C"/>
    <w:rsid w:val="00B87E27"/>
    <w:rsid w:val="00B93A2C"/>
    <w:rsid w:val="00B93F95"/>
    <w:rsid w:val="00B968BC"/>
    <w:rsid w:val="00BA6469"/>
    <w:rsid w:val="00BA795F"/>
    <w:rsid w:val="00BA7B14"/>
    <w:rsid w:val="00BB3D7E"/>
    <w:rsid w:val="00BB4776"/>
    <w:rsid w:val="00BC2DF6"/>
    <w:rsid w:val="00BC3CAA"/>
    <w:rsid w:val="00BC4747"/>
    <w:rsid w:val="00BD0736"/>
    <w:rsid w:val="00BD09EF"/>
    <w:rsid w:val="00BD3360"/>
    <w:rsid w:val="00BF0F05"/>
    <w:rsid w:val="00BF3A4F"/>
    <w:rsid w:val="00C01949"/>
    <w:rsid w:val="00C039D6"/>
    <w:rsid w:val="00C152F2"/>
    <w:rsid w:val="00C165BF"/>
    <w:rsid w:val="00C22391"/>
    <w:rsid w:val="00C24BEF"/>
    <w:rsid w:val="00C26448"/>
    <w:rsid w:val="00C33AD9"/>
    <w:rsid w:val="00C42E7F"/>
    <w:rsid w:val="00C50B26"/>
    <w:rsid w:val="00C525B1"/>
    <w:rsid w:val="00C611D1"/>
    <w:rsid w:val="00C64CC7"/>
    <w:rsid w:val="00C71CC1"/>
    <w:rsid w:val="00C71D5F"/>
    <w:rsid w:val="00C763F6"/>
    <w:rsid w:val="00C91FBC"/>
    <w:rsid w:val="00C92388"/>
    <w:rsid w:val="00C92C3F"/>
    <w:rsid w:val="00C96ACF"/>
    <w:rsid w:val="00C96FDE"/>
    <w:rsid w:val="00CA0081"/>
    <w:rsid w:val="00CA1BD5"/>
    <w:rsid w:val="00CA7F0C"/>
    <w:rsid w:val="00CB392D"/>
    <w:rsid w:val="00CC26C0"/>
    <w:rsid w:val="00CC59D0"/>
    <w:rsid w:val="00CC59F2"/>
    <w:rsid w:val="00CC6AB7"/>
    <w:rsid w:val="00CD4990"/>
    <w:rsid w:val="00CE4FE7"/>
    <w:rsid w:val="00CE5C06"/>
    <w:rsid w:val="00CE6330"/>
    <w:rsid w:val="00D01F5A"/>
    <w:rsid w:val="00D03515"/>
    <w:rsid w:val="00D04DDF"/>
    <w:rsid w:val="00D062CF"/>
    <w:rsid w:val="00D10357"/>
    <w:rsid w:val="00D13FD8"/>
    <w:rsid w:val="00D23251"/>
    <w:rsid w:val="00D30D5D"/>
    <w:rsid w:val="00D32372"/>
    <w:rsid w:val="00D45D58"/>
    <w:rsid w:val="00D5307C"/>
    <w:rsid w:val="00D559F0"/>
    <w:rsid w:val="00D602C3"/>
    <w:rsid w:val="00D624EB"/>
    <w:rsid w:val="00D64A1C"/>
    <w:rsid w:val="00D751A5"/>
    <w:rsid w:val="00D75F61"/>
    <w:rsid w:val="00D800D4"/>
    <w:rsid w:val="00D825F1"/>
    <w:rsid w:val="00D87177"/>
    <w:rsid w:val="00D90F5C"/>
    <w:rsid w:val="00D91A41"/>
    <w:rsid w:val="00DA4D49"/>
    <w:rsid w:val="00DB0E4A"/>
    <w:rsid w:val="00DB473F"/>
    <w:rsid w:val="00DB6F83"/>
    <w:rsid w:val="00DC2EEE"/>
    <w:rsid w:val="00DD025C"/>
    <w:rsid w:val="00DD0ED6"/>
    <w:rsid w:val="00DD16BE"/>
    <w:rsid w:val="00DD429C"/>
    <w:rsid w:val="00DD4F19"/>
    <w:rsid w:val="00DD5763"/>
    <w:rsid w:val="00DD74F3"/>
    <w:rsid w:val="00DE088F"/>
    <w:rsid w:val="00DE256A"/>
    <w:rsid w:val="00DE7C1E"/>
    <w:rsid w:val="00DF06CF"/>
    <w:rsid w:val="00DF2B23"/>
    <w:rsid w:val="00E11ED6"/>
    <w:rsid w:val="00E13834"/>
    <w:rsid w:val="00E159CF"/>
    <w:rsid w:val="00E179A1"/>
    <w:rsid w:val="00E17A3F"/>
    <w:rsid w:val="00E22672"/>
    <w:rsid w:val="00E231A2"/>
    <w:rsid w:val="00E250D6"/>
    <w:rsid w:val="00E3278C"/>
    <w:rsid w:val="00E405EA"/>
    <w:rsid w:val="00E51CDF"/>
    <w:rsid w:val="00E548FA"/>
    <w:rsid w:val="00E63793"/>
    <w:rsid w:val="00E63B50"/>
    <w:rsid w:val="00E73738"/>
    <w:rsid w:val="00E7519D"/>
    <w:rsid w:val="00E85FF5"/>
    <w:rsid w:val="00E9287E"/>
    <w:rsid w:val="00E935BF"/>
    <w:rsid w:val="00E97F53"/>
    <w:rsid w:val="00EA1E7F"/>
    <w:rsid w:val="00EA656A"/>
    <w:rsid w:val="00EA665E"/>
    <w:rsid w:val="00EB09CD"/>
    <w:rsid w:val="00EB4CDF"/>
    <w:rsid w:val="00EB5782"/>
    <w:rsid w:val="00ED1CAB"/>
    <w:rsid w:val="00EE0421"/>
    <w:rsid w:val="00EE5DB8"/>
    <w:rsid w:val="00EF1BB0"/>
    <w:rsid w:val="00EF31CC"/>
    <w:rsid w:val="00EF41C8"/>
    <w:rsid w:val="00EF525A"/>
    <w:rsid w:val="00F020F0"/>
    <w:rsid w:val="00F04619"/>
    <w:rsid w:val="00F102F3"/>
    <w:rsid w:val="00F105C8"/>
    <w:rsid w:val="00F12FB9"/>
    <w:rsid w:val="00F17928"/>
    <w:rsid w:val="00F220DB"/>
    <w:rsid w:val="00F24347"/>
    <w:rsid w:val="00F3165F"/>
    <w:rsid w:val="00F35406"/>
    <w:rsid w:val="00F45B60"/>
    <w:rsid w:val="00F62284"/>
    <w:rsid w:val="00F62604"/>
    <w:rsid w:val="00F7285F"/>
    <w:rsid w:val="00F746E4"/>
    <w:rsid w:val="00F764F8"/>
    <w:rsid w:val="00F860A0"/>
    <w:rsid w:val="00F908A9"/>
    <w:rsid w:val="00F912A1"/>
    <w:rsid w:val="00FA17A8"/>
    <w:rsid w:val="00FA4059"/>
    <w:rsid w:val="00FB1AC3"/>
    <w:rsid w:val="00FB21DD"/>
    <w:rsid w:val="00FB2278"/>
    <w:rsid w:val="00FB5D33"/>
    <w:rsid w:val="00FD44D9"/>
    <w:rsid w:val="00FF71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D9FF"/>
  <w15:chartTrackingRefBased/>
  <w15:docId w15:val="{B1BBE68B-596A-4CBF-9C3E-5955AF3F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A2C"/>
    <w:rPr>
      <w:rFonts w:eastAsiaTheme="majorEastAsia" w:cstheme="majorBidi"/>
      <w:color w:val="272727" w:themeColor="text1" w:themeTint="D8"/>
    </w:rPr>
  </w:style>
  <w:style w:type="paragraph" w:styleId="Title">
    <w:name w:val="Title"/>
    <w:basedOn w:val="Normal"/>
    <w:next w:val="Normal"/>
    <w:link w:val="TitleChar"/>
    <w:uiPriority w:val="10"/>
    <w:qFormat/>
    <w:rsid w:val="00B93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A2C"/>
    <w:pPr>
      <w:spacing w:before="160"/>
      <w:jc w:val="center"/>
    </w:pPr>
    <w:rPr>
      <w:i/>
      <w:iCs/>
      <w:color w:val="404040" w:themeColor="text1" w:themeTint="BF"/>
    </w:rPr>
  </w:style>
  <w:style w:type="character" w:customStyle="1" w:styleId="QuoteChar">
    <w:name w:val="Quote Char"/>
    <w:basedOn w:val="DefaultParagraphFont"/>
    <w:link w:val="Quote"/>
    <w:uiPriority w:val="29"/>
    <w:rsid w:val="00B93A2C"/>
    <w:rPr>
      <w:i/>
      <w:iCs/>
      <w:color w:val="404040" w:themeColor="text1" w:themeTint="BF"/>
    </w:rPr>
  </w:style>
  <w:style w:type="paragraph" w:styleId="ListParagraph">
    <w:name w:val="List Paragraph"/>
    <w:basedOn w:val="Normal"/>
    <w:uiPriority w:val="34"/>
    <w:qFormat/>
    <w:rsid w:val="00B93A2C"/>
    <w:pPr>
      <w:ind w:left="720"/>
      <w:contextualSpacing/>
    </w:pPr>
  </w:style>
  <w:style w:type="character" w:styleId="IntenseEmphasis">
    <w:name w:val="Intense Emphasis"/>
    <w:basedOn w:val="DefaultParagraphFont"/>
    <w:uiPriority w:val="21"/>
    <w:qFormat/>
    <w:rsid w:val="00B93A2C"/>
    <w:rPr>
      <w:i/>
      <w:iCs/>
      <w:color w:val="0F4761" w:themeColor="accent1" w:themeShade="BF"/>
    </w:rPr>
  </w:style>
  <w:style w:type="paragraph" w:styleId="IntenseQuote">
    <w:name w:val="Intense Quote"/>
    <w:basedOn w:val="Normal"/>
    <w:next w:val="Normal"/>
    <w:link w:val="IntenseQuoteChar"/>
    <w:uiPriority w:val="30"/>
    <w:qFormat/>
    <w:rsid w:val="00B93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A2C"/>
    <w:rPr>
      <w:i/>
      <w:iCs/>
      <w:color w:val="0F4761" w:themeColor="accent1" w:themeShade="BF"/>
    </w:rPr>
  </w:style>
  <w:style w:type="character" w:styleId="IntenseReference">
    <w:name w:val="Intense Reference"/>
    <w:basedOn w:val="DefaultParagraphFont"/>
    <w:uiPriority w:val="32"/>
    <w:qFormat/>
    <w:rsid w:val="00B93A2C"/>
    <w:rPr>
      <w:b/>
      <w:bCs/>
      <w:smallCaps/>
      <w:color w:val="0F4761" w:themeColor="accent1" w:themeShade="BF"/>
      <w:spacing w:val="5"/>
    </w:rPr>
  </w:style>
  <w:style w:type="paragraph" w:styleId="FootnoteText">
    <w:name w:val="footnote text"/>
    <w:basedOn w:val="Normal"/>
    <w:link w:val="FootnoteTextChar"/>
    <w:uiPriority w:val="99"/>
    <w:semiHidden/>
    <w:unhideWhenUsed/>
    <w:rsid w:val="00B93A2C"/>
    <w:pPr>
      <w:spacing w:after="0"/>
      <w:ind w:left="180"/>
      <w:jc w:val="both"/>
    </w:pPr>
    <w:rPr>
      <w:rFonts w:ascii="Century Gothic" w:eastAsia="Century Gothic" w:hAnsi="Century Gothic" w:cs="Century Gothic"/>
      <w:color w:val="000000" w:themeColor="text1"/>
      <w:sz w:val="20"/>
      <w:szCs w:val="20"/>
      <w14:ligatures w14:val="none"/>
    </w:rPr>
  </w:style>
  <w:style w:type="character" w:customStyle="1" w:styleId="FootnoteTextChar">
    <w:name w:val="Footnote Text Char"/>
    <w:basedOn w:val="DefaultParagraphFont"/>
    <w:link w:val="FootnoteText"/>
    <w:uiPriority w:val="99"/>
    <w:semiHidden/>
    <w:rsid w:val="00B93A2C"/>
    <w:rPr>
      <w:rFonts w:ascii="Century Gothic" w:eastAsia="Century Gothic" w:hAnsi="Century Gothic" w:cs="Century Gothic"/>
      <w:color w:val="000000" w:themeColor="text1"/>
      <w:sz w:val="20"/>
      <w:szCs w:val="20"/>
      <w14:ligatures w14:val="none"/>
    </w:rPr>
  </w:style>
  <w:style w:type="paragraph" w:customStyle="1" w:styleId="Estilo1">
    <w:name w:val="Estilo1"/>
    <w:basedOn w:val="Heading1"/>
    <w:link w:val="Estilo1Char"/>
    <w:qFormat/>
    <w:rsid w:val="00B93A2C"/>
    <w:pPr>
      <w:numPr>
        <w:numId w:val="1"/>
      </w:numPr>
      <w:spacing w:line="360" w:lineRule="auto"/>
      <w:jc w:val="both"/>
    </w:pPr>
    <w:rPr>
      <w:rFonts w:ascii="Times New Roman" w:hAnsi="Times New Roman" w:cs="Times New Roman"/>
      <w:b/>
      <w:bCs/>
      <w:sz w:val="24"/>
      <w:szCs w:val="24"/>
      <w14:ligatures w14:val="none"/>
    </w:rPr>
  </w:style>
  <w:style w:type="character" w:customStyle="1" w:styleId="Estilo1Char">
    <w:name w:val="Estilo1 Char"/>
    <w:basedOn w:val="DefaultParagraphFont"/>
    <w:link w:val="Estilo1"/>
    <w:rsid w:val="00B93A2C"/>
    <w:rPr>
      <w:rFonts w:ascii="Times New Roman" w:eastAsiaTheme="majorEastAsia" w:hAnsi="Times New Roman" w:cs="Times New Roman"/>
      <w:b/>
      <w:bCs/>
      <w:color w:val="0F4761" w:themeColor="accent1" w:themeShade="BF"/>
      <w:sz w:val="24"/>
      <w:szCs w:val="24"/>
      <w14:ligatures w14:val="none"/>
    </w:rPr>
  </w:style>
  <w:style w:type="paragraph" w:customStyle="1" w:styleId="prrafonormal">
    <w:name w:val="párrafo normal"/>
    <w:basedOn w:val="Normal"/>
    <w:link w:val="prrafonormalChar"/>
    <w:qFormat/>
    <w:rsid w:val="00B93A2C"/>
    <w:pPr>
      <w:spacing w:after="280" w:line="360" w:lineRule="auto"/>
      <w:jc w:val="both"/>
    </w:pPr>
    <w:rPr>
      <w:rFonts w:ascii="Times New Roman" w:eastAsia="Century Gothic" w:hAnsi="Times New Roman" w:cs="Times New Roman"/>
      <w:color w:val="000000" w:themeColor="text1"/>
      <w:sz w:val="24"/>
      <w:szCs w:val="24"/>
      <w14:ligatures w14:val="none"/>
    </w:rPr>
  </w:style>
  <w:style w:type="character" w:customStyle="1" w:styleId="prrafonormalChar">
    <w:name w:val="párrafo normal Char"/>
    <w:basedOn w:val="DefaultParagraphFont"/>
    <w:link w:val="prrafonormal"/>
    <w:rsid w:val="00B93A2C"/>
    <w:rPr>
      <w:rFonts w:ascii="Times New Roman" w:eastAsia="Century Gothic" w:hAnsi="Times New Roman" w:cs="Times New Roman"/>
      <w:color w:val="000000" w:themeColor="text1"/>
      <w:sz w:val="24"/>
      <w:szCs w:val="24"/>
      <w14:ligatures w14:val="none"/>
    </w:rPr>
  </w:style>
  <w:style w:type="paragraph" w:styleId="CommentText">
    <w:name w:val="annotation text"/>
    <w:basedOn w:val="Normal"/>
    <w:link w:val="CommentTextChar"/>
    <w:uiPriority w:val="99"/>
    <w:unhideWhenUsed/>
    <w:rsid w:val="00B93A2C"/>
    <w:pPr>
      <w:spacing w:after="280" w:line="240" w:lineRule="auto"/>
      <w:ind w:left="180"/>
      <w:jc w:val="both"/>
    </w:pPr>
    <w:rPr>
      <w:rFonts w:ascii="Century Gothic" w:eastAsia="Century Gothic" w:hAnsi="Century Gothic" w:cs="Century Gothic"/>
      <w:color w:val="000000" w:themeColor="text1"/>
      <w:sz w:val="20"/>
      <w:szCs w:val="20"/>
      <w14:ligatures w14:val="none"/>
    </w:rPr>
  </w:style>
  <w:style w:type="character" w:customStyle="1" w:styleId="CommentTextChar">
    <w:name w:val="Comment Text Char"/>
    <w:basedOn w:val="DefaultParagraphFont"/>
    <w:link w:val="CommentText"/>
    <w:uiPriority w:val="99"/>
    <w:rsid w:val="00B93A2C"/>
    <w:rPr>
      <w:rFonts w:ascii="Century Gothic" w:eastAsia="Century Gothic" w:hAnsi="Century Gothic" w:cs="Century Gothic"/>
      <w:color w:val="000000" w:themeColor="text1"/>
      <w:sz w:val="20"/>
      <w:szCs w:val="20"/>
      <w14:ligatures w14:val="none"/>
    </w:rPr>
  </w:style>
  <w:style w:type="character" w:styleId="CommentReference">
    <w:name w:val="annotation reference"/>
    <w:basedOn w:val="DefaultParagraphFont"/>
    <w:uiPriority w:val="99"/>
    <w:semiHidden/>
    <w:unhideWhenUsed/>
    <w:rsid w:val="00B93A2C"/>
    <w:rPr>
      <w:sz w:val="16"/>
      <w:szCs w:val="16"/>
    </w:rPr>
  </w:style>
  <w:style w:type="character" w:customStyle="1" w:styleId="normaltextrun">
    <w:name w:val="normaltextrun"/>
    <w:basedOn w:val="DefaultParagraphFont"/>
    <w:rsid w:val="00C64CC7"/>
  </w:style>
  <w:style w:type="character" w:customStyle="1" w:styleId="superscript">
    <w:name w:val="superscript"/>
    <w:basedOn w:val="DefaultParagraphFont"/>
    <w:rsid w:val="00C64CC7"/>
  </w:style>
  <w:style w:type="character" w:customStyle="1" w:styleId="eop">
    <w:name w:val="eop"/>
    <w:basedOn w:val="DefaultParagraphFont"/>
    <w:rsid w:val="00C64CC7"/>
  </w:style>
  <w:style w:type="paragraph" w:customStyle="1" w:styleId="paragraph">
    <w:name w:val="paragraph"/>
    <w:basedOn w:val="Normal"/>
    <w:rsid w:val="006D2450"/>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character" w:styleId="Hyperlink">
    <w:name w:val="Hyperlink"/>
    <w:basedOn w:val="DefaultParagraphFont"/>
    <w:uiPriority w:val="99"/>
    <w:unhideWhenUsed/>
    <w:rsid w:val="00E22672"/>
    <w:rPr>
      <w:color w:val="467886" w:themeColor="hyperlink"/>
      <w:u w:val="single"/>
    </w:rPr>
  </w:style>
  <w:style w:type="character" w:styleId="UnresolvedMention">
    <w:name w:val="Unresolved Mention"/>
    <w:basedOn w:val="DefaultParagraphFont"/>
    <w:uiPriority w:val="99"/>
    <w:semiHidden/>
    <w:unhideWhenUsed/>
    <w:rsid w:val="00E22672"/>
    <w:rPr>
      <w:color w:val="605E5C"/>
      <w:shd w:val="clear" w:color="auto" w:fill="E1DFDD"/>
    </w:rPr>
  </w:style>
  <w:style w:type="character" w:customStyle="1" w:styleId="findhit">
    <w:name w:val="findhit"/>
    <w:basedOn w:val="DefaultParagraphFont"/>
    <w:rsid w:val="00D10357"/>
  </w:style>
  <w:style w:type="character" w:styleId="FootnoteReference">
    <w:name w:val="footnote reference"/>
    <w:basedOn w:val="DefaultParagraphFont"/>
    <w:uiPriority w:val="99"/>
    <w:semiHidden/>
    <w:unhideWhenUsed/>
    <w:rsid w:val="00737FF2"/>
    <w:rPr>
      <w:vertAlign w:val="superscript"/>
    </w:rPr>
  </w:style>
  <w:style w:type="paragraph" w:styleId="Header">
    <w:name w:val="header"/>
    <w:basedOn w:val="Normal"/>
    <w:link w:val="HeaderChar"/>
    <w:uiPriority w:val="99"/>
    <w:unhideWhenUsed/>
    <w:rsid w:val="00D91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1851">
      <w:bodyDiv w:val="1"/>
      <w:marLeft w:val="0"/>
      <w:marRight w:val="0"/>
      <w:marTop w:val="0"/>
      <w:marBottom w:val="0"/>
      <w:divBdr>
        <w:top w:val="none" w:sz="0" w:space="0" w:color="auto"/>
        <w:left w:val="none" w:sz="0" w:space="0" w:color="auto"/>
        <w:bottom w:val="none" w:sz="0" w:space="0" w:color="auto"/>
        <w:right w:val="none" w:sz="0" w:space="0" w:color="auto"/>
      </w:divBdr>
      <w:divsChild>
        <w:div w:id="674039464">
          <w:marLeft w:val="0"/>
          <w:marRight w:val="0"/>
          <w:marTop w:val="0"/>
          <w:marBottom w:val="0"/>
          <w:divBdr>
            <w:top w:val="none" w:sz="0" w:space="0" w:color="auto"/>
            <w:left w:val="none" w:sz="0" w:space="0" w:color="auto"/>
            <w:bottom w:val="none" w:sz="0" w:space="0" w:color="auto"/>
            <w:right w:val="none" w:sz="0" w:space="0" w:color="auto"/>
          </w:divBdr>
        </w:div>
        <w:div w:id="1694191098">
          <w:marLeft w:val="0"/>
          <w:marRight w:val="0"/>
          <w:marTop w:val="0"/>
          <w:marBottom w:val="0"/>
          <w:divBdr>
            <w:top w:val="none" w:sz="0" w:space="0" w:color="auto"/>
            <w:left w:val="none" w:sz="0" w:space="0" w:color="auto"/>
            <w:bottom w:val="none" w:sz="0" w:space="0" w:color="auto"/>
            <w:right w:val="none" w:sz="0" w:space="0" w:color="auto"/>
          </w:divBdr>
        </w:div>
        <w:div w:id="222643004">
          <w:marLeft w:val="0"/>
          <w:marRight w:val="0"/>
          <w:marTop w:val="0"/>
          <w:marBottom w:val="0"/>
          <w:divBdr>
            <w:top w:val="none" w:sz="0" w:space="0" w:color="auto"/>
            <w:left w:val="none" w:sz="0" w:space="0" w:color="auto"/>
            <w:bottom w:val="none" w:sz="0" w:space="0" w:color="auto"/>
            <w:right w:val="none" w:sz="0" w:space="0" w:color="auto"/>
          </w:divBdr>
        </w:div>
      </w:divsChild>
    </w:div>
    <w:div w:id="76709324">
      <w:bodyDiv w:val="1"/>
      <w:marLeft w:val="0"/>
      <w:marRight w:val="0"/>
      <w:marTop w:val="0"/>
      <w:marBottom w:val="0"/>
      <w:divBdr>
        <w:top w:val="none" w:sz="0" w:space="0" w:color="auto"/>
        <w:left w:val="none" w:sz="0" w:space="0" w:color="auto"/>
        <w:bottom w:val="none" w:sz="0" w:space="0" w:color="auto"/>
        <w:right w:val="none" w:sz="0" w:space="0" w:color="auto"/>
      </w:divBdr>
      <w:divsChild>
        <w:div w:id="2006661377">
          <w:marLeft w:val="0"/>
          <w:marRight w:val="0"/>
          <w:marTop w:val="0"/>
          <w:marBottom w:val="0"/>
          <w:divBdr>
            <w:top w:val="none" w:sz="0" w:space="0" w:color="auto"/>
            <w:left w:val="none" w:sz="0" w:space="0" w:color="auto"/>
            <w:bottom w:val="none" w:sz="0" w:space="0" w:color="auto"/>
            <w:right w:val="none" w:sz="0" w:space="0" w:color="auto"/>
          </w:divBdr>
        </w:div>
        <w:div w:id="1831174070">
          <w:marLeft w:val="0"/>
          <w:marRight w:val="0"/>
          <w:marTop w:val="0"/>
          <w:marBottom w:val="0"/>
          <w:divBdr>
            <w:top w:val="none" w:sz="0" w:space="0" w:color="auto"/>
            <w:left w:val="none" w:sz="0" w:space="0" w:color="auto"/>
            <w:bottom w:val="none" w:sz="0" w:space="0" w:color="auto"/>
            <w:right w:val="none" w:sz="0" w:space="0" w:color="auto"/>
          </w:divBdr>
        </w:div>
      </w:divsChild>
    </w:div>
    <w:div w:id="149567980">
      <w:bodyDiv w:val="1"/>
      <w:marLeft w:val="0"/>
      <w:marRight w:val="0"/>
      <w:marTop w:val="0"/>
      <w:marBottom w:val="0"/>
      <w:divBdr>
        <w:top w:val="none" w:sz="0" w:space="0" w:color="auto"/>
        <w:left w:val="none" w:sz="0" w:space="0" w:color="auto"/>
        <w:bottom w:val="none" w:sz="0" w:space="0" w:color="auto"/>
        <w:right w:val="none" w:sz="0" w:space="0" w:color="auto"/>
      </w:divBdr>
      <w:divsChild>
        <w:div w:id="1512840663">
          <w:marLeft w:val="0"/>
          <w:marRight w:val="0"/>
          <w:marTop w:val="0"/>
          <w:marBottom w:val="0"/>
          <w:divBdr>
            <w:top w:val="none" w:sz="0" w:space="0" w:color="auto"/>
            <w:left w:val="none" w:sz="0" w:space="0" w:color="auto"/>
            <w:bottom w:val="none" w:sz="0" w:space="0" w:color="auto"/>
            <w:right w:val="none" w:sz="0" w:space="0" w:color="auto"/>
          </w:divBdr>
        </w:div>
        <w:div w:id="1665743833">
          <w:marLeft w:val="0"/>
          <w:marRight w:val="0"/>
          <w:marTop w:val="0"/>
          <w:marBottom w:val="0"/>
          <w:divBdr>
            <w:top w:val="none" w:sz="0" w:space="0" w:color="auto"/>
            <w:left w:val="none" w:sz="0" w:space="0" w:color="auto"/>
            <w:bottom w:val="none" w:sz="0" w:space="0" w:color="auto"/>
            <w:right w:val="none" w:sz="0" w:space="0" w:color="auto"/>
          </w:divBdr>
        </w:div>
      </w:divsChild>
    </w:div>
    <w:div w:id="184830493">
      <w:bodyDiv w:val="1"/>
      <w:marLeft w:val="0"/>
      <w:marRight w:val="0"/>
      <w:marTop w:val="0"/>
      <w:marBottom w:val="0"/>
      <w:divBdr>
        <w:top w:val="none" w:sz="0" w:space="0" w:color="auto"/>
        <w:left w:val="none" w:sz="0" w:space="0" w:color="auto"/>
        <w:bottom w:val="none" w:sz="0" w:space="0" w:color="auto"/>
        <w:right w:val="none" w:sz="0" w:space="0" w:color="auto"/>
      </w:divBdr>
      <w:divsChild>
        <w:div w:id="917714601">
          <w:marLeft w:val="0"/>
          <w:marRight w:val="0"/>
          <w:marTop w:val="0"/>
          <w:marBottom w:val="0"/>
          <w:divBdr>
            <w:top w:val="none" w:sz="0" w:space="0" w:color="auto"/>
            <w:left w:val="none" w:sz="0" w:space="0" w:color="auto"/>
            <w:bottom w:val="none" w:sz="0" w:space="0" w:color="auto"/>
            <w:right w:val="none" w:sz="0" w:space="0" w:color="auto"/>
          </w:divBdr>
        </w:div>
        <w:div w:id="2097241725">
          <w:marLeft w:val="0"/>
          <w:marRight w:val="0"/>
          <w:marTop w:val="0"/>
          <w:marBottom w:val="0"/>
          <w:divBdr>
            <w:top w:val="none" w:sz="0" w:space="0" w:color="auto"/>
            <w:left w:val="none" w:sz="0" w:space="0" w:color="auto"/>
            <w:bottom w:val="none" w:sz="0" w:space="0" w:color="auto"/>
            <w:right w:val="none" w:sz="0" w:space="0" w:color="auto"/>
          </w:divBdr>
        </w:div>
      </w:divsChild>
    </w:div>
    <w:div w:id="212810429">
      <w:bodyDiv w:val="1"/>
      <w:marLeft w:val="0"/>
      <w:marRight w:val="0"/>
      <w:marTop w:val="0"/>
      <w:marBottom w:val="0"/>
      <w:divBdr>
        <w:top w:val="none" w:sz="0" w:space="0" w:color="auto"/>
        <w:left w:val="none" w:sz="0" w:space="0" w:color="auto"/>
        <w:bottom w:val="none" w:sz="0" w:space="0" w:color="auto"/>
        <w:right w:val="none" w:sz="0" w:space="0" w:color="auto"/>
      </w:divBdr>
      <w:divsChild>
        <w:div w:id="283999593">
          <w:marLeft w:val="0"/>
          <w:marRight w:val="0"/>
          <w:marTop w:val="0"/>
          <w:marBottom w:val="0"/>
          <w:divBdr>
            <w:top w:val="none" w:sz="0" w:space="0" w:color="auto"/>
            <w:left w:val="none" w:sz="0" w:space="0" w:color="auto"/>
            <w:bottom w:val="none" w:sz="0" w:space="0" w:color="auto"/>
            <w:right w:val="none" w:sz="0" w:space="0" w:color="auto"/>
          </w:divBdr>
        </w:div>
        <w:div w:id="1135172707">
          <w:marLeft w:val="0"/>
          <w:marRight w:val="0"/>
          <w:marTop w:val="0"/>
          <w:marBottom w:val="0"/>
          <w:divBdr>
            <w:top w:val="none" w:sz="0" w:space="0" w:color="auto"/>
            <w:left w:val="none" w:sz="0" w:space="0" w:color="auto"/>
            <w:bottom w:val="none" w:sz="0" w:space="0" w:color="auto"/>
            <w:right w:val="none" w:sz="0" w:space="0" w:color="auto"/>
          </w:divBdr>
        </w:div>
        <w:div w:id="1559127334">
          <w:marLeft w:val="0"/>
          <w:marRight w:val="0"/>
          <w:marTop w:val="0"/>
          <w:marBottom w:val="0"/>
          <w:divBdr>
            <w:top w:val="none" w:sz="0" w:space="0" w:color="auto"/>
            <w:left w:val="none" w:sz="0" w:space="0" w:color="auto"/>
            <w:bottom w:val="none" w:sz="0" w:space="0" w:color="auto"/>
            <w:right w:val="none" w:sz="0" w:space="0" w:color="auto"/>
          </w:divBdr>
        </w:div>
      </w:divsChild>
    </w:div>
    <w:div w:id="222716495">
      <w:bodyDiv w:val="1"/>
      <w:marLeft w:val="0"/>
      <w:marRight w:val="0"/>
      <w:marTop w:val="0"/>
      <w:marBottom w:val="0"/>
      <w:divBdr>
        <w:top w:val="none" w:sz="0" w:space="0" w:color="auto"/>
        <w:left w:val="none" w:sz="0" w:space="0" w:color="auto"/>
        <w:bottom w:val="none" w:sz="0" w:space="0" w:color="auto"/>
        <w:right w:val="none" w:sz="0" w:space="0" w:color="auto"/>
      </w:divBdr>
      <w:divsChild>
        <w:div w:id="1089735545">
          <w:marLeft w:val="0"/>
          <w:marRight w:val="0"/>
          <w:marTop w:val="0"/>
          <w:marBottom w:val="0"/>
          <w:divBdr>
            <w:top w:val="none" w:sz="0" w:space="0" w:color="auto"/>
            <w:left w:val="none" w:sz="0" w:space="0" w:color="auto"/>
            <w:bottom w:val="none" w:sz="0" w:space="0" w:color="auto"/>
            <w:right w:val="none" w:sz="0" w:space="0" w:color="auto"/>
          </w:divBdr>
        </w:div>
        <w:div w:id="795568883">
          <w:marLeft w:val="0"/>
          <w:marRight w:val="0"/>
          <w:marTop w:val="0"/>
          <w:marBottom w:val="0"/>
          <w:divBdr>
            <w:top w:val="none" w:sz="0" w:space="0" w:color="auto"/>
            <w:left w:val="none" w:sz="0" w:space="0" w:color="auto"/>
            <w:bottom w:val="none" w:sz="0" w:space="0" w:color="auto"/>
            <w:right w:val="none" w:sz="0" w:space="0" w:color="auto"/>
          </w:divBdr>
        </w:div>
      </w:divsChild>
    </w:div>
    <w:div w:id="253711846">
      <w:bodyDiv w:val="1"/>
      <w:marLeft w:val="0"/>
      <w:marRight w:val="0"/>
      <w:marTop w:val="0"/>
      <w:marBottom w:val="0"/>
      <w:divBdr>
        <w:top w:val="none" w:sz="0" w:space="0" w:color="auto"/>
        <w:left w:val="none" w:sz="0" w:space="0" w:color="auto"/>
        <w:bottom w:val="none" w:sz="0" w:space="0" w:color="auto"/>
        <w:right w:val="none" w:sz="0" w:space="0" w:color="auto"/>
      </w:divBdr>
      <w:divsChild>
        <w:div w:id="391007525">
          <w:marLeft w:val="0"/>
          <w:marRight w:val="0"/>
          <w:marTop w:val="0"/>
          <w:marBottom w:val="0"/>
          <w:divBdr>
            <w:top w:val="none" w:sz="0" w:space="0" w:color="auto"/>
            <w:left w:val="none" w:sz="0" w:space="0" w:color="auto"/>
            <w:bottom w:val="none" w:sz="0" w:space="0" w:color="auto"/>
            <w:right w:val="none" w:sz="0" w:space="0" w:color="auto"/>
          </w:divBdr>
        </w:div>
        <w:div w:id="390810744">
          <w:marLeft w:val="0"/>
          <w:marRight w:val="0"/>
          <w:marTop w:val="0"/>
          <w:marBottom w:val="0"/>
          <w:divBdr>
            <w:top w:val="none" w:sz="0" w:space="0" w:color="auto"/>
            <w:left w:val="none" w:sz="0" w:space="0" w:color="auto"/>
            <w:bottom w:val="none" w:sz="0" w:space="0" w:color="auto"/>
            <w:right w:val="none" w:sz="0" w:space="0" w:color="auto"/>
          </w:divBdr>
        </w:div>
        <w:div w:id="830026821">
          <w:marLeft w:val="0"/>
          <w:marRight w:val="0"/>
          <w:marTop w:val="0"/>
          <w:marBottom w:val="0"/>
          <w:divBdr>
            <w:top w:val="none" w:sz="0" w:space="0" w:color="auto"/>
            <w:left w:val="none" w:sz="0" w:space="0" w:color="auto"/>
            <w:bottom w:val="none" w:sz="0" w:space="0" w:color="auto"/>
            <w:right w:val="none" w:sz="0" w:space="0" w:color="auto"/>
          </w:divBdr>
        </w:div>
        <w:div w:id="1370834243">
          <w:marLeft w:val="0"/>
          <w:marRight w:val="0"/>
          <w:marTop w:val="0"/>
          <w:marBottom w:val="0"/>
          <w:divBdr>
            <w:top w:val="none" w:sz="0" w:space="0" w:color="auto"/>
            <w:left w:val="none" w:sz="0" w:space="0" w:color="auto"/>
            <w:bottom w:val="none" w:sz="0" w:space="0" w:color="auto"/>
            <w:right w:val="none" w:sz="0" w:space="0" w:color="auto"/>
          </w:divBdr>
        </w:div>
        <w:div w:id="951938326">
          <w:marLeft w:val="0"/>
          <w:marRight w:val="0"/>
          <w:marTop w:val="0"/>
          <w:marBottom w:val="0"/>
          <w:divBdr>
            <w:top w:val="none" w:sz="0" w:space="0" w:color="auto"/>
            <w:left w:val="none" w:sz="0" w:space="0" w:color="auto"/>
            <w:bottom w:val="none" w:sz="0" w:space="0" w:color="auto"/>
            <w:right w:val="none" w:sz="0" w:space="0" w:color="auto"/>
          </w:divBdr>
        </w:div>
      </w:divsChild>
    </w:div>
    <w:div w:id="267659566">
      <w:bodyDiv w:val="1"/>
      <w:marLeft w:val="0"/>
      <w:marRight w:val="0"/>
      <w:marTop w:val="0"/>
      <w:marBottom w:val="0"/>
      <w:divBdr>
        <w:top w:val="none" w:sz="0" w:space="0" w:color="auto"/>
        <w:left w:val="none" w:sz="0" w:space="0" w:color="auto"/>
        <w:bottom w:val="none" w:sz="0" w:space="0" w:color="auto"/>
        <w:right w:val="none" w:sz="0" w:space="0" w:color="auto"/>
      </w:divBdr>
      <w:divsChild>
        <w:div w:id="1254894252">
          <w:marLeft w:val="0"/>
          <w:marRight w:val="0"/>
          <w:marTop w:val="0"/>
          <w:marBottom w:val="0"/>
          <w:divBdr>
            <w:top w:val="none" w:sz="0" w:space="0" w:color="auto"/>
            <w:left w:val="none" w:sz="0" w:space="0" w:color="auto"/>
            <w:bottom w:val="none" w:sz="0" w:space="0" w:color="auto"/>
            <w:right w:val="none" w:sz="0" w:space="0" w:color="auto"/>
          </w:divBdr>
        </w:div>
        <w:div w:id="735595146">
          <w:marLeft w:val="0"/>
          <w:marRight w:val="0"/>
          <w:marTop w:val="0"/>
          <w:marBottom w:val="0"/>
          <w:divBdr>
            <w:top w:val="none" w:sz="0" w:space="0" w:color="auto"/>
            <w:left w:val="none" w:sz="0" w:space="0" w:color="auto"/>
            <w:bottom w:val="none" w:sz="0" w:space="0" w:color="auto"/>
            <w:right w:val="none" w:sz="0" w:space="0" w:color="auto"/>
          </w:divBdr>
        </w:div>
        <w:div w:id="753672565">
          <w:marLeft w:val="0"/>
          <w:marRight w:val="0"/>
          <w:marTop w:val="0"/>
          <w:marBottom w:val="0"/>
          <w:divBdr>
            <w:top w:val="none" w:sz="0" w:space="0" w:color="auto"/>
            <w:left w:val="none" w:sz="0" w:space="0" w:color="auto"/>
            <w:bottom w:val="none" w:sz="0" w:space="0" w:color="auto"/>
            <w:right w:val="none" w:sz="0" w:space="0" w:color="auto"/>
          </w:divBdr>
        </w:div>
        <w:div w:id="649211108">
          <w:marLeft w:val="0"/>
          <w:marRight w:val="0"/>
          <w:marTop w:val="0"/>
          <w:marBottom w:val="0"/>
          <w:divBdr>
            <w:top w:val="none" w:sz="0" w:space="0" w:color="auto"/>
            <w:left w:val="none" w:sz="0" w:space="0" w:color="auto"/>
            <w:bottom w:val="none" w:sz="0" w:space="0" w:color="auto"/>
            <w:right w:val="none" w:sz="0" w:space="0" w:color="auto"/>
          </w:divBdr>
        </w:div>
        <w:div w:id="899638012">
          <w:marLeft w:val="0"/>
          <w:marRight w:val="0"/>
          <w:marTop w:val="0"/>
          <w:marBottom w:val="0"/>
          <w:divBdr>
            <w:top w:val="none" w:sz="0" w:space="0" w:color="auto"/>
            <w:left w:val="none" w:sz="0" w:space="0" w:color="auto"/>
            <w:bottom w:val="none" w:sz="0" w:space="0" w:color="auto"/>
            <w:right w:val="none" w:sz="0" w:space="0" w:color="auto"/>
          </w:divBdr>
        </w:div>
      </w:divsChild>
    </w:div>
    <w:div w:id="270938189">
      <w:bodyDiv w:val="1"/>
      <w:marLeft w:val="0"/>
      <w:marRight w:val="0"/>
      <w:marTop w:val="0"/>
      <w:marBottom w:val="0"/>
      <w:divBdr>
        <w:top w:val="none" w:sz="0" w:space="0" w:color="auto"/>
        <w:left w:val="none" w:sz="0" w:space="0" w:color="auto"/>
        <w:bottom w:val="none" w:sz="0" w:space="0" w:color="auto"/>
        <w:right w:val="none" w:sz="0" w:space="0" w:color="auto"/>
      </w:divBdr>
      <w:divsChild>
        <w:div w:id="1233735062">
          <w:marLeft w:val="0"/>
          <w:marRight w:val="0"/>
          <w:marTop w:val="0"/>
          <w:marBottom w:val="0"/>
          <w:divBdr>
            <w:top w:val="none" w:sz="0" w:space="0" w:color="auto"/>
            <w:left w:val="none" w:sz="0" w:space="0" w:color="auto"/>
            <w:bottom w:val="none" w:sz="0" w:space="0" w:color="auto"/>
            <w:right w:val="none" w:sz="0" w:space="0" w:color="auto"/>
          </w:divBdr>
        </w:div>
        <w:div w:id="426775447">
          <w:marLeft w:val="0"/>
          <w:marRight w:val="0"/>
          <w:marTop w:val="0"/>
          <w:marBottom w:val="0"/>
          <w:divBdr>
            <w:top w:val="none" w:sz="0" w:space="0" w:color="auto"/>
            <w:left w:val="none" w:sz="0" w:space="0" w:color="auto"/>
            <w:bottom w:val="none" w:sz="0" w:space="0" w:color="auto"/>
            <w:right w:val="none" w:sz="0" w:space="0" w:color="auto"/>
          </w:divBdr>
        </w:div>
        <w:div w:id="411125785">
          <w:marLeft w:val="0"/>
          <w:marRight w:val="0"/>
          <w:marTop w:val="0"/>
          <w:marBottom w:val="0"/>
          <w:divBdr>
            <w:top w:val="none" w:sz="0" w:space="0" w:color="auto"/>
            <w:left w:val="none" w:sz="0" w:space="0" w:color="auto"/>
            <w:bottom w:val="none" w:sz="0" w:space="0" w:color="auto"/>
            <w:right w:val="none" w:sz="0" w:space="0" w:color="auto"/>
          </w:divBdr>
        </w:div>
      </w:divsChild>
    </w:div>
    <w:div w:id="325936238">
      <w:bodyDiv w:val="1"/>
      <w:marLeft w:val="0"/>
      <w:marRight w:val="0"/>
      <w:marTop w:val="0"/>
      <w:marBottom w:val="0"/>
      <w:divBdr>
        <w:top w:val="none" w:sz="0" w:space="0" w:color="auto"/>
        <w:left w:val="none" w:sz="0" w:space="0" w:color="auto"/>
        <w:bottom w:val="none" w:sz="0" w:space="0" w:color="auto"/>
        <w:right w:val="none" w:sz="0" w:space="0" w:color="auto"/>
      </w:divBdr>
      <w:divsChild>
        <w:div w:id="725492126">
          <w:marLeft w:val="0"/>
          <w:marRight w:val="0"/>
          <w:marTop w:val="0"/>
          <w:marBottom w:val="0"/>
          <w:divBdr>
            <w:top w:val="none" w:sz="0" w:space="0" w:color="auto"/>
            <w:left w:val="none" w:sz="0" w:space="0" w:color="auto"/>
            <w:bottom w:val="none" w:sz="0" w:space="0" w:color="auto"/>
            <w:right w:val="none" w:sz="0" w:space="0" w:color="auto"/>
          </w:divBdr>
        </w:div>
        <w:div w:id="834883538">
          <w:marLeft w:val="0"/>
          <w:marRight w:val="0"/>
          <w:marTop w:val="0"/>
          <w:marBottom w:val="0"/>
          <w:divBdr>
            <w:top w:val="none" w:sz="0" w:space="0" w:color="auto"/>
            <w:left w:val="none" w:sz="0" w:space="0" w:color="auto"/>
            <w:bottom w:val="none" w:sz="0" w:space="0" w:color="auto"/>
            <w:right w:val="none" w:sz="0" w:space="0" w:color="auto"/>
          </w:divBdr>
        </w:div>
        <w:div w:id="950211809">
          <w:marLeft w:val="0"/>
          <w:marRight w:val="0"/>
          <w:marTop w:val="0"/>
          <w:marBottom w:val="0"/>
          <w:divBdr>
            <w:top w:val="none" w:sz="0" w:space="0" w:color="auto"/>
            <w:left w:val="none" w:sz="0" w:space="0" w:color="auto"/>
            <w:bottom w:val="none" w:sz="0" w:space="0" w:color="auto"/>
            <w:right w:val="none" w:sz="0" w:space="0" w:color="auto"/>
          </w:divBdr>
        </w:div>
      </w:divsChild>
    </w:div>
    <w:div w:id="380373055">
      <w:bodyDiv w:val="1"/>
      <w:marLeft w:val="0"/>
      <w:marRight w:val="0"/>
      <w:marTop w:val="0"/>
      <w:marBottom w:val="0"/>
      <w:divBdr>
        <w:top w:val="none" w:sz="0" w:space="0" w:color="auto"/>
        <w:left w:val="none" w:sz="0" w:space="0" w:color="auto"/>
        <w:bottom w:val="none" w:sz="0" w:space="0" w:color="auto"/>
        <w:right w:val="none" w:sz="0" w:space="0" w:color="auto"/>
      </w:divBdr>
      <w:divsChild>
        <w:div w:id="367682207">
          <w:marLeft w:val="0"/>
          <w:marRight w:val="0"/>
          <w:marTop w:val="0"/>
          <w:marBottom w:val="0"/>
          <w:divBdr>
            <w:top w:val="none" w:sz="0" w:space="0" w:color="auto"/>
            <w:left w:val="none" w:sz="0" w:space="0" w:color="auto"/>
            <w:bottom w:val="none" w:sz="0" w:space="0" w:color="auto"/>
            <w:right w:val="none" w:sz="0" w:space="0" w:color="auto"/>
          </w:divBdr>
        </w:div>
        <w:div w:id="321661307">
          <w:marLeft w:val="0"/>
          <w:marRight w:val="0"/>
          <w:marTop w:val="0"/>
          <w:marBottom w:val="0"/>
          <w:divBdr>
            <w:top w:val="none" w:sz="0" w:space="0" w:color="auto"/>
            <w:left w:val="none" w:sz="0" w:space="0" w:color="auto"/>
            <w:bottom w:val="none" w:sz="0" w:space="0" w:color="auto"/>
            <w:right w:val="none" w:sz="0" w:space="0" w:color="auto"/>
          </w:divBdr>
        </w:div>
        <w:div w:id="1827746376">
          <w:marLeft w:val="0"/>
          <w:marRight w:val="0"/>
          <w:marTop w:val="0"/>
          <w:marBottom w:val="0"/>
          <w:divBdr>
            <w:top w:val="none" w:sz="0" w:space="0" w:color="auto"/>
            <w:left w:val="none" w:sz="0" w:space="0" w:color="auto"/>
            <w:bottom w:val="none" w:sz="0" w:space="0" w:color="auto"/>
            <w:right w:val="none" w:sz="0" w:space="0" w:color="auto"/>
          </w:divBdr>
        </w:div>
      </w:divsChild>
    </w:div>
    <w:div w:id="382214405">
      <w:bodyDiv w:val="1"/>
      <w:marLeft w:val="0"/>
      <w:marRight w:val="0"/>
      <w:marTop w:val="0"/>
      <w:marBottom w:val="0"/>
      <w:divBdr>
        <w:top w:val="none" w:sz="0" w:space="0" w:color="auto"/>
        <w:left w:val="none" w:sz="0" w:space="0" w:color="auto"/>
        <w:bottom w:val="none" w:sz="0" w:space="0" w:color="auto"/>
        <w:right w:val="none" w:sz="0" w:space="0" w:color="auto"/>
      </w:divBdr>
      <w:divsChild>
        <w:div w:id="1088692134">
          <w:marLeft w:val="0"/>
          <w:marRight w:val="0"/>
          <w:marTop w:val="0"/>
          <w:marBottom w:val="0"/>
          <w:divBdr>
            <w:top w:val="none" w:sz="0" w:space="0" w:color="auto"/>
            <w:left w:val="none" w:sz="0" w:space="0" w:color="auto"/>
            <w:bottom w:val="none" w:sz="0" w:space="0" w:color="auto"/>
            <w:right w:val="none" w:sz="0" w:space="0" w:color="auto"/>
          </w:divBdr>
        </w:div>
        <w:div w:id="1023358701">
          <w:marLeft w:val="0"/>
          <w:marRight w:val="0"/>
          <w:marTop w:val="0"/>
          <w:marBottom w:val="0"/>
          <w:divBdr>
            <w:top w:val="none" w:sz="0" w:space="0" w:color="auto"/>
            <w:left w:val="none" w:sz="0" w:space="0" w:color="auto"/>
            <w:bottom w:val="none" w:sz="0" w:space="0" w:color="auto"/>
            <w:right w:val="none" w:sz="0" w:space="0" w:color="auto"/>
          </w:divBdr>
        </w:div>
        <w:div w:id="783767959">
          <w:marLeft w:val="0"/>
          <w:marRight w:val="0"/>
          <w:marTop w:val="0"/>
          <w:marBottom w:val="0"/>
          <w:divBdr>
            <w:top w:val="none" w:sz="0" w:space="0" w:color="auto"/>
            <w:left w:val="none" w:sz="0" w:space="0" w:color="auto"/>
            <w:bottom w:val="none" w:sz="0" w:space="0" w:color="auto"/>
            <w:right w:val="none" w:sz="0" w:space="0" w:color="auto"/>
          </w:divBdr>
        </w:div>
      </w:divsChild>
    </w:div>
    <w:div w:id="546912336">
      <w:bodyDiv w:val="1"/>
      <w:marLeft w:val="0"/>
      <w:marRight w:val="0"/>
      <w:marTop w:val="0"/>
      <w:marBottom w:val="0"/>
      <w:divBdr>
        <w:top w:val="none" w:sz="0" w:space="0" w:color="auto"/>
        <w:left w:val="none" w:sz="0" w:space="0" w:color="auto"/>
        <w:bottom w:val="none" w:sz="0" w:space="0" w:color="auto"/>
        <w:right w:val="none" w:sz="0" w:space="0" w:color="auto"/>
      </w:divBdr>
      <w:divsChild>
        <w:div w:id="33701635">
          <w:marLeft w:val="0"/>
          <w:marRight w:val="0"/>
          <w:marTop w:val="0"/>
          <w:marBottom w:val="0"/>
          <w:divBdr>
            <w:top w:val="none" w:sz="0" w:space="0" w:color="auto"/>
            <w:left w:val="none" w:sz="0" w:space="0" w:color="auto"/>
            <w:bottom w:val="none" w:sz="0" w:space="0" w:color="auto"/>
            <w:right w:val="none" w:sz="0" w:space="0" w:color="auto"/>
          </w:divBdr>
        </w:div>
        <w:div w:id="1946234297">
          <w:marLeft w:val="0"/>
          <w:marRight w:val="0"/>
          <w:marTop w:val="0"/>
          <w:marBottom w:val="0"/>
          <w:divBdr>
            <w:top w:val="none" w:sz="0" w:space="0" w:color="auto"/>
            <w:left w:val="none" w:sz="0" w:space="0" w:color="auto"/>
            <w:bottom w:val="none" w:sz="0" w:space="0" w:color="auto"/>
            <w:right w:val="none" w:sz="0" w:space="0" w:color="auto"/>
          </w:divBdr>
        </w:div>
      </w:divsChild>
    </w:div>
    <w:div w:id="589705191">
      <w:bodyDiv w:val="1"/>
      <w:marLeft w:val="0"/>
      <w:marRight w:val="0"/>
      <w:marTop w:val="0"/>
      <w:marBottom w:val="0"/>
      <w:divBdr>
        <w:top w:val="none" w:sz="0" w:space="0" w:color="auto"/>
        <w:left w:val="none" w:sz="0" w:space="0" w:color="auto"/>
        <w:bottom w:val="none" w:sz="0" w:space="0" w:color="auto"/>
        <w:right w:val="none" w:sz="0" w:space="0" w:color="auto"/>
      </w:divBdr>
      <w:divsChild>
        <w:div w:id="1732996092">
          <w:marLeft w:val="0"/>
          <w:marRight w:val="0"/>
          <w:marTop w:val="0"/>
          <w:marBottom w:val="0"/>
          <w:divBdr>
            <w:top w:val="none" w:sz="0" w:space="0" w:color="auto"/>
            <w:left w:val="none" w:sz="0" w:space="0" w:color="auto"/>
            <w:bottom w:val="none" w:sz="0" w:space="0" w:color="auto"/>
            <w:right w:val="none" w:sz="0" w:space="0" w:color="auto"/>
          </w:divBdr>
        </w:div>
        <w:div w:id="1309438803">
          <w:marLeft w:val="0"/>
          <w:marRight w:val="0"/>
          <w:marTop w:val="0"/>
          <w:marBottom w:val="0"/>
          <w:divBdr>
            <w:top w:val="none" w:sz="0" w:space="0" w:color="auto"/>
            <w:left w:val="none" w:sz="0" w:space="0" w:color="auto"/>
            <w:bottom w:val="none" w:sz="0" w:space="0" w:color="auto"/>
            <w:right w:val="none" w:sz="0" w:space="0" w:color="auto"/>
          </w:divBdr>
        </w:div>
        <w:div w:id="1473403731">
          <w:marLeft w:val="0"/>
          <w:marRight w:val="0"/>
          <w:marTop w:val="0"/>
          <w:marBottom w:val="0"/>
          <w:divBdr>
            <w:top w:val="none" w:sz="0" w:space="0" w:color="auto"/>
            <w:left w:val="none" w:sz="0" w:space="0" w:color="auto"/>
            <w:bottom w:val="none" w:sz="0" w:space="0" w:color="auto"/>
            <w:right w:val="none" w:sz="0" w:space="0" w:color="auto"/>
          </w:divBdr>
        </w:div>
      </w:divsChild>
    </w:div>
    <w:div w:id="749696550">
      <w:bodyDiv w:val="1"/>
      <w:marLeft w:val="0"/>
      <w:marRight w:val="0"/>
      <w:marTop w:val="0"/>
      <w:marBottom w:val="0"/>
      <w:divBdr>
        <w:top w:val="none" w:sz="0" w:space="0" w:color="auto"/>
        <w:left w:val="none" w:sz="0" w:space="0" w:color="auto"/>
        <w:bottom w:val="none" w:sz="0" w:space="0" w:color="auto"/>
        <w:right w:val="none" w:sz="0" w:space="0" w:color="auto"/>
      </w:divBdr>
      <w:divsChild>
        <w:div w:id="767239235">
          <w:marLeft w:val="0"/>
          <w:marRight w:val="0"/>
          <w:marTop w:val="0"/>
          <w:marBottom w:val="0"/>
          <w:divBdr>
            <w:top w:val="none" w:sz="0" w:space="0" w:color="auto"/>
            <w:left w:val="none" w:sz="0" w:space="0" w:color="auto"/>
            <w:bottom w:val="none" w:sz="0" w:space="0" w:color="auto"/>
            <w:right w:val="none" w:sz="0" w:space="0" w:color="auto"/>
          </w:divBdr>
        </w:div>
        <w:div w:id="755564792">
          <w:marLeft w:val="0"/>
          <w:marRight w:val="0"/>
          <w:marTop w:val="0"/>
          <w:marBottom w:val="0"/>
          <w:divBdr>
            <w:top w:val="none" w:sz="0" w:space="0" w:color="auto"/>
            <w:left w:val="none" w:sz="0" w:space="0" w:color="auto"/>
            <w:bottom w:val="none" w:sz="0" w:space="0" w:color="auto"/>
            <w:right w:val="none" w:sz="0" w:space="0" w:color="auto"/>
          </w:divBdr>
        </w:div>
      </w:divsChild>
    </w:div>
    <w:div w:id="902445120">
      <w:bodyDiv w:val="1"/>
      <w:marLeft w:val="0"/>
      <w:marRight w:val="0"/>
      <w:marTop w:val="0"/>
      <w:marBottom w:val="0"/>
      <w:divBdr>
        <w:top w:val="none" w:sz="0" w:space="0" w:color="auto"/>
        <w:left w:val="none" w:sz="0" w:space="0" w:color="auto"/>
        <w:bottom w:val="none" w:sz="0" w:space="0" w:color="auto"/>
        <w:right w:val="none" w:sz="0" w:space="0" w:color="auto"/>
      </w:divBdr>
      <w:divsChild>
        <w:div w:id="456031495">
          <w:marLeft w:val="0"/>
          <w:marRight w:val="0"/>
          <w:marTop w:val="0"/>
          <w:marBottom w:val="0"/>
          <w:divBdr>
            <w:top w:val="none" w:sz="0" w:space="0" w:color="auto"/>
            <w:left w:val="none" w:sz="0" w:space="0" w:color="auto"/>
            <w:bottom w:val="none" w:sz="0" w:space="0" w:color="auto"/>
            <w:right w:val="none" w:sz="0" w:space="0" w:color="auto"/>
          </w:divBdr>
        </w:div>
        <w:div w:id="794177445">
          <w:marLeft w:val="0"/>
          <w:marRight w:val="0"/>
          <w:marTop w:val="0"/>
          <w:marBottom w:val="0"/>
          <w:divBdr>
            <w:top w:val="none" w:sz="0" w:space="0" w:color="auto"/>
            <w:left w:val="none" w:sz="0" w:space="0" w:color="auto"/>
            <w:bottom w:val="none" w:sz="0" w:space="0" w:color="auto"/>
            <w:right w:val="none" w:sz="0" w:space="0" w:color="auto"/>
          </w:divBdr>
        </w:div>
        <w:div w:id="1448086723">
          <w:marLeft w:val="0"/>
          <w:marRight w:val="0"/>
          <w:marTop w:val="0"/>
          <w:marBottom w:val="0"/>
          <w:divBdr>
            <w:top w:val="none" w:sz="0" w:space="0" w:color="auto"/>
            <w:left w:val="none" w:sz="0" w:space="0" w:color="auto"/>
            <w:bottom w:val="none" w:sz="0" w:space="0" w:color="auto"/>
            <w:right w:val="none" w:sz="0" w:space="0" w:color="auto"/>
          </w:divBdr>
        </w:div>
        <w:div w:id="567955334">
          <w:marLeft w:val="0"/>
          <w:marRight w:val="0"/>
          <w:marTop w:val="0"/>
          <w:marBottom w:val="0"/>
          <w:divBdr>
            <w:top w:val="none" w:sz="0" w:space="0" w:color="auto"/>
            <w:left w:val="none" w:sz="0" w:space="0" w:color="auto"/>
            <w:bottom w:val="none" w:sz="0" w:space="0" w:color="auto"/>
            <w:right w:val="none" w:sz="0" w:space="0" w:color="auto"/>
          </w:divBdr>
        </w:div>
        <w:div w:id="1439327140">
          <w:marLeft w:val="0"/>
          <w:marRight w:val="0"/>
          <w:marTop w:val="0"/>
          <w:marBottom w:val="0"/>
          <w:divBdr>
            <w:top w:val="none" w:sz="0" w:space="0" w:color="auto"/>
            <w:left w:val="none" w:sz="0" w:space="0" w:color="auto"/>
            <w:bottom w:val="none" w:sz="0" w:space="0" w:color="auto"/>
            <w:right w:val="none" w:sz="0" w:space="0" w:color="auto"/>
          </w:divBdr>
        </w:div>
      </w:divsChild>
    </w:div>
    <w:div w:id="968364717">
      <w:bodyDiv w:val="1"/>
      <w:marLeft w:val="0"/>
      <w:marRight w:val="0"/>
      <w:marTop w:val="0"/>
      <w:marBottom w:val="0"/>
      <w:divBdr>
        <w:top w:val="none" w:sz="0" w:space="0" w:color="auto"/>
        <w:left w:val="none" w:sz="0" w:space="0" w:color="auto"/>
        <w:bottom w:val="none" w:sz="0" w:space="0" w:color="auto"/>
        <w:right w:val="none" w:sz="0" w:space="0" w:color="auto"/>
      </w:divBdr>
      <w:divsChild>
        <w:div w:id="1446466718">
          <w:marLeft w:val="0"/>
          <w:marRight w:val="0"/>
          <w:marTop w:val="0"/>
          <w:marBottom w:val="0"/>
          <w:divBdr>
            <w:top w:val="none" w:sz="0" w:space="0" w:color="auto"/>
            <w:left w:val="none" w:sz="0" w:space="0" w:color="auto"/>
            <w:bottom w:val="none" w:sz="0" w:space="0" w:color="auto"/>
            <w:right w:val="none" w:sz="0" w:space="0" w:color="auto"/>
          </w:divBdr>
        </w:div>
        <w:div w:id="1648700493">
          <w:marLeft w:val="0"/>
          <w:marRight w:val="0"/>
          <w:marTop w:val="0"/>
          <w:marBottom w:val="0"/>
          <w:divBdr>
            <w:top w:val="none" w:sz="0" w:space="0" w:color="auto"/>
            <w:left w:val="none" w:sz="0" w:space="0" w:color="auto"/>
            <w:bottom w:val="none" w:sz="0" w:space="0" w:color="auto"/>
            <w:right w:val="none" w:sz="0" w:space="0" w:color="auto"/>
          </w:divBdr>
        </w:div>
        <w:div w:id="315960882">
          <w:marLeft w:val="0"/>
          <w:marRight w:val="0"/>
          <w:marTop w:val="0"/>
          <w:marBottom w:val="0"/>
          <w:divBdr>
            <w:top w:val="none" w:sz="0" w:space="0" w:color="auto"/>
            <w:left w:val="none" w:sz="0" w:space="0" w:color="auto"/>
            <w:bottom w:val="none" w:sz="0" w:space="0" w:color="auto"/>
            <w:right w:val="none" w:sz="0" w:space="0" w:color="auto"/>
          </w:divBdr>
        </w:div>
      </w:divsChild>
    </w:div>
    <w:div w:id="982386257">
      <w:bodyDiv w:val="1"/>
      <w:marLeft w:val="0"/>
      <w:marRight w:val="0"/>
      <w:marTop w:val="0"/>
      <w:marBottom w:val="0"/>
      <w:divBdr>
        <w:top w:val="none" w:sz="0" w:space="0" w:color="auto"/>
        <w:left w:val="none" w:sz="0" w:space="0" w:color="auto"/>
        <w:bottom w:val="none" w:sz="0" w:space="0" w:color="auto"/>
        <w:right w:val="none" w:sz="0" w:space="0" w:color="auto"/>
      </w:divBdr>
      <w:divsChild>
        <w:div w:id="1877355771">
          <w:marLeft w:val="0"/>
          <w:marRight w:val="0"/>
          <w:marTop w:val="0"/>
          <w:marBottom w:val="0"/>
          <w:divBdr>
            <w:top w:val="none" w:sz="0" w:space="0" w:color="auto"/>
            <w:left w:val="none" w:sz="0" w:space="0" w:color="auto"/>
            <w:bottom w:val="none" w:sz="0" w:space="0" w:color="auto"/>
            <w:right w:val="none" w:sz="0" w:space="0" w:color="auto"/>
          </w:divBdr>
        </w:div>
        <w:div w:id="459616751">
          <w:marLeft w:val="0"/>
          <w:marRight w:val="0"/>
          <w:marTop w:val="0"/>
          <w:marBottom w:val="0"/>
          <w:divBdr>
            <w:top w:val="none" w:sz="0" w:space="0" w:color="auto"/>
            <w:left w:val="none" w:sz="0" w:space="0" w:color="auto"/>
            <w:bottom w:val="none" w:sz="0" w:space="0" w:color="auto"/>
            <w:right w:val="none" w:sz="0" w:space="0" w:color="auto"/>
          </w:divBdr>
        </w:div>
      </w:divsChild>
    </w:div>
    <w:div w:id="1001815523">
      <w:bodyDiv w:val="1"/>
      <w:marLeft w:val="0"/>
      <w:marRight w:val="0"/>
      <w:marTop w:val="0"/>
      <w:marBottom w:val="0"/>
      <w:divBdr>
        <w:top w:val="none" w:sz="0" w:space="0" w:color="auto"/>
        <w:left w:val="none" w:sz="0" w:space="0" w:color="auto"/>
        <w:bottom w:val="none" w:sz="0" w:space="0" w:color="auto"/>
        <w:right w:val="none" w:sz="0" w:space="0" w:color="auto"/>
      </w:divBdr>
      <w:divsChild>
        <w:div w:id="1695766745">
          <w:marLeft w:val="0"/>
          <w:marRight w:val="0"/>
          <w:marTop w:val="0"/>
          <w:marBottom w:val="0"/>
          <w:divBdr>
            <w:top w:val="none" w:sz="0" w:space="0" w:color="auto"/>
            <w:left w:val="none" w:sz="0" w:space="0" w:color="auto"/>
            <w:bottom w:val="none" w:sz="0" w:space="0" w:color="auto"/>
            <w:right w:val="none" w:sz="0" w:space="0" w:color="auto"/>
          </w:divBdr>
        </w:div>
        <w:div w:id="730888626">
          <w:marLeft w:val="0"/>
          <w:marRight w:val="0"/>
          <w:marTop w:val="0"/>
          <w:marBottom w:val="0"/>
          <w:divBdr>
            <w:top w:val="none" w:sz="0" w:space="0" w:color="auto"/>
            <w:left w:val="none" w:sz="0" w:space="0" w:color="auto"/>
            <w:bottom w:val="none" w:sz="0" w:space="0" w:color="auto"/>
            <w:right w:val="none" w:sz="0" w:space="0" w:color="auto"/>
          </w:divBdr>
        </w:div>
      </w:divsChild>
    </w:div>
    <w:div w:id="1080443454">
      <w:bodyDiv w:val="1"/>
      <w:marLeft w:val="0"/>
      <w:marRight w:val="0"/>
      <w:marTop w:val="0"/>
      <w:marBottom w:val="0"/>
      <w:divBdr>
        <w:top w:val="none" w:sz="0" w:space="0" w:color="auto"/>
        <w:left w:val="none" w:sz="0" w:space="0" w:color="auto"/>
        <w:bottom w:val="none" w:sz="0" w:space="0" w:color="auto"/>
        <w:right w:val="none" w:sz="0" w:space="0" w:color="auto"/>
      </w:divBdr>
      <w:divsChild>
        <w:div w:id="1084571065">
          <w:marLeft w:val="0"/>
          <w:marRight w:val="0"/>
          <w:marTop w:val="0"/>
          <w:marBottom w:val="0"/>
          <w:divBdr>
            <w:top w:val="none" w:sz="0" w:space="0" w:color="auto"/>
            <w:left w:val="none" w:sz="0" w:space="0" w:color="auto"/>
            <w:bottom w:val="none" w:sz="0" w:space="0" w:color="auto"/>
            <w:right w:val="none" w:sz="0" w:space="0" w:color="auto"/>
          </w:divBdr>
        </w:div>
        <w:div w:id="1983650886">
          <w:marLeft w:val="0"/>
          <w:marRight w:val="0"/>
          <w:marTop w:val="0"/>
          <w:marBottom w:val="0"/>
          <w:divBdr>
            <w:top w:val="none" w:sz="0" w:space="0" w:color="auto"/>
            <w:left w:val="none" w:sz="0" w:space="0" w:color="auto"/>
            <w:bottom w:val="none" w:sz="0" w:space="0" w:color="auto"/>
            <w:right w:val="none" w:sz="0" w:space="0" w:color="auto"/>
          </w:divBdr>
        </w:div>
      </w:divsChild>
    </w:div>
    <w:div w:id="1194423123">
      <w:bodyDiv w:val="1"/>
      <w:marLeft w:val="0"/>
      <w:marRight w:val="0"/>
      <w:marTop w:val="0"/>
      <w:marBottom w:val="0"/>
      <w:divBdr>
        <w:top w:val="none" w:sz="0" w:space="0" w:color="auto"/>
        <w:left w:val="none" w:sz="0" w:space="0" w:color="auto"/>
        <w:bottom w:val="none" w:sz="0" w:space="0" w:color="auto"/>
        <w:right w:val="none" w:sz="0" w:space="0" w:color="auto"/>
      </w:divBdr>
      <w:divsChild>
        <w:div w:id="1189022095">
          <w:marLeft w:val="0"/>
          <w:marRight w:val="0"/>
          <w:marTop w:val="0"/>
          <w:marBottom w:val="0"/>
          <w:divBdr>
            <w:top w:val="none" w:sz="0" w:space="0" w:color="auto"/>
            <w:left w:val="none" w:sz="0" w:space="0" w:color="auto"/>
            <w:bottom w:val="none" w:sz="0" w:space="0" w:color="auto"/>
            <w:right w:val="none" w:sz="0" w:space="0" w:color="auto"/>
          </w:divBdr>
        </w:div>
        <w:div w:id="986594991">
          <w:marLeft w:val="0"/>
          <w:marRight w:val="0"/>
          <w:marTop w:val="0"/>
          <w:marBottom w:val="0"/>
          <w:divBdr>
            <w:top w:val="none" w:sz="0" w:space="0" w:color="auto"/>
            <w:left w:val="none" w:sz="0" w:space="0" w:color="auto"/>
            <w:bottom w:val="none" w:sz="0" w:space="0" w:color="auto"/>
            <w:right w:val="none" w:sz="0" w:space="0" w:color="auto"/>
          </w:divBdr>
        </w:div>
      </w:divsChild>
    </w:div>
    <w:div w:id="1213619162">
      <w:bodyDiv w:val="1"/>
      <w:marLeft w:val="0"/>
      <w:marRight w:val="0"/>
      <w:marTop w:val="0"/>
      <w:marBottom w:val="0"/>
      <w:divBdr>
        <w:top w:val="none" w:sz="0" w:space="0" w:color="auto"/>
        <w:left w:val="none" w:sz="0" w:space="0" w:color="auto"/>
        <w:bottom w:val="none" w:sz="0" w:space="0" w:color="auto"/>
        <w:right w:val="none" w:sz="0" w:space="0" w:color="auto"/>
      </w:divBdr>
      <w:divsChild>
        <w:div w:id="1798260978">
          <w:marLeft w:val="0"/>
          <w:marRight w:val="0"/>
          <w:marTop w:val="0"/>
          <w:marBottom w:val="0"/>
          <w:divBdr>
            <w:top w:val="none" w:sz="0" w:space="0" w:color="auto"/>
            <w:left w:val="none" w:sz="0" w:space="0" w:color="auto"/>
            <w:bottom w:val="none" w:sz="0" w:space="0" w:color="auto"/>
            <w:right w:val="none" w:sz="0" w:space="0" w:color="auto"/>
          </w:divBdr>
        </w:div>
        <w:div w:id="62263619">
          <w:marLeft w:val="0"/>
          <w:marRight w:val="0"/>
          <w:marTop w:val="0"/>
          <w:marBottom w:val="0"/>
          <w:divBdr>
            <w:top w:val="none" w:sz="0" w:space="0" w:color="auto"/>
            <w:left w:val="none" w:sz="0" w:space="0" w:color="auto"/>
            <w:bottom w:val="none" w:sz="0" w:space="0" w:color="auto"/>
            <w:right w:val="none" w:sz="0" w:space="0" w:color="auto"/>
          </w:divBdr>
        </w:div>
      </w:divsChild>
    </w:div>
    <w:div w:id="1234200360">
      <w:bodyDiv w:val="1"/>
      <w:marLeft w:val="0"/>
      <w:marRight w:val="0"/>
      <w:marTop w:val="0"/>
      <w:marBottom w:val="0"/>
      <w:divBdr>
        <w:top w:val="none" w:sz="0" w:space="0" w:color="auto"/>
        <w:left w:val="none" w:sz="0" w:space="0" w:color="auto"/>
        <w:bottom w:val="none" w:sz="0" w:space="0" w:color="auto"/>
        <w:right w:val="none" w:sz="0" w:space="0" w:color="auto"/>
      </w:divBdr>
      <w:divsChild>
        <w:div w:id="1262448844">
          <w:marLeft w:val="0"/>
          <w:marRight w:val="0"/>
          <w:marTop w:val="0"/>
          <w:marBottom w:val="0"/>
          <w:divBdr>
            <w:top w:val="none" w:sz="0" w:space="0" w:color="auto"/>
            <w:left w:val="none" w:sz="0" w:space="0" w:color="auto"/>
            <w:bottom w:val="none" w:sz="0" w:space="0" w:color="auto"/>
            <w:right w:val="none" w:sz="0" w:space="0" w:color="auto"/>
          </w:divBdr>
        </w:div>
        <w:div w:id="1799302746">
          <w:marLeft w:val="0"/>
          <w:marRight w:val="0"/>
          <w:marTop w:val="0"/>
          <w:marBottom w:val="0"/>
          <w:divBdr>
            <w:top w:val="none" w:sz="0" w:space="0" w:color="auto"/>
            <w:left w:val="none" w:sz="0" w:space="0" w:color="auto"/>
            <w:bottom w:val="none" w:sz="0" w:space="0" w:color="auto"/>
            <w:right w:val="none" w:sz="0" w:space="0" w:color="auto"/>
          </w:divBdr>
        </w:div>
      </w:divsChild>
    </w:div>
    <w:div w:id="1286154082">
      <w:bodyDiv w:val="1"/>
      <w:marLeft w:val="0"/>
      <w:marRight w:val="0"/>
      <w:marTop w:val="0"/>
      <w:marBottom w:val="0"/>
      <w:divBdr>
        <w:top w:val="none" w:sz="0" w:space="0" w:color="auto"/>
        <w:left w:val="none" w:sz="0" w:space="0" w:color="auto"/>
        <w:bottom w:val="none" w:sz="0" w:space="0" w:color="auto"/>
        <w:right w:val="none" w:sz="0" w:space="0" w:color="auto"/>
      </w:divBdr>
      <w:divsChild>
        <w:div w:id="253130504">
          <w:marLeft w:val="0"/>
          <w:marRight w:val="0"/>
          <w:marTop w:val="0"/>
          <w:marBottom w:val="0"/>
          <w:divBdr>
            <w:top w:val="none" w:sz="0" w:space="0" w:color="auto"/>
            <w:left w:val="none" w:sz="0" w:space="0" w:color="auto"/>
            <w:bottom w:val="none" w:sz="0" w:space="0" w:color="auto"/>
            <w:right w:val="none" w:sz="0" w:space="0" w:color="auto"/>
          </w:divBdr>
        </w:div>
        <w:div w:id="294802387">
          <w:marLeft w:val="0"/>
          <w:marRight w:val="0"/>
          <w:marTop w:val="0"/>
          <w:marBottom w:val="0"/>
          <w:divBdr>
            <w:top w:val="none" w:sz="0" w:space="0" w:color="auto"/>
            <w:left w:val="none" w:sz="0" w:space="0" w:color="auto"/>
            <w:bottom w:val="none" w:sz="0" w:space="0" w:color="auto"/>
            <w:right w:val="none" w:sz="0" w:space="0" w:color="auto"/>
          </w:divBdr>
        </w:div>
        <w:div w:id="1619872637">
          <w:marLeft w:val="0"/>
          <w:marRight w:val="0"/>
          <w:marTop w:val="0"/>
          <w:marBottom w:val="0"/>
          <w:divBdr>
            <w:top w:val="none" w:sz="0" w:space="0" w:color="auto"/>
            <w:left w:val="none" w:sz="0" w:space="0" w:color="auto"/>
            <w:bottom w:val="none" w:sz="0" w:space="0" w:color="auto"/>
            <w:right w:val="none" w:sz="0" w:space="0" w:color="auto"/>
          </w:divBdr>
        </w:div>
        <w:div w:id="635138445">
          <w:marLeft w:val="0"/>
          <w:marRight w:val="0"/>
          <w:marTop w:val="0"/>
          <w:marBottom w:val="0"/>
          <w:divBdr>
            <w:top w:val="none" w:sz="0" w:space="0" w:color="auto"/>
            <w:left w:val="none" w:sz="0" w:space="0" w:color="auto"/>
            <w:bottom w:val="none" w:sz="0" w:space="0" w:color="auto"/>
            <w:right w:val="none" w:sz="0" w:space="0" w:color="auto"/>
          </w:divBdr>
        </w:div>
      </w:divsChild>
    </w:div>
    <w:div w:id="1294675579">
      <w:bodyDiv w:val="1"/>
      <w:marLeft w:val="0"/>
      <w:marRight w:val="0"/>
      <w:marTop w:val="0"/>
      <w:marBottom w:val="0"/>
      <w:divBdr>
        <w:top w:val="none" w:sz="0" w:space="0" w:color="auto"/>
        <w:left w:val="none" w:sz="0" w:space="0" w:color="auto"/>
        <w:bottom w:val="none" w:sz="0" w:space="0" w:color="auto"/>
        <w:right w:val="none" w:sz="0" w:space="0" w:color="auto"/>
      </w:divBdr>
      <w:divsChild>
        <w:div w:id="1533806838">
          <w:marLeft w:val="0"/>
          <w:marRight w:val="0"/>
          <w:marTop w:val="0"/>
          <w:marBottom w:val="0"/>
          <w:divBdr>
            <w:top w:val="none" w:sz="0" w:space="0" w:color="auto"/>
            <w:left w:val="none" w:sz="0" w:space="0" w:color="auto"/>
            <w:bottom w:val="none" w:sz="0" w:space="0" w:color="auto"/>
            <w:right w:val="none" w:sz="0" w:space="0" w:color="auto"/>
          </w:divBdr>
        </w:div>
        <w:div w:id="1205289584">
          <w:marLeft w:val="0"/>
          <w:marRight w:val="0"/>
          <w:marTop w:val="0"/>
          <w:marBottom w:val="0"/>
          <w:divBdr>
            <w:top w:val="none" w:sz="0" w:space="0" w:color="auto"/>
            <w:left w:val="none" w:sz="0" w:space="0" w:color="auto"/>
            <w:bottom w:val="none" w:sz="0" w:space="0" w:color="auto"/>
            <w:right w:val="none" w:sz="0" w:space="0" w:color="auto"/>
          </w:divBdr>
        </w:div>
      </w:divsChild>
    </w:div>
    <w:div w:id="1343125690">
      <w:bodyDiv w:val="1"/>
      <w:marLeft w:val="0"/>
      <w:marRight w:val="0"/>
      <w:marTop w:val="0"/>
      <w:marBottom w:val="0"/>
      <w:divBdr>
        <w:top w:val="none" w:sz="0" w:space="0" w:color="auto"/>
        <w:left w:val="none" w:sz="0" w:space="0" w:color="auto"/>
        <w:bottom w:val="none" w:sz="0" w:space="0" w:color="auto"/>
        <w:right w:val="none" w:sz="0" w:space="0" w:color="auto"/>
      </w:divBdr>
      <w:divsChild>
        <w:div w:id="172190996">
          <w:marLeft w:val="0"/>
          <w:marRight w:val="0"/>
          <w:marTop w:val="0"/>
          <w:marBottom w:val="0"/>
          <w:divBdr>
            <w:top w:val="none" w:sz="0" w:space="0" w:color="auto"/>
            <w:left w:val="none" w:sz="0" w:space="0" w:color="auto"/>
            <w:bottom w:val="none" w:sz="0" w:space="0" w:color="auto"/>
            <w:right w:val="none" w:sz="0" w:space="0" w:color="auto"/>
          </w:divBdr>
        </w:div>
        <w:div w:id="1392773109">
          <w:marLeft w:val="0"/>
          <w:marRight w:val="0"/>
          <w:marTop w:val="0"/>
          <w:marBottom w:val="0"/>
          <w:divBdr>
            <w:top w:val="none" w:sz="0" w:space="0" w:color="auto"/>
            <w:left w:val="none" w:sz="0" w:space="0" w:color="auto"/>
            <w:bottom w:val="none" w:sz="0" w:space="0" w:color="auto"/>
            <w:right w:val="none" w:sz="0" w:space="0" w:color="auto"/>
          </w:divBdr>
        </w:div>
      </w:divsChild>
    </w:div>
    <w:div w:id="1374424726">
      <w:bodyDiv w:val="1"/>
      <w:marLeft w:val="0"/>
      <w:marRight w:val="0"/>
      <w:marTop w:val="0"/>
      <w:marBottom w:val="0"/>
      <w:divBdr>
        <w:top w:val="none" w:sz="0" w:space="0" w:color="auto"/>
        <w:left w:val="none" w:sz="0" w:space="0" w:color="auto"/>
        <w:bottom w:val="none" w:sz="0" w:space="0" w:color="auto"/>
        <w:right w:val="none" w:sz="0" w:space="0" w:color="auto"/>
      </w:divBdr>
      <w:divsChild>
        <w:div w:id="235744043">
          <w:marLeft w:val="0"/>
          <w:marRight w:val="0"/>
          <w:marTop w:val="0"/>
          <w:marBottom w:val="0"/>
          <w:divBdr>
            <w:top w:val="none" w:sz="0" w:space="0" w:color="auto"/>
            <w:left w:val="none" w:sz="0" w:space="0" w:color="auto"/>
            <w:bottom w:val="none" w:sz="0" w:space="0" w:color="auto"/>
            <w:right w:val="none" w:sz="0" w:space="0" w:color="auto"/>
          </w:divBdr>
        </w:div>
        <w:div w:id="885869413">
          <w:marLeft w:val="0"/>
          <w:marRight w:val="0"/>
          <w:marTop w:val="0"/>
          <w:marBottom w:val="0"/>
          <w:divBdr>
            <w:top w:val="none" w:sz="0" w:space="0" w:color="auto"/>
            <w:left w:val="none" w:sz="0" w:space="0" w:color="auto"/>
            <w:bottom w:val="none" w:sz="0" w:space="0" w:color="auto"/>
            <w:right w:val="none" w:sz="0" w:space="0" w:color="auto"/>
          </w:divBdr>
        </w:div>
        <w:div w:id="1975520886">
          <w:marLeft w:val="0"/>
          <w:marRight w:val="0"/>
          <w:marTop w:val="0"/>
          <w:marBottom w:val="0"/>
          <w:divBdr>
            <w:top w:val="none" w:sz="0" w:space="0" w:color="auto"/>
            <w:left w:val="none" w:sz="0" w:space="0" w:color="auto"/>
            <w:bottom w:val="none" w:sz="0" w:space="0" w:color="auto"/>
            <w:right w:val="none" w:sz="0" w:space="0" w:color="auto"/>
          </w:divBdr>
        </w:div>
      </w:divsChild>
    </w:div>
    <w:div w:id="1403992420">
      <w:bodyDiv w:val="1"/>
      <w:marLeft w:val="0"/>
      <w:marRight w:val="0"/>
      <w:marTop w:val="0"/>
      <w:marBottom w:val="0"/>
      <w:divBdr>
        <w:top w:val="none" w:sz="0" w:space="0" w:color="auto"/>
        <w:left w:val="none" w:sz="0" w:space="0" w:color="auto"/>
        <w:bottom w:val="none" w:sz="0" w:space="0" w:color="auto"/>
        <w:right w:val="none" w:sz="0" w:space="0" w:color="auto"/>
      </w:divBdr>
      <w:divsChild>
        <w:div w:id="320936551">
          <w:marLeft w:val="0"/>
          <w:marRight w:val="0"/>
          <w:marTop w:val="0"/>
          <w:marBottom w:val="0"/>
          <w:divBdr>
            <w:top w:val="none" w:sz="0" w:space="0" w:color="auto"/>
            <w:left w:val="none" w:sz="0" w:space="0" w:color="auto"/>
            <w:bottom w:val="none" w:sz="0" w:space="0" w:color="auto"/>
            <w:right w:val="none" w:sz="0" w:space="0" w:color="auto"/>
          </w:divBdr>
        </w:div>
        <w:div w:id="2086411097">
          <w:marLeft w:val="0"/>
          <w:marRight w:val="0"/>
          <w:marTop w:val="0"/>
          <w:marBottom w:val="0"/>
          <w:divBdr>
            <w:top w:val="none" w:sz="0" w:space="0" w:color="auto"/>
            <w:left w:val="none" w:sz="0" w:space="0" w:color="auto"/>
            <w:bottom w:val="none" w:sz="0" w:space="0" w:color="auto"/>
            <w:right w:val="none" w:sz="0" w:space="0" w:color="auto"/>
          </w:divBdr>
        </w:div>
        <w:div w:id="1168134265">
          <w:marLeft w:val="0"/>
          <w:marRight w:val="0"/>
          <w:marTop w:val="0"/>
          <w:marBottom w:val="0"/>
          <w:divBdr>
            <w:top w:val="none" w:sz="0" w:space="0" w:color="auto"/>
            <w:left w:val="none" w:sz="0" w:space="0" w:color="auto"/>
            <w:bottom w:val="none" w:sz="0" w:space="0" w:color="auto"/>
            <w:right w:val="none" w:sz="0" w:space="0" w:color="auto"/>
          </w:divBdr>
        </w:div>
      </w:divsChild>
    </w:div>
    <w:div w:id="1558474364">
      <w:bodyDiv w:val="1"/>
      <w:marLeft w:val="0"/>
      <w:marRight w:val="0"/>
      <w:marTop w:val="0"/>
      <w:marBottom w:val="0"/>
      <w:divBdr>
        <w:top w:val="none" w:sz="0" w:space="0" w:color="auto"/>
        <w:left w:val="none" w:sz="0" w:space="0" w:color="auto"/>
        <w:bottom w:val="none" w:sz="0" w:space="0" w:color="auto"/>
        <w:right w:val="none" w:sz="0" w:space="0" w:color="auto"/>
      </w:divBdr>
      <w:divsChild>
        <w:div w:id="910695102">
          <w:marLeft w:val="0"/>
          <w:marRight w:val="0"/>
          <w:marTop w:val="0"/>
          <w:marBottom w:val="0"/>
          <w:divBdr>
            <w:top w:val="none" w:sz="0" w:space="0" w:color="auto"/>
            <w:left w:val="none" w:sz="0" w:space="0" w:color="auto"/>
            <w:bottom w:val="none" w:sz="0" w:space="0" w:color="auto"/>
            <w:right w:val="none" w:sz="0" w:space="0" w:color="auto"/>
          </w:divBdr>
        </w:div>
        <w:div w:id="1797871267">
          <w:marLeft w:val="0"/>
          <w:marRight w:val="0"/>
          <w:marTop w:val="0"/>
          <w:marBottom w:val="0"/>
          <w:divBdr>
            <w:top w:val="none" w:sz="0" w:space="0" w:color="auto"/>
            <w:left w:val="none" w:sz="0" w:space="0" w:color="auto"/>
            <w:bottom w:val="none" w:sz="0" w:space="0" w:color="auto"/>
            <w:right w:val="none" w:sz="0" w:space="0" w:color="auto"/>
          </w:divBdr>
        </w:div>
      </w:divsChild>
    </w:div>
    <w:div w:id="1587108705">
      <w:bodyDiv w:val="1"/>
      <w:marLeft w:val="0"/>
      <w:marRight w:val="0"/>
      <w:marTop w:val="0"/>
      <w:marBottom w:val="0"/>
      <w:divBdr>
        <w:top w:val="none" w:sz="0" w:space="0" w:color="auto"/>
        <w:left w:val="none" w:sz="0" w:space="0" w:color="auto"/>
        <w:bottom w:val="none" w:sz="0" w:space="0" w:color="auto"/>
        <w:right w:val="none" w:sz="0" w:space="0" w:color="auto"/>
      </w:divBdr>
      <w:divsChild>
        <w:div w:id="1566917826">
          <w:marLeft w:val="0"/>
          <w:marRight w:val="0"/>
          <w:marTop w:val="0"/>
          <w:marBottom w:val="0"/>
          <w:divBdr>
            <w:top w:val="none" w:sz="0" w:space="0" w:color="auto"/>
            <w:left w:val="none" w:sz="0" w:space="0" w:color="auto"/>
            <w:bottom w:val="none" w:sz="0" w:space="0" w:color="auto"/>
            <w:right w:val="none" w:sz="0" w:space="0" w:color="auto"/>
          </w:divBdr>
        </w:div>
        <w:div w:id="1681854080">
          <w:marLeft w:val="0"/>
          <w:marRight w:val="0"/>
          <w:marTop w:val="0"/>
          <w:marBottom w:val="0"/>
          <w:divBdr>
            <w:top w:val="none" w:sz="0" w:space="0" w:color="auto"/>
            <w:left w:val="none" w:sz="0" w:space="0" w:color="auto"/>
            <w:bottom w:val="none" w:sz="0" w:space="0" w:color="auto"/>
            <w:right w:val="none" w:sz="0" w:space="0" w:color="auto"/>
          </w:divBdr>
        </w:div>
      </w:divsChild>
    </w:div>
    <w:div w:id="1676959044">
      <w:bodyDiv w:val="1"/>
      <w:marLeft w:val="0"/>
      <w:marRight w:val="0"/>
      <w:marTop w:val="0"/>
      <w:marBottom w:val="0"/>
      <w:divBdr>
        <w:top w:val="none" w:sz="0" w:space="0" w:color="auto"/>
        <w:left w:val="none" w:sz="0" w:space="0" w:color="auto"/>
        <w:bottom w:val="none" w:sz="0" w:space="0" w:color="auto"/>
        <w:right w:val="none" w:sz="0" w:space="0" w:color="auto"/>
      </w:divBdr>
      <w:divsChild>
        <w:div w:id="822045224">
          <w:marLeft w:val="0"/>
          <w:marRight w:val="0"/>
          <w:marTop w:val="0"/>
          <w:marBottom w:val="0"/>
          <w:divBdr>
            <w:top w:val="none" w:sz="0" w:space="0" w:color="auto"/>
            <w:left w:val="none" w:sz="0" w:space="0" w:color="auto"/>
            <w:bottom w:val="none" w:sz="0" w:space="0" w:color="auto"/>
            <w:right w:val="none" w:sz="0" w:space="0" w:color="auto"/>
          </w:divBdr>
        </w:div>
        <w:div w:id="773747983">
          <w:marLeft w:val="0"/>
          <w:marRight w:val="0"/>
          <w:marTop w:val="0"/>
          <w:marBottom w:val="0"/>
          <w:divBdr>
            <w:top w:val="none" w:sz="0" w:space="0" w:color="auto"/>
            <w:left w:val="none" w:sz="0" w:space="0" w:color="auto"/>
            <w:bottom w:val="none" w:sz="0" w:space="0" w:color="auto"/>
            <w:right w:val="none" w:sz="0" w:space="0" w:color="auto"/>
          </w:divBdr>
        </w:div>
      </w:divsChild>
    </w:div>
    <w:div w:id="1697611641">
      <w:bodyDiv w:val="1"/>
      <w:marLeft w:val="0"/>
      <w:marRight w:val="0"/>
      <w:marTop w:val="0"/>
      <w:marBottom w:val="0"/>
      <w:divBdr>
        <w:top w:val="none" w:sz="0" w:space="0" w:color="auto"/>
        <w:left w:val="none" w:sz="0" w:space="0" w:color="auto"/>
        <w:bottom w:val="none" w:sz="0" w:space="0" w:color="auto"/>
        <w:right w:val="none" w:sz="0" w:space="0" w:color="auto"/>
      </w:divBdr>
      <w:divsChild>
        <w:div w:id="1951205383">
          <w:marLeft w:val="0"/>
          <w:marRight w:val="0"/>
          <w:marTop w:val="0"/>
          <w:marBottom w:val="0"/>
          <w:divBdr>
            <w:top w:val="none" w:sz="0" w:space="0" w:color="auto"/>
            <w:left w:val="none" w:sz="0" w:space="0" w:color="auto"/>
            <w:bottom w:val="none" w:sz="0" w:space="0" w:color="auto"/>
            <w:right w:val="none" w:sz="0" w:space="0" w:color="auto"/>
          </w:divBdr>
        </w:div>
        <w:div w:id="225185068">
          <w:marLeft w:val="0"/>
          <w:marRight w:val="0"/>
          <w:marTop w:val="0"/>
          <w:marBottom w:val="0"/>
          <w:divBdr>
            <w:top w:val="none" w:sz="0" w:space="0" w:color="auto"/>
            <w:left w:val="none" w:sz="0" w:space="0" w:color="auto"/>
            <w:bottom w:val="none" w:sz="0" w:space="0" w:color="auto"/>
            <w:right w:val="none" w:sz="0" w:space="0" w:color="auto"/>
          </w:divBdr>
        </w:div>
      </w:divsChild>
    </w:div>
    <w:div w:id="1810047411">
      <w:bodyDiv w:val="1"/>
      <w:marLeft w:val="0"/>
      <w:marRight w:val="0"/>
      <w:marTop w:val="0"/>
      <w:marBottom w:val="0"/>
      <w:divBdr>
        <w:top w:val="none" w:sz="0" w:space="0" w:color="auto"/>
        <w:left w:val="none" w:sz="0" w:space="0" w:color="auto"/>
        <w:bottom w:val="none" w:sz="0" w:space="0" w:color="auto"/>
        <w:right w:val="none" w:sz="0" w:space="0" w:color="auto"/>
      </w:divBdr>
      <w:divsChild>
        <w:div w:id="378165359">
          <w:marLeft w:val="0"/>
          <w:marRight w:val="0"/>
          <w:marTop w:val="0"/>
          <w:marBottom w:val="0"/>
          <w:divBdr>
            <w:top w:val="none" w:sz="0" w:space="0" w:color="auto"/>
            <w:left w:val="none" w:sz="0" w:space="0" w:color="auto"/>
            <w:bottom w:val="none" w:sz="0" w:space="0" w:color="auto"/>
            <w:right w:val="none" w:sz="0" w:space="0" w:color="auto"/>
          </w:divBdr>
        </w:div>
        <w:div w:id="968244825">
          <w:marLeft w:val="0"/>
          <w:marRight w:val="0"/>
          <w:marTop w:val="0"/>
          <w:marBottom w:val="0"/>
          <w:divBdr>
            <w:top w:val="none" w:sz="0" w:space="0" w:color="auto"/>
            <w:left w:val="none" w:sz="0" w:space="0" w:color="auto"/>
            <w:bottom w:val="none" w:sz="0" w:space="0" w:color="auto"/>
            <w:right w:val="none" w:sz="0" w:space="0" w:color="auto"/>
          </w:divBdr>
        </w:div>
      </w:divsChild>
    </w:div>
    <w:div w:id="1831483426">
      <w:bodyDiv w:val="1"/>
      <w:marLeft w:val="0"/>
      <w:marRight w:val="0"/>
      <w:marTop w:val="0"/>
      <w:marBottom w:val="0"/>
      <w:divBdr>
        <w:top w:val="none" w:sz="0" w:space="0" w:color="auto"/>
        <w:left w:val="none" w:sz="0" w:space="0" w:color="auto"/>
        <w:bottom w:val="none" w:sz="0" w:space="0" w:color="auto"/>
        <w:right w:val="none" w:sz="0" w:space="0" w:color="auto"/>
      </w:divBdr>
      <w:divsChild>
        <w:div w:id="441462875">
          <w:marLeft w:val="0"/>
          <w:marRight w:val="0"/>
          <w:marTop w:val="0"/>
          <w:marBottom w:val="0"/>
          <w:divBdr>
            <w:top w:val="none" w:sz="0" w:space="0" w:color="auto"/>
            <w:left w:val="none" w:sz="0" w:space="0" w:color="auto"/>
            <w:bottom w:val="none" w:sz="0" w:space="0" w:color="auto"/>
            <w:right w:val="none" w:sz="0" w:space="0" w:color="auto"/>
          </w:divBdr>
        </w:div>
        <w:div w:id="404762930">
          <w:marLeft w:val="0"/>
          <w:marRight w:val="0"/>
          <w:marTop w:val="0"/>
          <w:marBottom w:val="0"/>
          <w:divBdr>
            <w:top w:val="none" w:sz="0" w:space="0" w:color="auto"/>
            <w:left w:val="none" w:sz="0" w:space="0" w:color="auto"/>
            <w:bottom w:val="none" w:sz="0" w:space="0" w:color="auto"/>
            <w:right w:val="none" w:sz="0" w:space="0" w:color="auto"/>
          </w:divBdr>
        </w:div>
      </w:divsChild>
    </w:div>
    <w:div w:id="1835947685">
      <w:bodyDiv w:val="1"/>
      <w:marLeft w:val="0"/>
      <w:marRight w:val="0"/>
      <w:marTop w:val="0"/>
      <w:marBottom w:val="0"/>
      <w:divBdr>
        <w:top w:val="none" w:sz="0" w:space="0" w:color="auto"/>
        <w:left w:val="none" w:sz="0" w:space="0" w:color="auto"/>
        <w:bottom w:val="none" w:sz="0" w:space="0" w:color="auto"/>
        <w:right w:val="none" w:sz="0" w:space="0" w:color="auto"/>
      </w:divBdr>
      <w:divsChild>
        <w:div w:id="1614091768">
          <w:marLeft w:val="0"/>
          <w:marRight w:val="0"/>
          <w:marTop w:val="0"/>
          <w:marBottom w:val="0"/>
          <w:divBdr>
            <w:top w:val="none" w:sz="0" w:space="0" w:color="auto"/>
            <w:left w:val="none" w:sz="0" w:space="0" w:color="auto"/>
            <w:bottom w:val="none" w:sz="0" w:space="0" w:color="auto"/>
            <w:right w:val="none" w:sz="0" w:space="0" w:color="auto"/>
          </w:divBdr>
        </w:div>
        <w:div w:id="1625890691">
          <w:marLeft w:val="0"/>
          <w:marRight w:val="0"/>
          <w:marTop w:val="0"/>
          <w:marBottom w:val="0"/>
          <w:divBdr>
            <w:top w:val="none" w:sz="0" w:space="0" w:color="auto"/>
            <w:left w:val="none" w:sz="0" w:space="0" w:color="auto"/>
            <w:bottom w:val="none" w:sz="0" w:space="0" w:color="auto"/>
            <w:right w:val="none" w:sz="0" w:space="0" w:color="auto"/>
          </w:divBdr>
        </w:div>
        <w:div w:id="55326440">
          <w:marLeft w:val="0"/>
          <w:marRight w:val="0"/>
          <w:marTop w:val="0"/>
          <w:marBottom w:val="0"/>
          <w:divBdr>
            <w:top w:val="none" w:sz="0" w:space="0" w:color="auto"/>
            <w:left w:val="none" w:sz="0" w:space="0" w:color="auto"/>
            <w:bottom w:val="none" w:sz="0" w:space="0" w:color="auto"/>
            <w:right w:val="none" w:sz="0" w:space="0" w:color="auto"/>
          </w:divBdr>
        </w:div>
      </w:divsChild>
    </w:div>
    <w:div w:id="1850674224">
      <w:bodyDiv w:val="1"/>
      <w:marLeft w:val="0"/>
      <w:marRight w:val="0"/>
      <w:marTop w:val="0"/>
      <w:marBottom w:val="0"/>
      <w:divBdr>
        <w:top w:val="none" w:sz="0" w:space="0" w:color="auto"/>
        <w:left w:val="none" w:sz="0" w:space="0" w:color="auto"/>
        <w:bottom w:val="none" w:sz="0" w:space="0" w:color="auto"/>
        <w:right w:val="none" w:sz="0" w:space="0" w:color="auto"/>
      </w:divBdr>
      <w:divsChild>
        <w:div w:id="592058224">
          <w:marLeft w:val="0"/>
          <w:marRight w:val="0"/>
          <w:marTop w:val="0"/>
          <w:marBottom w:val="0"/>
          <w:divBdr>
            <w:top w:val="none" w:sz="0" w:space="0" w:color="auto"/>
            <w:left w:val="none" w:sz="0" w:space="0" w:color="auto"/>
            <w:bottom w:val="none" w:sz="0" w:space="0" w:color="auto"/>
            <w:right w:val="none" w:sz="0" w:space="0" w:color="auto"/>
          </w:divBdr>
        </w:div>
        <w:div w:id="649868725">
          <w:marLeft w:val="0"/>
          <w:marRight w:val="0"/>
          <w:marTop w:val="0"/>
          <w:marBottom w:val="0"/>
          <w:divBdr>
            <w:top w:val="none" w:sz="0" w:space="0" w:color="auto"/>
            <w:left w:val="none" w:sz="0" w:space="0" w:color="auto"/>
            <w:bottom w:val="none" w:sz="0" w:space="0" w:color="auto"/>
            <w:right w:val="none" w:sz="0" w:space="0" w:color="auto"/>
          </w:divBdr>
        </w:div>
      </w:divsChild>
    </w:div>
    <w:div w:id="1867056498">
      <w:bodyDiv w:val="1"/>
      <w:marLeft w:val="0"/>
      <w:marRight w:val="0"/>
      <w:marTop w:val="0"/>
      <w:marBottom w:val="0"/>
      <w:divBdr>
        <w:top w:val="none" w:sz="0" w:space="0" w:color="auto"/>
        <w:left w:val="none" w:sz="0" w:space="0" w:color="auto"/>
        <w:bottom w:val="none" w:sz="0" w:space="0" w:color="auto"/>
        <w:right w:val="none" w:sz="0" w:space="0" w:color="auto"/>
      </w:divBdr>
      <w:divsChild>
        <w:div w:id="1439107466">
          <w:marLeft w:val="0"/>
          <w:marRight w:val="0"/>
          <w:marTop w:val="0"/>
          <w:marBottom w:val="0"/>
          <w:divBdr>
            <w:top w:val="none" w:sz="0" w:space="0" w:color="auto"/>
            <w:left w:val="none" w:sz="0" w:space="0" w:color="auto"/>
            <w:bottom w:val="none" w:sz="0" w:space="0" w:color="auto"/>
            <w:right w:val="none" w:sz="0" w:space="0" w:color="auto"/>
          </w:divBdr>
        </w:div>
        <w:div w:id="2042703358">
          <w:marLeft w:val="0"/>
          <w:marRight w:val="0"/>
          <w:marTop w:val="0"/>
          <w:marBottom w:val="0"/>
          <w:divBdr>
            <w:top w:val="none" w:sz="0" w:space="0" w:color="auto"/>
            <w:left w:val="none" w:sz="0" w:space="0" w:color="auto"/>
            <w:bottom w:val="none" w:sz="0" w:space="0" w:color="auto"/>
            <w:right w:val="none" w:sz="0" w:space="0" w:color="auto"/>
          </w:divBdr>
        </w:div>
      </w:divsChild>
    </w:div>
    <w:div w:id="1869097846">
      <w:bodyDiv w:val="1"/>
      <w:marLeft w:val="0"/>
      <w:marRight w:val="0"/>
      <w:marTop w:val="0"/>
      <w:marBottom w:val="0"/>
      <w:divBdr>
        <w:top w:val="none" w:sz="0" w:space="0" w:color="auto"/>
        <w:left w:val="none" w:sz="0" w:space="0" w:color="auto"/>
        <w:bottom w:val="none" w:sz="0" w:space="0" w:color="auto"/>
        <w:right w:val="none" w:sz="0" w:space="0" w:color="auto"/>
      </w:divBdr>
      <w:divsChild>
        <w:div w:id="712846050">
          <w:marLeft w:val="0"/>
          <w:marRight w:val="0"/>
          <w:marTop w:val="0"/>
          <w:marBottom w:val="0"/>
          <w:divBdr>
            <w:top w:val="none" w:sz="0" w:space="0" w:color="auto"/>
            <w:left w:val="none" w:sz="0" w:space="0" w:color="auto"/>
            <w:bottom w:val="none" w:sz="0" w:space="0" w:color="auto"/>
            <w:right w:val="none" w:sz="0" w:space="0" w:color="auto"/>
          </w:divBdr>
        </w:div>
        <w:div w:id="599265275">
          <w:marLeft w:val="0"/>
          <w:marRight w:val="0"/>
          <w:marTop w:val="0"/>
          <w:marBottom w:val="0"/>
          <w:divBdr>
            <w:top w:val="none" w:sz="0" w:space="0" w:color="auto"/>
            <w:left w:val="none" w:sz="0" w:space="0" w:color="auto"/>
            <w:bottom w:val="none" w:sz="0" w:space="0" w:color="auto"/>
            <w:right w:val="none" w:sz="0" w:space="0" w:color="auto"/>
          </w:divBdr>
        </w:div>
        <w:div w:id="593562310">
          <w:marLeft w:val="0"/>
          <w:marRight w:val="0"/>
          <w:marTop w:val="0"/>
          <w:marBottom w:val="0"/>
          <w:divBdr>
            <w:top w:val="none" w:sz="0" w:space="0" w:color="auto"/>
            <w:left w:val="none" w:sz="0" w:space="0" w:color="auto"/>
            <w:bottom w:val="none" w:sz="0" w:space="0" w:color="auto"/>
            <w:right w:val="none" w:sz="0" w:space="0" w:color="auto"/>
          </w:divBdr>
        </w:div>
        <w:div w:id="1811509756">
          <w:marLeft w:val="0"/>
          <w:marRight w:val="0"/>
          <w:marTop w:val="0"/>
          <w:marBottom w:val="0"/>
          <w:divBdr>
            <w:top w:val="none" w:sz="0" w:space="0" w:color="auto"/>
            <w:left w:val="none" w:sz="0" w:space="0" w:color="auto"/>
            <w:bottom w:val="none" w:sz="0" w:space="0" w:color="auto"/>
            <w:right w:val="none" w:sz="0" w:space="0" w:color="auto"/>
          </w:divBdr>
        </w:div>
      </w:divsChild>
    </w:div>
    <w:div w:id="1875577665">
      <w:bodyDiv w:val="1"/>
      <w:marLeft w:val="0"/>
      <w:marRight w:val="0"/>
      <w:marTop w:val="0"/>
      <w:marBottom w:val="0"/>
      <w:divBdr>
        <w:top w:val="none" w:sz="0" w:space="0" w:color="auto"/>
        <w:left w:val="none" w:sz="0" w:space="0" w:color="auto"/>
        <w:bottom w:val="none" w:sz="0" w:space="0" w:color="auto"/>
        <w:right w:val="none" w:sz="0" w:space="0" w:color="auto"/>
      </w:divBdr>
      <w:divsChild>
        <w:div w:id="266617168">
          <w:marLeft w:val="0"/>
          <w:marRight w:val="0"/>
          <w:marTop w:val="0"/>
          <w:marBottom w:val="0"/>
          <w:divBdr>
            <w:top w:val="none" w:sz="0" w:space="0" w:color="auto"/>
            <w:left w:val="none" w:sz="0" w:space="0" w:color="auto"/>
            <w:bottom w:val="none" w:sz="0" w:space="0" w:color="auto"/>
            <w:right w:val="none" w:sz="0" w:space="0" w:color="auto"/>
          </w:divBdr>
        </w:div>
        <w:div w:id="877202286">
          <w:marLeft w:val="0"/>
          <w:marRight w:val="0"/>
          <w:marTop w:val="0"/>
          <w:marBottom w:val="0"/>
          <w:divBdr>
            <w:top w:val="none" w:sz="0" w:space="0" w:color="auto"/>
            <w:left w:val="none" w:sz="0" w:space="0" w:color="auto"/>
            <w:bottom w:val="none" w:sz="0" w:space="0" w:color="auto"/>
            <w:right w:val="none" w:sz="0" w:space="0" w:color="auto"/>
          </w:divBdr>
        </w:div>
        <w:div w:id="2127692756">
          <w:marLeft w:val="0"/>
          <w:marRight w:val="0"/>
          <w:marTop w:val="0"/>
          <w:marBottom w:val="0"/>
          <w:divBdr>
            <w:top w:val="none" w:sz="0" w:space="0" w:color="auto"/>
            <w:left w:val="none" w:sz="0" w:space="0" w:color="auto"/>
            <w:bottom w:val="none" w:sz="0" w:space="0" w:color="auto"/>
            <w:right w:val="none" w:sz="0" w:space="0" w:color="auto"/>
          </w:divBdr>
        </w:div>
      </w:divsChild>
    </w:div>
    <w:div w:id="1932859352">
      <w:bodyDiv w:val="1"/>
      <w:marLeft w:val="0"/>
      <w:marRight w:val="0"/>
      <w:marTop w:val="0"/>
      <w:marBottom w:val="0"/>
      <w:divBdr>
        <w:top w:val="none" w:sz="0" w:space="0" w:color="auto"/>
        <w:left w:val="none" w:sz="0" w:space="0" w:color="auto"/>
        <w:bottom w:val="none" w:sz="0" w:space="0" w:color="auto"/>
        <w:right w:val="none" w:sz="0" w:space="0" w:color="auto"/>
      </w:divBdr>
      <w:divsChild>
        <w:div w:id="252133574">
          <w:marLeft w:val="0"/>
          <w:marRight w:val="0"/>
          <w:marTop w:val="0"/>
          <w:marBottom w:val="0"/>
          <w:divBdr>
            <w:top w:val="none" w:sz="0" w:space="0" w:color="auto"/>
            <w:left w:val="none" w:sz="0" w:space="0" w:color="auto"/>
            <w:bottom w:val="none" w:sz="0" w:space="0" w:color="auto"/>
            <w:right w:val="none" w:sz="0" w:space="0" w:color="auto"/>
          </w:divBdr>
        </w:div>
        <w:div w:id="1954627647">
          <w:marLeft w:val="0"/>
          <w:marRight w:val="0"/>
          <w:marTop w:val="0"/>
          <w:marBottom w:val="0"/>
          <w:divBdr>
            <w:top w:val="none" w:sz="0" w:space="0" w:color="auto"/>
            <w:left w:val="none" w:sz="0" w:space="0" w:color="auto"/>
            <w:bottom w:val="none" w:sz="0" w:space="0" w:color="auto"/>
            <w:right w:val="none" w:sz="0" w:space="0" w:color="auto"/>
          </w:divBdr>
        </w:div>
        <w:div w:id="1483887314">
          <w:marLeft w:val="0"/>
          <w:marRight w:val="0"/>
          <w:marTop w:val="0"/>
          <w:marBottom w:val="0"/>
          <w:divBdr>
            <w:top w:val="none" w:sz="0" w:space="0" w:color="auto"/>
            <w:left w:val="none" w:sz="0" w:space="0" w:color="auto"/>
            <w:bottom w:val="none" w:sz="0" w:space="0" w:color="auto"/>
            <w:right w:val="none" w:sz="0" w:space="0" w:color="auto"/>
          </w:divBdr>
        </w:div>
      </w:divsChild>
    </w:div>
    <w:div w:id="1946644806">
      <w:bodyDiv w:val="1"/>
      <w:marLeft w:val="0"/>
      <w:marRight w:val="0"/>
      <w:marTop w:val="0"/>
      <w:marBottom w:val="0"/>
      <w:divBdr>
        <w:top w:val="none" w:sz="0" w:space="0" w:color="auto"/>
        <w:left w:val="none" w:sz="0" w:space="0" w:color="auto"/>
        <w:bottom w:val="none" w:sz="0" w:space="0" w:color="auto"/>
        <w:right w:val="none" w:sz="0" w:space="0" w:color="auto"/>
      </w:divBdr>
      <w:divsChild>
        <w:div w:id="1971978641">
          <w:marLeft w:val="0"/>
          <w:marRight w:val="0"/>
          <w:marTop w:val="0"/>
          <w:marBottom w:val="0"/>
          <w:divBdr>
            <w:top w:val="none" w:sz="0" w:space="0" w:color="auto"/>
            <w:left w:val="none" w:sz="0" w:space="0" w:color="auto"/>
            <w:bottom w:val="none" w:sz="0" w:space="0" w:color="auto"/>
            <w:right w:val="none" w:sz="0" w:space="0" w:color="auto"/>
          </w:divBdr>
        </w:div>
        <w:div w:id="318846706">
          <w:marLeft w:val="0"/>
          <w:marRight w:val="0"/>
          <w:marTop w:val="0"/>
          <w:marBottom w:val="0"/>
          <w:divBdr>
            <w:top w:val="none" w:sz="0" w:space="0" w:color="auto"/>
            <w:left w:val="none" w:sz="0" w:space="0" w:color="auto"/>
            <w:bottom w:val="none" w:sz="0" w:space="0" w:color="auto"/>
            <w:right w:val="none" w:sz="0" w:space="0" w:color="auto"/>
          </w:divBdr>
        </w:div>
      </w:divsChild>
    </w:div>
    <w:div w:id="1997301202">
      <w:bodyDiv w:val="1"/>
      <w:marLeft w:val="0"/>
      <w:marRight w:val="0"/>
      <w:marTop w:val="0"/>
      <w:marBottom w:val="0"/>
      <w:divBdr>
        <w:top w:val="none" w:sz="0" w:space="0" w:color="auto"/>
        <w:left w:val="none" w:sz="0" w:space="0" w:color="auto"/>
        <w:bottom w:val="none" w:sz="0" w:space="0" w:color="auto"/>
        <w:right w:val="none" w:sz="0" w:space="0" w:color="auto"/>
      </w:divBdr>
      <w:divsChild>
        <w:div w:id="821309652">
          <w:marLeft w:val="0"/>
          <w:marRight w:val="0"/>
          <w:marTop w:val="0"/>
          <w:marBottom w:val="0"/>
          <w:divBdr>
            <w:top w:val="none" w:sz="0" w:space="0" w:color="auto"/>
            <w:left w:val="none" w:sz="0" w:space="0" w:color="auto"/>
            <w:bottom w:val="none" w:sz="0" w:space="0" w:color="auto"/>
            <w:right w:val="none" w:sz="0" w:space="0" w:color="auto"/>
          </w:divBdr>
        </w:div>
        <w:div w:id="950670664">
          <w:marLeft w:val="0"/>
          <w:marRight w:val="0"/>
          <w:marTop w:val="0"/>
          <w:marBottom w:val="0"/>
          <w:divBdr>
            <w:top w:val="none" w:sz="0" w:space="0" w:color="auto"/>
            <w:left w:val="none" w:sz="0" w:space="0" w:color="auto"/>
            <w:bottom w:val="none" w:sz="0" w:space="0" w:color="auto"/>
            <w:right w:val="none" w:sz="0" w:space="0" w:color="auto"/>
          </w:divBdr>
        </w:div>
      </w:divsChild>
    </w:div>
    <w:div w:id="2022735069">
      <w:bodyDiv w:val="1"/>
      <w:marLeft w:val="0"/>
      <w:marRight w:val="0"/>
      <w:marTop w:val="0"/>
      <w:marBottom w:val="0"/>
      <w:divBdr>
        <w:top w:val="none" w:sz="0" w:space="0" w:color="auto"/>
        <w:left w:val="none" w:sz="0" w:space="0" w:color="auto"/>
        <w:bottom w:val="none" w:sz="0" w:space="0" w:color="auto"/>
        <w:right w:val="none" w:sz="0" w:space="0" w:color="auto"/>
      </w:divBdr>
      <w:divsChild>
        <w:div w:id="98918859">
          <w:marLeft w:val="0"/>
          <w:marRight w:val="0"/>
          <w:marTop w:val="0"/>
          <w:marBottom w:val="0"/>
          <w:divBdr>
            <w:top w:val="none" w:sz="0" w:space="0" w:color="auto"/>
            <w:left w:val="none" w:sz="0" w:space="0" w:color="auto"/>
            <w:bottom w:val="none" w:sz="0" w:space="0" w:color="auto"/>
            <w:right w:val="none" w:sz="0" w:space="0" w:color="auto"/>
          </w:divBdr>
        </w:div>
        <w:div w:id="1002708096">
          <w:marLeft w:val="0"/>
          <w:marRight w:val="0"/>
          <w:marTop w:val="0"/>
          <w:marBottom w:val="0"/>
          <w:divBdr>
            <w:top w:val="none" w:sz="0" w:space="0" w:color="auto"/>
            <w:left w:val="none" w:sz="0" w:space="0" w:color="auto"/>
            <w:bottom w:val="none" w:sz="0" w:space="0" w:color="auto"/>
            <w:right w:val="none" w:sz="0" w:space="0" w:color="auto"/>
          </w:divBdr>
        </w:div>
      </w:divsChild>
    </w:div>
    <w:div w:id="2027556522">
      <w:bodyDiv w:val="1"/>
      <w:marLeft w:val="0"/>
      <w:marRight w:val="0"/>
      <w:marTop w:val="0"/>
      <w:marBottom w:val="0"/>
      <w:divBdr>
        <w:top w:val="none" w:sz="0" w:space="0" w:color="auto"/>
        <w:left w:val="none" w:sz="0" w:space="0" w:color="auto"/>
        <w:bottom w:val="none" w:sz="0" w:space="0" w:color="auto"/>
        <w:right w:val="none" w:sz="0" w:space="0" w:color="auto"/>
      </w:divBdr>
      <w:divsChild>
        <w:div w:id="1920023043">
          <w:marLeft w:val="0"/>
          <w:marRight w:val="0"/>
          <w:marTop w:val="0"/>
          <w:marBottom w:val="0"/>
          <w:divBdr>
            <w:top w:val="none" w:sz="0" w:space="0" w:color="auto"/>
            <w:left w:val="none" w:sz="0" w:space="0" w:color="auto"/>
            <w:bottom w:val="none" w:sz="0" w:space="0" w:color="auto"/>
            <w:right w:val="none" w:sz="0" w:space="0" w:color="auto"/>
          </w:divBdr>
        </w:div>
        <w:div w:id="444469145">
          <w:marLeft w:val="0"/>
          <w:marRight w:val="0"/>
          <w:marTop w:val="0"/>
          <w:marBottom w:val="0"/>
          <w:divBdr>
            <w:top w:val="none" w:sz="0" w:space="0" w:color="auto"/>
            <w:left w:val="none" w:sz="0" w:space="0" w:color="auto"/>
            <w:bottom w:val="none" w:sz="0" w:space="0" w:color="auto"/>
            <w:right w:val="none" w:sz="0" w:space="0" w:color="auto"/>
          </w:divBdr>
        </w:div>
      </w:divsChild>
    </w:div>
    <w:div w:id="2038921375">
      <w:bodyDiv w:val="1"/>
      <w:marLeft w:val="0"/>
      <w:marRight w:val="0"/>
      <w:marTop w:val="0"/>
      <w:marBottom w:val="0"/>
      <w:divBdr>
        <w:top w:val="none" w:sz="0" w:space="0" w:color="auto"/>
        <w:left w:val="none" w:sz="0" w:space="0" w:color="auto"/>
        <w:bottom w:val="none" w:sz="0" w:space="0" w:color="auto"/>
        <w:right w:val="none" w:sz="0" w:space="0" w:color="auto"/>
      </w:divBdr>
      <w:divsChild>
        <w:div w:id="880286597">
          <w:marLeft w:val="0"/>
          <w:marRight w:val="0"/>
          <w:marTop w:val="0"/>
          <w:marBottom w:val="0"/>
          <w:divBdr>
            <w:top w:val="none" w:sz="0" w:space="0" w:color="auto"/>
            <w:left w:val="none" w:sz="0" w:space="0" w:color="auto"/>
            <w:bottom w:val="none" w:sz="0" w:space="0" w:color="auto"/>
            <w:right w:val="none" w:sz="0" w:space="0" w:color="auto"/>
          </w:divBdr>
        </w:div>
        <w:div w:id="1056396761">
          <w:marLeft w:val="0"/>
          <w:marRight w:val="0"/>
          <w:marTop w:val="0"/>
          <w:marBottom w:val="0"/>
          <w:divBdr>
            <w:top w:val="none" w:sz="0" w:space="0" w:color="auto"/>
            <w:left w:val="none" w:sz="0" w:space="0" w:color="auto"/>
            <w:bottom w:val="none" w:sz="0" w:space="0" w:color="auto"/>
            <w:right w:val="none" w:sz="0" w:space="0" w:color="auto"/>
          </w:divBdr>
        </w:div>
        <w:div w:id="1954939250">
          <w:marLeft w:val="0"/>
          <w:marRight w:val="0"/>
          <w:marTop w:val="0"/>
          <w:marBottom w:val="0"/>
          <w:divBdr>
            <w:top w:val="none" w:sz="0" w:space="0" w:color="auto"/>
            <w:left w:val="none" w:sz="0" w:space="0" w:color="auto"/>
            <w:bottom w:val="none" w:sz="0" w:space="0" w:color="auto"/>
            <w:right w:val="none" w:sz="0" w:space="0" w:color="auto"/>
          </w:divBdr>
        </w:div>
      </w:divsChild>
    </w:div>
    <w:div w:id="2065248885">
      <w:bodyDiv w:val="1"/>
      <w:marLeft w:val="0"/>
      <w:marRight w:val="0"/>
      <w:marTop w:val="0"/>
      <w:marBottom w:val="0"/>
      <w:divBdr>
        <w:top w:val="none" w:sz="0" w:space="0" w:color="auto"/>
        <w:left w:val="none" w:sz="0" w:space="0" w:color="auto"/>
        <w:bottom w:val="none" w:sz="0" w:space="0" w:color="auto"/>
        <w:right w:val="none" w:sz="0" w:space="0" w:color="auto"/>
      </w:divBdr>
      <w:divsChild>
        <w:div w:id="1191645560">
          <w:marLeft w:val="0"/>
          <w:marRight w:val="0"/>
          <w:marTop w:val="0"/>
          <w:marBottom w:val="0"/>
          <w:divBdr>
            <w:top w:val="none" w:sz="0" w:space="0" w:color="auto"/>
            <w:left w:val="none" w:sz="0" w:space="0" w:color="auto"/>
            <w:bottom w:val="none" w:sz="0" w:space="0" w:color="auto"/>
            <w:right w:val="none" w:sz="0" w:space="0" w:color="auto"/>
          </w:divBdr>
        </w:div>
        <w:div w:id="1054696253">
          <w:marLeft w:val="0"/>
          <w:marRight w:val="0"/>
          <w:marTop w:val="0"/>
          <w:marBottom w:val="0"/>
          <w:divBdr>
            <w:top w:val="none" w:sz="0" w:space="0" w:color="auto"/>
            <w:left w:val="none" w:sz="0" w:space="0" w:color="auto"/>
            <w:bottom w:val="none" w:sz="0" w:space="0" w:color="auto"/>
            <w:right w:val="none" w:sz="0" w:space="0" w:color="auto"/>
          </w:divBdr>
        </w:div>
        <w:div w:id="984045266">
          <w:marLeft w:val="0"/>
          <w:marRight w:val="0"/>
          <w:marTop w:val="0"/>
          <w:marBottom w:val="0"/>
          <w:divBdr>
            <w:top w:val="none" w:sz="0" w:space="0" w:color="auto"/>
            <w:left w:val="none" w:sz="0" w:space="0" w:color="auto"/>
            <w:bottom w:val="none" w:sz="0" w:space="0" w:color="auto"/>
            <w:right w:val="none" w:sz="0" w:space="0" w:color="auto"/>
          </w:divBdr>
        </w:div>
        <w:div w:id="1253275176">
          <w:marLeft w:val="0"/>
          <w:marRight w:val="0"/>
          <w:marTop w:val="0"/>
          <w:marBottom w:val="0"/>
          <w:divBdr>
            <w:top w:val="none" w:sz="0" w:space="0" w:color="auto"/>
            <w:left w:val="none" w:sz="0" w:space="0" w:color="auto"/>
            <w:bottom w:val="none" w:sz="0" w:space="0" w:color="auto"/>
            <w:right w:val="none" w:sz="0" w:space="0" w:color="auto"/>
          </w:divBdr>
        </w:div>
      </w:divsChild>
    </w:div>
    <w:div w:id="2092192762">
      <w:bodyDiv w:val="1"/>
      <w:marLeft w:val="0"/>
      <w:marRight w:val="0"/>
      <w:marTop w:val="0"/>
      <w:marBottom w:val="0"/>
      <w:divBdr>
        <w:top w:val="none" w:sz="0" w:space="0" w:color="auto"/>
        <w:left w:val="none" w:sz="0" w:space="0" w:color="auto"/>
        <w:bottom w:val="none" w:sz="0" w:space="0" w:color="auto"/>
        <w:right w:val="none" w:sz="0" w:space="0" w:color="auto"/>
      </w:divBdr>
      <w:divsChild>
        <w:div w:id="569845570">
          <w:marLeft w:val="0"/>
          <w:marRight w:val="0"/>
          <w:marTop w:val="0"/>
          <w:marBottom w:val="0"/>
          <w:divBdr>
            <w:top w:val="none" w:sz="0" w:space="0" w:color="auto"/>
            <w:left w:val="none" w:sz="0" w:space="0" w:color="auto"/>
            <w:bottom w:val="none" w:sz="0" w:space="0" w:color="auto"/>
            <w:right w:val="none" w:sz="0" w:space="0" w:color="auto"/>
          </w:divBdr>
        </w:div>
        <w:div w:id="795834243">
          <w:marLeft w:val="0"/>
          <w:marRight w:val="0"/>
          <w:marTop w:val="0"/>
          <w:marBottom w:val="0"/>
          <w:divBdr>
            <w:top w:val="none" w:sz="0" w:space="0" w:color="auto"/>
            <w:left w:val="none" w:sz="0" w:space="0" w:color="auto"/>
            <w:bottom w:val="none" w:sz="0" w:space="0" w:color="auto"/>
            <w:right w:val="none" w:sz="0" w:space="0" w:color="auto"/>
          </w:divBdr>
        </w:div>
        <w:div w:id="390350369">
          <w:marLeft w:val="0"/>
          <w:marRight w:val="0"/>
          <w:marTop w:val="0"/>
          <w:marBottom w:val="0"/>
          <w:divBdr>
            <w:top w:val="none" w:sz="0" w:space="0" w:color="auto"/>
            <w:left w:val="none" w:sz="0" w:space="0" w:color="auto"/>
            <w:bottom w:val="none" w:sz="0" w:space="0" w:color="auto"/>
            <w:right w:val="none" w:sz="0" w:space="0" w:color="auto"/>
          </w:divBdr>
        </w:div>
      </w:divsChild>
    </w:div>
    <w:div w:id="2097893567">
      <w:bodyDiv w:val="1"/>
      <w:marLeft w:val="0"/>
      <w:marRight w:val="0"/>
      <w:marTop w:val="0"/>
      <w:marBottom w:val="0"/>
      <w:divBdr>
        <w:top w:val="none" w:sz="0" w:space="0" w:color="auto"/>
        <w:left w:val="none" w:sz="0" w:space="0" w:color="auto"/>
        <w:bottom w:val="none" w:sz="0" w:space="0" w:color="auto"/>
        <w:right w:val="none" w:sz="0" w:space="0" w:color="auto"/>
      </w:divBdr>
      <w:divsChild>
        <w:div w:id="1981885947">
          <w:marLeft w:val="0"/>
          <w:marRight w:val="0"/>
          <w:marTop w:val="0"/>
          <w:marBottom w:val="0"/>
          <w:divBdr>
            <w:top w:val="none" w:sz="0" w:space="0" w:color="auto"/>
            <w:left w:val="none" w:sz="0" w:space="0" w:color="auto"/>
            <w:bottom w:val="none" w:sz="0" w:space="0" w:color="auto"/>
            <w:right w:val="none" w:sz="0" w:space="0" w:color="auto"/>
          </w:divBdr>
        </w:div>
        <w:div w:id="471019036">
          <w:marLeft w:val="0"/>
          <w:marRight w:val="0"/>
          <w:marTop w:val="0"/>
          <w:marBottom w:val="0"/>
          <w:divBdr>
            <w:top w:val="none" w:sz="0" w:space="0" w:color="auto"/>
            <w:left w:val="none" w:sz="0" w:space="0" w:color="auto"/>
            <w:bottom w:val="none" w:sz="0" w:space="0" w:color="auto"/>
            <w:right w:val="none" w:sz="0" w:space="0" w:color="auto"/>
          </w:divBdr>
        </w:div>
      </w:divsChild>
    </w:div>
    <w:div w:id="2099256039">
      <w:bodyDiv w:val="1"/>
      <w:marLeft w:val="0"/>
      <w:marRight w:val="0"/>
      <w:marTop w:val="0"/>
      <w:marBottom w:val="0"/>
      <w:divBdr>
        <w:top w:val="none" w:sz="0" w:space="0" w:color="auto"/>
        <w:left w:val="none" w:sz="0" w:space="0" w:color="auto"/>
        <w:bottom w:val="none" w:sz="0" w:space="0" w:color="auto"/>
        <w:right w:val="none" w:sz="0" w:space="0" w:color="auto"/>
      </w:divBdr>
      <w:divsChild>
        <w:div w:id="2049211546">
          <w:marLeft w:val="0"/>
          <w:marRight w:val="0"/>
          <w:marTop w:val="0"/>
          <w:marBottom w:val="0"/>
          <w:divBdr>
            <w:top w:val="none" w:sz="0" w:space="0" w:color="auto"/>
            <w:left w:val="none" w:sz="0" w:space="0" w:color="auto"/>
            <w:bottom w:val="none" w:sz="0" w:space="0" w:color="auto"/>
            <w:right w:val="none" w:sz="0" w:space="0" w:color="auto"/>
          </w:divBdr>
        </w:div>
        <w:div w:id="1424690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3E7A5-F842-4A70-B24F-150511E9F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16254</Words>
  <Characters>90538</Characters>
  <Application>Microsoft Office Word</Application>
  <DocSecurity>0</DocSecurity>
  <Lines>1561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Maria Gomez Rico</dc:creator>
  <cp:keywords/>
  <dc:description/>
  <cp:lastModifiedBy>ELENA GÓMEZ RICO</cp:lastModifiedBy>
  <cp:revision>2</cp:revision>
  <dcterms:created xsi:type="dcterms:W3CDTF">2026-02-13T17:41:00Z</dcterms:created>
  <dcterms:modified xsi:type="dcterms:W3CDTF">2026-02-13T17:41:00Z</dcterms:modified>
</cp:coreProperties>
</file>