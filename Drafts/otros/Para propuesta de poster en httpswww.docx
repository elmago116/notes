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xmlns:wp14="http://schemas.microsoft.com/office/word/2010/wordml" w:rsidP="2751C735" wp14:paraId="08ECFB9D" wp14:textId="104786CC">
      <w:pPr>
        <w:spacing w:before="0" w:beforeAutospacing="off" w:after="0" w:afterAutospacing="off"/>
        <w:ind w:left="0" w:right="0"/>
        <w:jc w:val="both"/>
        <w:rPr>
          <w:del w:author="ELENA GÓMEZ RICO" w:date="2025-10-08T14:16:44.828Z" w16du:dateUtc="2025-10-08T14:16:44.828Z" w:id="1112703783"/>
          <w:rFonts w:ascii="Raleway" w:hAnsi="Raleway" w:eastAsia="Raleway" w:cs="Raleway"/>
          <w:b w:val="0"/>
          <w:bCs w:val="0"/>
          <w:i w:val="0"/>
          <w:iCs w:val="0"/>
          <w:strike w:val="0"/>
          <w:dstrike w:val="0"/>
          <w:color w:val="666666"/>
          <w:sz w:val="24"/>
          <w:szCs w:val="24"/>
          <w:u w:val="none"/>
        </w:rPr>
      </w:pPr>
      <w:del w:author="ELENA GÓMEZ RICO" w:date="2025-10-08T14:16:44.828Z" w:id="955946299">
        <w:r w:rsidRPr="2751C735" w:rsidDel="1BB21350">
          <w:rPr>
            <w:rFonts w:ascii="Raleway" w:hAnsi="Raleway" w:eastAsia="Raleway" w:cs="Raleway"/>
            <w:b w:val="0"/>
            <w:bCs w:val="0"/>
            <w:i w:val="0"/>
            <w:iCs w:val="0"/>
            <w:strike w:val="0"/>
            <w:dstrike w:val="0"/>
            <w:color w:val="666666"/>
            <w:sz w:val="24"/>
            <w:szCs w:val="24"/>
            <w:u w:val="none"/>
          </w:rPr>
          <w:delText xml:space="preserve">Para </w:delText>
        </w:r>
        <w:r w:rsidRPr="2751C735" w:rsidDel="1BB21350">
          <w:rPr>
            <w:rFonts w:ascii="Raleway" w:hAnsi="Raleway" w:eastAsia="Raleway" w:cs="Raleway"/>
            <w:b w:val="0"/>
            <w:bCs w:val="0"/>
            <w:i w:val="0"/>
            <w:iCs w:val="0"/>
            <w:strike w:val="0"/>
            <w:dstrike w:val="0"/>
            <w:color w:val="666666"/>
            <w:sz w:val="24"/>
            <w:szCs w:val="24"/>
            <w:u w:val="none"/>
          </w:rPr>
          <w:delText>propuesta</w:delText>
        </w:r>
        <w:r w:rsidRPr="2751C735" w:rsidDel="1BB21350">
          <w:rPr>
            <w:rFonts w:ascii="Raleway" w:hAnsi="Raleway" w:eastAsia="Raleway" w:cs="Raleway"/>
            <w:b w:val="0"/>
            <w:bCs w:val="0"/>
            <w:i w:val="0"/>
            <w:iCs w:val="0"/>
            <w:strike w:val="0"/>
            <w:dstrike w:val="0"/>
            <w:color w:val="666666"/>
            <w:sz w:val="24"/>
            <w:szCs w:val="24"/>
            <w:u w:val="none"/>
          </w:rPr>
          <w:delText xml:space="preserve"> de poster </w:delText>
        </w:r>
        <w:r w:rsidRPr="2751C735" w:rsidDel="1BB21350">
          <w:rPr>
            <w:rFonts w:ascii="Raleway" w:hAnsi="Raleway" w:eastAsia="Raleway" w:cs="Raleway"/>
            <w:b w:val="0"/>
            <w:bCs w:val="0"/>
            <w:i w:val="0"/>
            <w:iCs w:val="0"/>
            <w:strike w:val="0"/>
            <w:dstrike w:val="0"/>
            <w:color w:val="666666"/>
            <w:sz w:val="24"/>
            <w:szCs w:val="24"/>
            <w:u w:val="none"/>
          </w:rPr>
          <w:delText>en</w:delText>
        </w:r>
        <w:r w:rsidRPr="2751C735" w:rsidDel="1BB21350">
          <w:rPr>
            <w:rFonts w:ascii="Raleway" w:hAnsi="Raleway" w:eastAsia="Raleway" w:cs="Raleway"/>
            <w:b w:val="0"/>
            <w:bCs w:val="0"/>
            <w:i w:val="0"/>
            <w:iCs w:val="0"/>
            <w:strike w:val="0"/>
            <w:dstrike w:val="0"/>
            <w:color w:val="666666"/>
            <w:sz w:val="24"/>
            <w:szCs w:val="24"/>
            <w:u w:val="none"/>
          </w:rPr>
          <w:delText xml:space="preserve"> </w:delText>
        </w:r>
        <w:r>
          <w:fldChar w:fldCharType="begin"/>
        </w:r>
        <w:r>
          <w:delInstrText xml:space="preserve">HYPERLINK "https://www.ecsa2026.ngo/" </w:delInstrText>
        </w:r>
        <w:r>
          <w:fldChar w:fldCharType="separate"/>
        </w:r>
        <w:r w:rsidRPr="2751C735" w:rsidDel="1BB21350">
          <w:rPr>
            <w:rStyle w:val="Hyperlink"/>
            <w:rFonts w:ascii="Raleway" w:hAnsi="Raleway" w:eastAsia="Raleway" w:cs="Raleway"/>
            <w:b w:val="0"/>
            <w:bCs w:val="0"/>
            <w:i w:val="0"/>
            <w:iCs w:val="0"/>
            <w:strike w:val="0"/>
            <w:dstrike w:val="0"/>
            <w:color w:val="1155CC"/>
            <w:sz w:val="24"/>
            <w:szCs w:val="24"/>
            <w:u w:val="none"/>
          </w:rPr>
          <w:delText>https://www.ecsa2026.ngo/</w:delText>
        </w:r>
        <w:r>
          <w:fldChar w:fldCharType="end"/>
        </w:r>
        <w:r w:rsidRPr="2751C735" w:rsidDel="1BB21350">
          <w:rPr>
            <w:rFonts w:ascii="Raleway" w:hAnsi="Raleway" w:eastAsia="Raleway" w:cs="Raleway"/>
            <w:b w:val="0"/>
            <w:bCs w:val="0"/>
            <w:i w:val="0"/>
            <w:iCs w:val="0"/>
            <w:strike w:val="0"/>
            <w:dstrike w:val="0"/>
            <w:color w:val="666666"/>
            <w:sz w:val="24"/>
            <w:szCs w:val="24"/>
            <w:u w:val="none"/>
          </w:rPr>
          <w:delText xml:space="preserve"> </w:delText>
        </w:r>
      </w:del>
    </w:p>
    <w:p xmlns:wp14="http://schemas.microsoft.com/office/word/2010/wordml" wp14:paraId="5F91CFF6" wp14:textId="6064275F">
      <w:pPr>
        <w:rPr>
          <w:del w:author="ELENA GÓMEZ RICO" w:date="2025-10-08T14:16:44.827Z" w16du:dateUtc="2025-10-08T14:16:44.827Z" w:id="908455939"/>
        </w:rPr>
      </w:pPr>
    </w:p>
    <w:p xmlns:wp14="http://schemas.microsoft.com/office/word/2010/wordml" w:rsidP="2751C735" wp14:paraId="00BE7115" wp14:textId="1DF4ADD2">
      <w:pPr>
        <w:pStyle w:val="Normal"/>
        <w:spacing w:before="0" w:beforeAutospacing="off" w:after="0" w:afterAutospacing="off"/>
        <w:ind/>
        <w:rPr>
          <w:del w:author="ELENA GÓMEZ RICO" w:date="2025-10-08T14:16:44.827Z" w16du:dateUtc="2025-10-08T14:16:44.827Z" w:id="209582843"/>
          <w:rFonts w:ascii="Raleway" w:hAnsi="Raleway" w:eastAsia="Raleway" w:cs="Raleway"/>
          <w:b w:val="0"/>
          <w:bCs w:val="0"/>
          <w:i w:val="0"/>
          <w:iCs w:val="0"/>
          <w:strike w:val="0"/>
          <w:dstrike w:val="0"/>
          <w:color w:val="666666"/>
          <w:sz w:val="24"/>
          <w:szCs w:val="24"/>
          <w:u w:val="none"/>
        </w:rPr>
      </w:pPr>
      <w:del w:author="ELENA GÓMEZ RICO" w:date="2025-10-08T14:16:44.827Z" w:id="397352947">
        <w:r w:rsidRPr="2751C735" w:rsidDel="1BB21350">
          <w:rPr>
            <w:rFonts w:ascii="Raleway" w:hAnsi="Raleway" w:eastAsia="Raleway" w:cs="Raleway"/>
            <w:b w:val="0"/>
            <w:bCs w:val="0"/>
            <w:i w:val="0"/>
            <w:iCs w:val="0"/>
            <w:strike w:val="0"/>
            <w:dstrike w:val="0"/>
            <w:color w:val="666666"/>
            <w:sz w:val="24"/>
            <w:szCs w:val="24"/>
            <w:u w:val="none"/>
          </w:rPr>
          <w:delText xml:space="preserve">Title: Mapping Citizen Science in Academia: Bibliometric Co-occurrence Analysis </w:delText>
        </w:r>
        <w:r w:rsidRPr="2751C735" w:rsidDel="065770E9">
          <w:rPr>
            <w:rFonts w:ascii="Raleway" w:hAnsi="Raleway" w:eastAsia="Raleway" w:cs="Raleway"/>
            <w:b w:val="0"/>
            <w:bCs w:val="0"/>
            <w:i w:val="0"/>
            <w:iCs w:val="0"/>
            <w:strike w:val="0"/>
            <w:dstrike w:val="0"/>
            <w:color w:val="666666"/>
            <w:sz w:val="24"/>
            <w:szCs w:val="24"/>
            <w:u w:val="none"/>
          </w:rPr>
          <w:delText xml:space="preserve">of underrepresented groups in </w:delText>
        </w:r>
        <w:r w:rsidRPr="2751C735" w:rsidDel="1BB21350">
          <w:rPr>
            <w:rFonts w:ascii="Raleway" w:hAnsi="Raleway" w:eastAsia="Raleway" w:cs="Raleway"/>
            <w:b w:val="0"/>
            <w:bCs w:val="0"/>
            <w:i w:val="0"/>
            <w:iCs w:val="0"/>
            <w:strike w:val="0"/>
            <w:dstrike w:val="0"/>
            <w:color w:val="666666"/>
            <w:sz w:val="24"/>
            <w:szCs w:val="24"/>
            <w:u w:val="none"/>
          </w:rPr>
          <w:delText>D</w:delText>
        </w:r>
        <w:r w:rsidRPr="2751C735" w:rsidDel="35AA9198">
          <w:rPr>
            <w:rFonts w:ascii="Raleway" w:hAnsi="Raleway" w:eastAsia="Raleway" w:cs="Raleway"/>
            <w:b w:val="0"/>
            <w:bCs w:val="0"/>
            <w:i w:val="0"/>
            <w:iCs w:val="0"/>
            <w:strike w:val="0"/>
            <w:dstrike w:val="0"/>
            <w:color w:val="666666"/>
            <w:sz w:val="24"/>
            <w:szCs w:val="24"/>
            <w:u w:val="none"/>
          </w:rPr>
          <w:delText>H</w:delText>
        </w:r>
        <w:r w:rsidRPr="2751C735" w:rsidDel="1BB21350">
          <w:rPr>
            <w:rFonts w:ascii="Raleway" w:hAnsi="Raleway" w:eastAsia="Raleway" w:cs="Raleway"/>
            <w:b w:val="0"/>
            <w:bCs w:val="0"/>
            <w:i w:val="0"/>
            <w:iCs w:val="0"/>
            <w:strike w:val="0"/>
            <w:dstrike w:val="0"/>
            <w:color w:val="666666"/>
            <w:sz w:val="24"/>
            <w:szCs w:val="24"/>
            <w:u w:val="none"/>
          </w:rPr>
          <w:delText xml:space="preserve"> and GLAM (2014–2025)</w:delText>
        </w:r>
      </w:del>
    </w:p>
    <w:p xmlns:wp14="http://schemas.microsoft.com/office/word/2010/wordml" wp14:paraId="321D3705" wp14:textId="18DE6E25">
      <w:pPr>
        <w:rPr>
          <w:del w:author="ELENA GÓMEZ RICO" w:date="2025-10-08T14:16:44.827Z" w16du:dateUtc="2025-10-08T14:16:44.827Z" w:id="2115064291"/>
        </w:rPr>
      </w:pPr>
    </w:p>
    <w:p xmlns:wp14="http://schemas.microsoft.com/office/word/2010/wordml" w:rsidP="2751C735" wp14:paraId="151D23B3" wp14:textId="34F5E799">
      <w:pPr>
        <w:spacing w:before="0" w:beforeAutospacing="off" w:after="0" w:afterAutospacing="off"/>
        <w:ind w:left="0" w:right="0"/>
        <w:jc w:val="both"/>
        <w:rPr>
          <w:del w:author="ELENA GÓMEZ RICO" w:date="2025-10-08T14:16:44.827Z" w16du:dateUtc="2025-10-08T14:16:44.827Z" w:id="1476381576"/>
          <w:rFonts w:ascii="Raleway" w:hAnsi="Raleway" w:eastAsia="Raleway" w:cs="Raleway"/>
          <w:b w:val="0"/>
          <w:bCs w:val="0"/>
          <w:i w:val="0"/>
          <w:iCs w:val="0"/>
          <w:strike w:val="0"/>
          <w:dstrike w:val="0"/>
          <w:color w:val="666666"/>
          <w:sz w:val="24"/>
          <w:szCs w:val="24"/>
          <w:u w:val="none"/>
        </w:rPr>
      </w:pPr>
      <w:del w:author="ELENA GÓMEZ RICO" w:date="2025-10-08T14:16:44.827Z" w:id="2096365952">
        <w:r w:rsidRPr="2751C735" w:rsidDel="1BB21350">
          <w:rPr>
            <w:rFonts w:ascii="Raleway" w:hAnsi="Raleway" w:eastAsia="Raleway" w:cs="Raleway"/>
            <w:b w:val="0"/>
            <w:bCs w:val="0"/>
            <w:i w:val="0"/>
            <w:iCs w:val="0"/>
            <w:strike w:val="0"/>
            <w:dstrike w:val="0"/>
            <w:color w:val="666666"/>
            <w:sz w:val="24"/>
            <w:szCs w:val="24"/>
            <w:u w:val="none"/>
          </w:rPr>
          <w:delText xml:space="preserve">Abstract (300 </w:delText>
        </w:r>
        <w:r w:rsidRPr="2751C735" w:rsidDel="1BB21350">
          <w:rPr>
            <w:rFonts w:ascii="Raleway" w:hAnsi="Raleway" w:eastAsia="Raleway" w:cs="Raleway"/>
            <w:b w:val="0"/>
            <w:bCs w:val="0"/>
            <w:i w:val="0"/>
            <w:iCs w:val="0"/>
            <w:strike w:val="0"/>
            <w:dstrike w:val="0"/>
            <w:color w:val="666666"/>
            <w:sz w:val="24"/>
            <w:szCs w:val="24"/>
            <w:u w:val="none"/>
          </w:rPr>
          <w:delText>ch</w:delText>
        </w:r>
        <w:r w:rsidRPr="2751C735" w:rsidDel="1BB21350">
          <w:rPr>
            <w:rFonts w:ascii="Raleway" w:hAnsi="Raleway" w:eastAsia="Raleway" w:cs="Raleway"/>
            <w:b w:val="0"/>
            <w:bCs w:val="0"/>
            <w:i w:val="0"/>
            <w:iCs w:val="0"/>
            <w:strike w:val="0"/>
            <w:dstrike w:val="0"/>
            <w:color w:val="666666"/>
            <w:sz w:val="24"/>
            <w:szCs w:val="24"/>
            <w:u w:val="none"/>
          </w:rPr>
          <w:delText>)</w:delText>
        </w:r>
      </w:del>
    </w:p>
    <w:p xmlns:wp14="http://schemas.microsoft.com/office/word/2010/wordml" w:rsidP="2751C735" wp14:paraId="740897ED" wp14:textId="7EEBB141">
      <w:pPr>
        <w:pStyle w:val="Normal"/>
        <w:spacing w:before="0" w:beforeAutospacing="off" w:after="0" w:afterAutospacing="off"/>
        <w:ind w:left="0" w:right="0"/>
        <w:jc w:val="both"/>
        <w:rPr>
          <w:del w:author="ELENA GÓMEZ RICO" w:date="2025-10-08T14:16:44.827Z" w16du:dateUtc="2025-10-08T14:16:44.827Z" w:id="1176855917"/>
          <w:rFonts w:ascii="Raleway" w:hAnsi="Raleway" w:eastAsia="Raleway" w:cs="Raleway"/>
          <w:b w:val="0"/>
          <w:bCs w:val="0"/>
          <w:i w:val="0"/>
          <w:iCs w:val="0"/>
          <w:strike w:val="0"/>
          <w:dstrike w:val="0"/>
          <w:color w:val="666666"/>
          <w:sz w:val="24"/>
          <w:szCs w:val="24"/>
          <w:u w:val="none"/>
        </w:rPr>
      </w:pPr>
      <w:del w:author="ELENA GÓMEZ RICO" w:date="2025-10-08T14:16:44.827Z" w:id="1272882982">
        <w:r w:rsidRPr="2751C735" w:rsidDel="1BB21350">
          <w:rPr>
            <w:rFonts w:ascii="Raleway" w:hAnsi="Raleway" w:eastAsia="Raleway" w:cs="Raleway"/>
            <w:b w:val="0"/>
            <w:bCs w:val="0"/>
            <w:i w:val="0"/>
            <w:iCs w:val="0"/>
            <w:strike w:val="0"/>
            <w:dstrike w:val="0"/>
            <w:color w:val="666666"/>
            <w:sz w:val="24"/>
            <w:szCs w:val="24"/>
            <w:u w:val="none"/>
          </w:rPr>
          <w:delText xml:space="preserve">Bibliometric mapping </w:delText>
        </w:r>
        <w:r w:rsidRPr="2751C735" w:rsidDel="5C52900A">
          <w:rPr>
            <w:rFonts w:ascii="Raleway" w:hAnsi="Raleway" w:eastAsia="Raleway" w:cs="Raleway"/>
            <w:b w:val="0"/>
            <w:bCs w:val="0"/>
            <w:i w:val="0"/>
            <w:iCs w:val="0"/>
            <w:strike w:val="0"/>
            <w:dstrike w:val="0"/>
            <w:color w:val="666666"/>
            <w:sz w:val="24"/>
            <w:szCs w:val="24"/>
            <w:u w:val="none"/>
          </w:rPr>
          <w:delText>shows</w:delText>
        </w:r>
        <w:r w:rsidRPr="2751C735" w:rsidDel="1BB21350">
          <w:rPr>
            <w:rFonts w:ascii="Raleway" w:hAnsi="Raleway" w:eastAsia="Raleway" w:cs="Raleway"/>
            <w:b w:val="0"/>
            <w:bCs w:val="0"/>
            <w:i w:val="0"/>
            <w:iCs w:val="0"/>
            <w:strike w:val="0"/>
            <w:dstrike w:val="0"/>
            <w:color w:val="666666"/>
            <w:sz w:val="24"/>
            <w:szCs w:val="24"/>
            <w:u w:val="none"/>
          </w:rPr>
          <w:delText xml:space="preserve"> citizen science thematic structures in academic literature</w:delText>
        </w:r>
        <w:r w:rsidRPr="2751C735" w:rsidDel="14A30982">
          <w:rPr>
            <w:rFonts w:ascii="Raleway" w:hAnsi="Raleway" w:eastAsia="Raleway" w:cs="Raleway"/>
            <w:b w:val="0"/>
            <w:bCs w:val="0"/>
            <w:i w:val="0"/>
            <w:iCs w:val="0"/>
            <w:strike w:val="0"/>
            <w:dstrike w:val="0"/>
            <w:color w:val="666666"/>
            <w:sz w:val="24"/>
            <w:szCs w:val="24"/>
            <w:u w:val="none"/>
          </w:rPr>
          <w:delText xml:space="preserve"> </w:delText>
        </w:r>
        <w:r w:rsidRPr="2751C735" w:rsidDel="06A10B83">
          <w:rPr>
            <w:rFonts w:ascii="Raleway" w:hAnsi="Raleway" w:eastAsia="Raleway" w:cs="Raleway"/>
            <w:b w:val="0"/>
            <w:bCs w:val="0"/>
            <w:i w:val="0"/>
            <w:iCs w:val="0"/>
            <w:strike w:val="0"/>
            <w:dstrike w:val="0"/>
            <w:color w:val="666666"/>
            <w:sz w:val="24"/>
            <w:szCs w:val="24"/>
            <w:u w:val="none"/>
          </w:rPr>
          <w:delText xml:space="preserve">related with </w:delText>
        </w:r>
        <w:r w:rsidRPr="2751C735" w:rsidDel="14A30982">
          <w:rPr>
            <w:rFonts w:ascii="Raleway" w:hAnsi="Raleway" w:eastAsia="Raleway" w:cs="Raleway"/>
            <w:b w:val="0"/>
            <w:bCs w:val="0"/>
            <w:i w:val="0"/>
            <w:iCs w:val="0"/>
            <w:strike w:val="0"/>
            <w:dstrike w:val="0"/>
            <w:color w:val="666666"/>
            <w:sz w:val="24"/>
            <w:szCs w:val="24"/>
            <w:u w:val="none"/>
          </w:rPr>
          <w:delText>underrepresented groups in Digital Humanities and GLAM,</w:delText>
        </w:r>
        <w:r w:rsidRPr="2751C735" w:rsidDel="1BB21350">
          <w:rPr>
            <w:rFonts w:ascii="Raleway" w:hAnsi="Raleway" w:eastAsia="Raleway" w:cs="Raleway"/>
            <w:b w:val="0"/>
            <w:bCs w:val="0"/>
            <w:i w:val="0"/>
            <w:iCs w:val="0"/>
            <w:strike w:val="0"/>
            <w:dstrike w:val="0"/>
            <w:color w:val="666666"/>
            <w:sz w:val="24"/>
            <w:szCs w:val="24"/>
            <w:u w:val="none"/>
          </w:rPr>
          <w:delText xml:space="preserve"> through </w:delText>
        </w:r>
        <w:r w:rsidRPr="2751C735" w:rsidDel="7825FC13">
          <w:rPr>
            <w:rFonts w:ascii="Raleway" w:hAnsi="Raleway" w:eastAsia="Raleway" w:cs="Raleway"/>
            <w:b w:val="0"/>
            <w:bCs w:val="0"/>
            <w:i w:val="0"/>
            <w:iCs w:val="0"/>
            <w:strike w:val="0"/>
            <w:dstrike w:val="0"/>
            <w:color w:val="666666"/>
            <w:sz w:val="24"/>
            <w:szCs w:val="24"/>
            <w:u w:val="none"/>
          </w:rPr>
          <w:delText xml:space="preserve">keyword </w:delText>
        </w:r>
        <w:r w:rsidRPr="2751C735" w:rsidDel="1BB21350">
          <w:rPr>
            <w:rFonts w:ascii="Raleway" w:hAnsi="Raleway" w:eastAsia="Raleway" w:cs="Raleway"/>
            <w:b w:val="0"/>
            <w:bCs w:val="0"/>
            <w:i w:val="0"/>
            <w:iCs w:val="0"/>
            <w:strike w:val="0"/>
            <w:dstrike w:val="0"/>
            <w:color w:val="666666"/>
            <w:sz w:val="24"/>
            <w:szCs w:val="24"/>
            <w:u w:val="none"/>
          </w:rPr>
          <w:delText>co-occurrence analysis of 3,250 records across digital humanities and GLAM sectors.</w:delText>
        </w:r>
      </w:del>
    </w:p>
    <w:p xmlns:wp14="http://schemas.microsoft.com/office/word/2010/wordml" wp14:paraId="1730C68F" wp14:textId="74898F11">
      <w:pPr>
        <w:rPr>
          <w:del w:author="ELENA GÓMEZ RICO" w:date="2025-10-08T14:16:44.827Z" w16du:dateUtc="2025-10-08T14:16:44.827Z" w:id="1390836708"/>
        </w:rPr>
      </w:pPr>
    </w:p>
    <w:p xmlns:wp14="http://schemas.microsoft.com/office/word/2010/wordml" w:rsidP="2751C735" wp14:paraId="77CB7457" wp14:textId="744643B4">
      <w:pPr>
        <w:pStyle w:val="Normal"/>
        <w:rPr>
          <w:del w:author="ELENA GÓMEZ RICO" w:date="2025-10-08T14:16:44.827Z" w16du:dateUtc="2025-10-08T14:16:44.827Z" w:id="1046989377"/>
          <w:rFonts w:ascii="Raleway" w:hAnsi="Raleway" w:eastAsia="Raleway" w:cs="Raleway"/>
          <w:b w:val="0"/>
          <w:bCs w:val="0"/>
          <w:i w:val="0"/>
          <w:iCs w:val="0"/>
          <w:strike w:val="0"/>
          <w:dstrike w:val="0"/>
          <w:noProof w:val="0"/>
          <w:color w:val="666666"/>
          <w:sz w:val="24"/>
          <w:szCs w:val="24"/>
          <w:u w:val="none"/>
          <w:lang w:val="en-US"/>
        </w:rPr>
      </w:pPr>
      <w:del w:author="ELENA GÓMEZ RICO" w:date="2025-10-08T14:16:44.827Z" w:id="504660181">
        <w:r w:rsidRPr="2751C735" w:rsidDel="1BB21350">
          <w:rPr>
            <w:rFonts w:ascii="Raleway" w:hAnsi="Raleway" w:eastAsia="Raleway" w:cs="Raleway"/>
            <w:b w:val="0"/>
            <w:bCs w:val="0"/>
            <w:i w:val="0"/>
            <w:iCs w:val="0"/>
            <w:strike w:val="0"/>
            <w:dstrike w:val="0"/>
            <w:color w:val="666666"/>
            <w:sz w:val="24"/>
            <w:szCs w:val="24"/>
            <w:u w:val="none"/>
          </w:rPr>
          <w:delText>Abstract (250 w)</w:delText>
        </w:r>
      </w:del>
    </w:p>
    <w:p xmlns:wp14="http://schemas.microsoft.com/office/word/2010/wordml" w:rsidP="2751C735" wp14:paraId="22723E21" wp14:textId="7823B089">
      <w:pPr>
        <w:pStyle w:val="Normal"/>
        <w:spacing w:before="0" w:beforeAutospacing="off" w:after="0" w:afterAutospacing="off"/>
        <w:ind/>
        <w:rPr>
          <w:del w:author="ELENA GÓMEZ RICO" w:date="2025-10-08T14:16:44.826Z" w16du:dateUtc="2025-10-08T14:16:44.826Z" w:id="1215253357"/>
          <w:rFonts w:ascii="Raleway" w:hAnsi="Raleway" w:eastAsia="Raleway" w:cs="Raleway"/>
          <w:b w:val="0"/>
          <w:bCs w:val="0"/>
          <w:i w:val="0"/>
          <w:iCs w:val="0"/>
          <w:strike w:val="0"/>
          <w:dstrike w:val="0"/>
          <w:color w:val="666666"/>
          <w:sz w:val="24"/>
          <w:szCs w:val="24"/>
          <w:u w:val="none"/>
        </w:rPr>
      </w:pPr>
      <w:del w:author="ELENA GÓMEZ RICO" w:date="2025-10-08T14:16:44.826Z" w:id="1937019337">
        <w:r w:rsidRPr="2751C735" w:rsidDel="1BB21350">
          <w:rPr>
            <w:rFonts w:ascii="Raleway" w:hAnsi="Raleway" w:eastAsia="Raleway" w:cs="Raleway"/>
            <w:b w:val="0"/>
            <w:bCs w:val="0"/>
            <w:i w:val="0"/>
            <w:iCs w:val="0"/>
            <w:strike w:val="0"/>
            <w:dstrike w:val="0"/>
            <w:color w:val="666666"/>
            <w:sz w:val="24"/>
            <w:szCs w:val="24"/>
            <w:u w:val="none"/>
          </w:rPr>
          <w:delText>Academic literature searches related with citizen science and participatory approaches, face challenges due to heterogeneous</w:delText>
        </w:r>
        <w:r w:rsidRPr="2751C735" w:rsidDel="4DD68EA9">
          <w:rPr>
            <w:rFonts w:ascii="Raleway" w:hAnsi="Raleway" w:eastAsia="Raleway" w:cs="Raleway"/>
            <w:b w:val="0"/>
            <w:bCs w:val="0"/>
            <w:i w:val="0"/>
            <w:iCs w:val="0"/>
            <w:strike w:val="0"/>
            <w:dstrike w:val="0"/>
            <w:color w:val="666666"/>
            <w:sz w:val="24"/>
            <w:szCs w:val="24"/>
            <w:u w:val="none"/>
          </w:rPr>
          <w:delText xml:space="preserve"> and</w:delText>
        </w:r>
        <w:r w:rsidRPr="2751C735" w:rsidDel="1BB21350">
          <w:rPr>
            <w:rFonts w:ascii="Raleway" w:hAnsi="Raleway" w:eastAsia="Raleway" w:cs="Raleway"/>
            <w:b w:val="0"/>
            <w:bCs w:val="0"/>
            <w:i w:val="0"/>
            <w:iCs w:val="0"/>
            <w:strike w:val="0"/>
            <w:dstrike w:val="0"/>
            <w:color w:val="666666"/>
            <w:sz w:val="24"/>
            <w:szCs w:val="24"/>
            <w:u w:val="none"/>
          </w:rPr>
          <w:delText xml:space="preserve"> incompatible disciplinary taxonomies across </w:delText>
        </w:r>
        <w:r w:rsidRPr="2751C735" w:rsidDel="47DCF450">
          <w:rPr>
            <w:rFonts w:ascii="Raleway" w:hAnsi="Raleway" w:eastAsia="Raleway" w:cs="Raleway"/>
            <w:b w:val="0"/>
            <w:bCs w:val="0"/>
            <w:i w:val="0"/>
            <w:iCs w:val="0"/>
            <w:strike w:val="0"/>
            <w:dstrike w:val="0"/>
            <w:color w:val="666666"/>
            <w:sz w:val="24"/>
            <w:szCs w:val="24"/>
            <w:u w:val="none"/>
          </w:rPr>
          <w:delText xml:space="preserve">academic </w:delText>
        </w:r>
        <w:r w:rsidRPr="2751C735" w:rsidDel="1BB21350">
          <w:rPr>
            <w:rFonts w:ascii="Raleway" w:hAnsi="Raleway" w:eastAsia="Raleway" w:cs="Raleway"/>
            <w:b w:val="0"/>
            <w:bCs w:val="0"/>
            <w:i w:val="0"/>
            <w:iCs w:val="0"/>
            <w:strike w:val="0"/>
            <w:dstrike w:val="0"/>
            <w:color w:val="666666"/>
            <w:sz w:val="24"/>
            <w:szCs w:val="24"/>
            <w:u w:val="none"/>
          </w:rPr>
          <w:delText>databases. Traditional searches in Scopus and Web of Science yield incomplete or overly broad results despite conceptually sound queries.</w:delText>
        </w:r>
        <w:r w:rsidRPr="2751C735" w:rsidDel="2C6F9592">
          <w:rPr>
            <w:rFonts w:ascii="Raleway" w:hAnsi="Raleway" w:eastAsia="Raleway" w:cs="Raleway"/>
            <w:b w:val="0"/>
            <w:bCs w:val="0"/>
            <w:i w:val="0"/>
            <w:iCs w:val="0"/>
            <w:strike w:val="0"/>
            <w:dstrike w:val="0"/>
            <w:color w:val="666666"/>
            <w:sz w:val="24"/>
            <w:szCs w:val="24"/>
            <w:u w:val="none"/>
          </w:rPr>
          <w:delText xml:space="preserve"> </w:delText>
        </w:r>
        <w:r w:rsidRPr="2751C735" w:rsidDel="1BB21350">
          <w:rPr>
            <w:rFonts w:ascii="Raleway" w:hAnsi="Raleway" w:eastAsia="Raleway" w:cs="Raleway"/>
            <w:b w:val="0"/>
            <w:bCs w:val="0"/>
            <w:i w:val="0"/>
            <w:iCs w:val="0"/>
            <w:strike w:val="0"/>
            <w:dstrike w:val="0"/>
            <w:color w:val="666666"/>
            <w:sz w:val="24"/>
            <w:szCs w:val="24"/>
            <w:u w:val="none"/>
          </w:rPr>
          <w:delText xml:space="preserve">This study employs bibliometric scientific mapping (using </w:delText>
        </w:r>
        <w:r w:rsidRPr="2751C735" w:rsidDel="1BB21350">
          <w:rPr>
            <w:rFonts w:ascii="Raleway" w:hAnsi="Raleway" w:eastAsia="Raleway" w:cs="Raleway"/>
            <w:b w:val="0"/>
            <w:bCs w:val="0"/>
            <w:i w:val="0"/>
            <w:iCs w:val="0"/>
            <w:strike w:val="0"/>
            <w:dstrike w:val="0"/>
            <w:color w:val="666666"/>
            <w:sz w:val="24"/>
            <w:szCs w:val="24"/>
            <w:u w:val="none"/>
          </w:rPr>
          <w:delText>SciMAT</w:delText>
        </w:r>
        <w:r w:rsidRPr="2751C735" w:rsidDel="1BB21350">
          <w:rPr>
            <w:rFonts w:ascii="Raleway" w:hAnsi="Raleway" w:eastAsia="Raleway" w:cs="Raleway"/>
            <w:b w:val="0"/>
            <w:bCs w:val="0"/>
            <w:i w:val="0"/>
            <w:iCs w:val="0"/>
            <w:strike w:val="0"/>
            <w:dstrike w:val="0"/>
            <w:color w:val="666666"/>
            <w:sz w:val="24"/>
            <w:szCs w:val="24"/>
            <w:u w:val="none"/>
          </w:rPr>
          <w:delText xml:space="preserve">) based on term co-occurrence patterns to reveal </w:delText>
        </w:r>
        <w:r w:rsidRPr="2751C735" w:rsidDel="3E72027C">
          <w:rPr>
            <w:rFonts w:ascii="Raleway" w:hAnsi="Raleway" w:eastAsia="Raleway" w:cs="Raleway"/>
            <w:b w:val="0"/>
            <w:bCs w:val="0"/>
            <w:i w:val="0"/>
            <w:iCs w:val="0"/>
            <w:strike w:val="0"/>
            <w:dstrike w:val="0"/>
            <w:color w:val="666666"/>
            <w:sz w:val="24"/>
            <w:szCs w:val="24"/>
            <w:u w:val="none"/>
          </w:rPr>
          <w:delText xml:space="preserve">their </w:delText>
        </w:r>
        <w:r w:rsidRPr="2751C735" w:rsidDel="1BB21350">
          <w:rPr>
            <w:rFonts w:ascii="Raleway" w:hAnsi="Raleway" w:eastAsia="Raleway" w:cs="Raleway"/>
            <w:b w:val="0"/>
            <w:bCs w:val="0"/>
            <w:i w:val="0"/>
            <w:iCs w:val="0"/>
            <w:strike w:val="0"/>
            <w:dstrike w:val="0"/>
            <w:color w:val="666666"/>
            <w:sz w:val="24"/>
            <w:szCs w:val="24"/>
            <w:u w:val="none"/>
          </w:rPr>
          <w:delText>latent structures and overcome these limitations. Th</w:delText>
        </w:r>
        <w:r w:rsidRPr="2751C735" w:rsidDel="027F469A">
          <w:rPr>
            <w:rFonts w:ascii="Raleway" w:hAnsi="Raleway" w:eastAsia="Raleway" w:cs="Raleway"/>
            <w:b w:val="0"/>
            <w:bCs w:val="0"/>
            <w:i w:val="0"/>
            <w:iCs w:val="0"/>
            <w:strike w:val="0"/>
            <w:dstrike w:val="0"/>
            <w:color w:val="666666"/>
            <w:sz w:val="24"/>
            <w:szCs w:val="24"/>
            <w:u w:val="none"/>
          </w:rPr>
          <w:delText>e</w:delText>
        </w:r>
        <w:r w:rsidRPr="2751C735" w:rsidDel="1BB21350">
          <w:rPr>
            <w:rFonts w:ascii="Raleway" w:hAnsi="Raleway" w:eastAsia="Raleway" w:cs="Raleway"/>
            <w:b w:val="0"/>
            <w:bCs w:val="0"/>
            <w:i w:val="0"/>
            <w:iCs w:val="0"/>
            <w:strike w:val="0"/>
            <w:dstrike w:val="0"/>
            <w:color w:val="666666"/>
            <w:sz w:val="24"/>
            <w:szCs w:val="24"/>
            <w:u w:val="none"/>
          </w:rPr>
          <w:delText xml:space="preserve"> citizen science and co-creation </w:delText>
        </w:r>
        <w:r w:rsidRPr="2751C735" w:rsidDel="194E56AC">
          <w:rPr>
            <w:rFonts w:ascii="Raleway" w:hAnsi="Raleway" w:eastAsia="Raleway" w:cs="Raleway"/>
            <w:b w:val="0"/>
            <w:bCs w:val="0"/>
            <w:i w:val="0"/>
            <w:iCs w:val="0"/>
            <w:strike w:val="0"/>
            <w:dstrike w:val="0"/>
            <w:color w:val="666666"/>
            <w:sz w:val="24"/>
            <w:szCs w:val="24"/>
            <w:u w:val="none"/>
          </w:rPr>
          <w:delText>focus</w:delText>
        </w:r>
        <w:r w:rsidRPr="2751C735" w:rsidDel="1BB21350">
          <w:rPr>
            <w:rFonts w:ascii="Raleway" w:hAnsi="Raleway" w:eastAsia="Raleway" w:cs="Raleway"/>
            <w:b w:val="0"/>
            <w:bCs w:val="0"/>
            <w:i w:val="0"/>
            <w:iCs w:val="0"/>
            <w:strike w:val="0"/>
            <w:dstrike w:val="0"/>
            <w:color w:val="666666"/>
            <w:sz w:val="24"/>
            <w:szCs w:val="24"/>
            <w:u w:val="none"/>
          </w:rPr>
          <w:delText xml:space="preserve"> contribute</w:delText>
        </w:r>
        <w:r w:rsidRPr="2751C735" w:rsidDel="7AD9E886">
          <w:rPr>
            <w:rFonts w:ascii="Raleway" w:hAnsi="Raleway" w:eastAsia="Raleway" w:cs="Raleway"/>
            <w:b w:val="0"/>
            <w:bCs w:val="0"/>
            <w:i w:val="0"/>
            <w:iCs w:val="0"/>
            <w:strike w:val="0"/>
            <w:dstrike w:val="0"/>
            <w:color w:val="666666"/>
            <w:sz w:val="24"/>
            <w:szCs w:val="24"/>
            <w:u w:val="none"/>
          </w:rPr>
          <w:delText>s</w:delText>
        </w:r>
        <w:r w:rsidRPr="2751C735" w:rsidDel="1BB21350">
          <w:rPr>
            <w:rFonts w:ascii="Raleway" w:hAnsi="Raleway" w:eastAsia="Raleway" w:cs="Raleway"/>
            <w:b w:val="0"/>
            <w:bCs w:val="0"/>
            <w:i w:val="0"/>
            <w:iCs w:val="0"/>
            <w:strike w:val="0"/>
            <w:dstrike w:val="0"/>
            <w:color w:val="666666"/>
            <w:sz w:val="24"/>
            <w:szCs w:val="24"/>
            <w:u w:val="none"/>
          </w:rPr>
          <w:delText xml:space="preserve"> to future literature systematic </w:delText>
        </w:r>
        <w:r w:rsidRPr="2751C735" w:rsidDel="5CAB2878">
          <w:rPr>
            <w:rFonts w:ascii="Raleway" w:hAnsi="Raleway" w:eastAsia="Raleway" w:cs="Raleway"/>
            <w:b w:val="0"/>
            <w:bCs w:val="0"/>
            <w:i w:val="0"/>
            <w:iCs w:val="0"/>
            <w:strike w:val="0"/>
            <w:dstrike w:val="0"/>
            <w:color w:val="666666"/>
            <w:sz w:val="24"/>
            <w:szCs w:val="24"/>
            <w:u w:val="none"/>
          </w:rPr>
          <w:delText>reviews</w:delText>
        </w:r>
        <w:r w:rsidRPr="2751C735" w:rsidDel="1BB21350">
          <w:rPr>
            <w:rFonts w:ascii="Raleway" w:hAnsi="Raleway" w:eastAsia="Raleway" w:cs="Raleway"/>
            <w:b w:val="0"/>
            <w:bCs w:val="0"/>
            <w:i w:val="0"/>
            <w:iCs w:val="0"/>
            <w:strike w:val="0"/>
            <w:dstrike w:val="0"/>
            <w:color w:val="666666"/>
            <w:sz w:val="24"/>
            <w:szCs w:val="24"/>
            <w:u w:val="none"/>
          </w:rPr>
          <w:delText xml:space="preserve"> while </w:delText>
        </w:r>
        <w:r w:rsidRPr="2751C735" w:rsidDel="32F1A741">
          <w:rPr>
            <w:rFonts w:ascii="Raleway" w:hAnsi="Raleway" w:eastAsia="Raleway" w:cs="Raleway"/>
            <w:b w:val="0"/>
            <w:bCs w:val="0"/>
            <w:i w:val="0"/>
            <w:iCs w:val="0"/>
            <w:strike w:val="0"/>
            <w:dstrike w:val="0"/>
            <w:color w:val="666666"/>
            <w:sz w:val="24"/>
            <w:szCs w:val="24"/>
            <w:u w:val="none"/>
          </w:rPr>
          <w:delText>maintaining</w:delText>
        </w:r>
        <w:r w:rsidRPr="2751C735" w:rsidDel="1BB21350">
          <w:rPr>
            <w:rFonts w:ascii="Raleway" w:hAnsi="Raleway" w:eastAsia="Raleway" w:cs="Raleway"/>
            <w:b w:val="0"/>
            <w:bCs w:val="0"/>
            <w:i w:val="0"/>
            <w:iCs w:val="0"/>
            <w:strike w:val="0"/>
            <w:dstrike w:val="0"/>
            <w:color w:val="666666"/>
            <w:sz w:val="24"/>
            <w:szCs w:val="24"/>
            <w:u w:val="none"/>
          </w:rPr>
          <w:delText xml:space="preserve"> </w:delText>
        </w:r>
        <w:r w:rsidRPr="2751C735" w:rsidDel="6D79C493">
          <w:rPr>
            <w:rFonts w:ascii="Raleway" w:hAnsi="Raleway" w:eastAsia="Raleway" w:cs="Raleway"/>
            <w:b w:val="0"/>
            <w:bCs w:val="0"/>
            <w:i w:val="0"/>
            <w:iCs w:val="0"/>
            <w:strike w:val="0"/>
            <w:dstrike w:val="0"/>
            <w:color w:val="666666"/>
            <w:sz w:val="24"/>
            <w:szCs w:val="24"/>
            <w:u w:val="none"/>
          </w:rPr>
          <w:delText>its</w:delText>
        </w:r>
        <w:r w:rsidRPr="2751C735" w:rsidDel="1BB21350">
          <w:rPr>
            <w:rFonts w:ascii="Raleway" w:hAnsi="Raleway" w:eastAsia="Raleway" w:cs="Raleway"/>
            <w:b w:val="0"/>
            <w:bCs w:val="0"/>
            <w:i w:val="0"/>
            <w:iCs w:val="0"/>
            <w:strike w:val="0"/>
            <w:dstrike w:val="0"/>
            <w:color w:val="666666"/>
            <w:sz w:val="24"/>
            <w:szCs w:val="24"/>
            <w:u w:val="none"/>
          </w:rPr>
          <w:delText xml:space="preserve"> richness and </w:delText>
        </w:r>
        <w:r w:rsidRPr="2751C735" w:rsidDel="1BB21350">
          <w:rPr>
            <w:rFonts w:ascii="Raleway" w:hAnsi="Raleway" w:eastAsia="Raleway" w:cs="Raleway"/>
            <w:b w:val="0"/>
            <w:bCs w:val="0"/>
            <w:i w:val="0"/>
            <w:iCs w:val="0"/>
            <w:strike w:val="0"/>
            <w:dstrike w:val="0"/>
            <w:color w:val="666666"/>
            <w:sz w:val="24"/>
            <w:szCs w:val="24"/>
            <w:u w:val="none"/>
          </w:rPr>
          <w:delText>multidisciplinarity</w:delText>
        </w:r>
        <w:r w:rsidRPr="2751C735" w:rsidDel="51BCE6D0">
          <w:rPr>
            <w:rFonts w:ascii="Raleway" w:hAnsi="Raleway" w:eastAsia="Raleway" w:cs="Raleway"/>
            <w:b w:val="0"/>
            <w:bCs w:val="0"/>
            <w:i w:val="0"/>
            <w:iCs w:val="0"/>
            <w:strike w:val="0"/>
            <w:dstrike w:val="0"/>
            <w:color w:val="666666"/>
            <w:sz w:val="24"/>
            <w:szCs w:val="24"/>
            <w:u w:val="none"/>
          </w:rPr>
          <w:delText>.</w:delText>
        </w:r>
      </w:del>
    </w:p>
    <w:p xmlns:wp14="http://schemas.microsoft.com/office/word/2010/wordml" w:rsidP="2751C735" wp14:paraId="1CEEAA35" wp14:textId="79DFF664">
      <w:pPr>
        <w:pStyle w:val="Normal"/>
        <w:spacing w:before="0" w:beforeAutospacing="off" w:after="0" w:afterAutospacing="off"/>
        <w:ind/>
        <w:rPr>
          <w:del w:author="ELENA GÓMEZ RICO" w:date="2025-10-08T14:16:44.826Z" w16du:dateUtc="2025-10-08T14:16:44.826Z" w:id="726348694"/>
          <w:rFonts w:ascii="Raleway" w:hAnsi="Raleway" w:eastAsia="Raleway" w:cs="Raleway"/>
          <w:b w:val="0"/>
          <w:bCs w:val="0"/>
          <w:i w:val="0"/>
          <w:iCs w:val="0"/>
          <w:strike w:val="0"/>
          <w:dstrike w:val="0"/>
          <w:color w:val="666666"/>
          <w:sz w:val="24"/>
          <w:szCs w:val="24"/>
          <w:u w:val="none"/>
        </w:rPr>
      </w:pPr>
      <w:del w:author="ELENA GÓMEZ RICO" w:date="2025-10-08T14:16:44.826Z" w:id="435922367">
        <w:r w:rsidRPr="2751C735" w:rsidDel="1BB21350">
          <w:rPr>
            <w:rFonts w:ascii="Raleway" w:hAnsi="Raleway" w:eastAsia="Raleway" w:cs="Raleway"/>
            <w:b w:val="0"/>
            <w:bCs w:val="0"/>
            <w:i w:val="0"/>
            <w:iCs w:val="0"/>
            <w:strike w:val="0"/>
            <w:dstrike w:val="0"/>
            <w:color w:val="666666"/>
            <w:sz w:val="24"/>
            <w:szCs w:val="24"/>
            <w:u w:val="none"/>
          </w:rPr>
          <w:delText xml:space="preserve">The </w:delText>
        </w:r>
        <w:r w:rsidRPr="2751C735" w:rsidDel="1BB21350">
          <w:rPr>
            <w:rFonts w:ascii="Raleway" w:hAnsi="Raleway" w:eastAsia="Raleway" w:cs="Raleway"/>
            <w:b w:val="0"/>
            <w:bCs w:val="0"/>
            <w:i w:val="0"/>
            <w:iCs w:val="0"/>
            <w:strike w:val="0"/>
            <w:dstrike w:val="0"/>
            <w:color w:val="666666"/>
            <w:sz w:val="24"/>
            <w:szCs w:val="24"/>
            <w:u w:val="none"/>
          </w:rPr>
          <w:delText>methodology</w:delText>
        </w:r>
        <w:r w:rsidRPr="2751C735" w:rsidDel="1BB21350">
          <w:rPr>
            <w:rFonts w:ascii="Raleway" w:hAnsi="Raleway" w:eastAsia="Raleway" w:cs="Raleway"/>
            <w:b w:val="0"/>
            <w:bCs w:val="0"/>
            <w:i w:val="0"/>
            <w:iCs w:val="0"/>
            <w:strike w:val="0"/>
            <w:dstrike w:val="0"/>
            <w:color w:val="666666"/>
            <w:sz w:val="24"/>
            <w:szCs w:val="24"/>
            <w:u w:val="none"/>
          </w:rPr>
          <w:delText xml:space="preserve"> built a representative sample using strategic search equations with focused, proximity, and broad operators (W/n, NEAR/n, wild cards *, field-specific labels) for metadata extraction from Scopus (2,657 records) and Web of Science (613 records) from 2014–2025, yielding 3,250 unique records after deduplication. After systematic refinement, </w:delText>
        </w:r>
        <w:r w:rsidRPr="2751C735" w:rsidDel="42E555FA">
          <w:rPr>
            <w:rFonts w:ascii="Raleway" w:hAnsi="Raleway" w:eastAsia="Raleway" w:cs="Raleway"/>
            <w:b w:val="0"/>
            <w:bCs w:val="0"/>
            <w:i w:val="0"/>
            <w:iCs w:val="0"/>
            <w:strike w:val="0"/>
            <w:dstrike w:val="0"/>
            <w:color w:val="666666"/>
            <w:sz w:val="24"/>
            <w:szCs w:val="24"/>
            <w:u w:val="none"/>
          </w:rPr>
          <w:delText xml:space="preserve">the </w:delText>
        </w:r>
        <w:r w:rsidRPr="2751C735" w:rsidDel="1BB21350">
          <w:rPr>
            <w:rFonts w:ascii="Raleway" w:hAnsi="Raleway" w:eastAsia="Raleway" w:cs="Raleway"/>
            <w:b w:val="0"/>
            <w:bCs w:val="0"/>
            <w:i w:val="0"/>
            <w:iCs w:val="0"/>
            <w:strike w:val="0"/>
            <w:dstrike w:val="0"/>
            <w:color w:val="666666"/>
            <w:sz w:val="24"/>
            <w:szCs w:val="24"/>
            <w:u w:val="none"/>
          </w:rPr>
          <w:delText>thematic network generat</w:delText>
        </w:r>
        <w:r w:rsidRPr="2751C735" w:rsidDel="00A5654A">
          <w:rPr>
            <w:rFonts w:ascii="Raleway" w:hAnsi="Raleway" w:eastAsia="Raleway" w:cs="Raleway"/>
            <w:b w:val="0"/>
            <w:bCs w:val="0"/>
            <w:i w:val="0"/>
            <w:iCs w:val="0"/>
            <w:strike w:val="0"/>
            <w:dstrike w:val="0"/>
            <w:color w:val="666666"/>
            <w:sz w:val="24"/>
            <w:szCs w:val="24"/>
            <w:u w:val="none"/>
          </w:rPr>
          <w:delText>ed</w:delText>
        </w:r>
        <w:r w:rsidRPr="2751C735" w:rsidDel="1BB21350">
          <w:rPr>
            <w:rFonts w:ascii="Raleway" w:hAnsi="Raleway" w:eastAsia="Raleway" w:cs="Raleway"/>
            <w:b w:val="0"/>
            <w:bCs w:val="0"/>
            <w:i w:val="0"/>
            <w:iCs w:val="0"/>
            <w:strike w:val="0"/>
            <w:dstrike w:val="0"/>
            <w:color w:val="666666"/>
            <w:sz w:val="24"/>
            <w:szCs w:val="24"/>
            <w:u w:val="none"/>
          </w:rPr>
          <w:delText xml:space="preserve"> (14,151 nodes and 231,319 edges), </w:delText>
        </w:r>
        <w:r w:rsidRPr="2751C735" w:rsidDel="64AFDC86">
          <w:rPr>
            <w:rFonts w:ascii="Raleway" w:hAnsi="Raleway" w:eastAsia="Raleway" w:cs="Raleway"/>
            <w:b w:val="0"/>
            <w:bCs w:val="0"/>
            <w:i w:val="0"/>
            <w:iCs w:val="0"/>
            <w:strike w:val="0"/>
            <w:dstrike w:val="0"/>
            <w:color w:val="666666"/>
            <w:sz w:val="24"/>
            <w:szCs w:val="24"/>
            <w:u w:val="none"/>
          </w:rPr>
          <w:delText xml:space="preserve">was analyzed </w:delText>
        </w:r>
        <w:r w:rsidRPr="2751C735" w:rsidDel="1BB21350">
          <w:rPr>
            <w:rFonts w:ascii="Raleway" w:hAnsi="Raleway" w:eastAsia="Raleway" w:cs="Raleway"/>
            <w:b w:val="0"/>
            <w:bCs w:val="0"/>
            <w:i w:val="0"/>
            <w:iCs w:val="0"/>
            <w:strike w:val="0"/>
            <w:dstrike w:val="0"/>
            <w:color w:val="666666"/>
            <w:sz w:val="24"/>
            <w:szCs w:val="24"/>
            <w:u w:val="none"/>
          </w:rPr>
          <w:delText>into two five-year periods (2014–2019 and 2020–2025)</w:delText>
        </w:r>
        <w:r w:rsidRPr="2751C735" w:rsidDel="67CC3E7A">
          <w:rPr>
            <w:rFonts w:ascii="Raleway" w:hAnsi="Raleway" w:eastAsia="Raleway" w:cs="Raleway"/>
            <w:b w:val="0"/>
            <w:bCs w:val="0"/>
            <w:i w:val="0"/>
            <w:iCs w:val="0"/>
            <w:strike w:val="0"/>
            <w:dstrike w:val="0"/>
            <w:color w:val="666666"/>
            <w:sz w:val="24"/>
            <w:szCs w:val="24"/>
            <w:u w:val="none"/>
          </w:rPr>
          <w:delText xml:space="preserve">. It </w:delText>
        </w:r>
        <w:r w:rsidRPr="2751C735" w:rsidDel="1BB21350">
          <w:rPr>
            <w:rFonts w:ascii="Raleway" w:hAnsi="Raleway" w:eastAsia="Raleway" w:cs="Raleway"/>
            <w:b w:val="0"/>
            <w:bCs w:val="0"/>
            <w:i w:val="0"/>
            <w:iCs w:val="0"/>
            <w:strike w:val="0"/>
            <w:dstrike w:val="0"/>
            <w:color w:val="666666"/>
            <w:sz w:val="24"/>
            <w:szCs w:val="24"/>
            <w:u w:val="none"/>
          </w:rPr>
          <w:delText xml:space="preserve">was built based on bibliometrics of 45,650 retrieved and normalized keyword co-occurrences and clustering algorithms, ensuring thematic coverage while minimizing bias through </w:delText>
        </w:r>
        <w:r w:rsidRPr="2751C735" w:rsidDel="58597E26">
          <w:rPr>
            <w:rFonts w:ascii="Raleway" w:hAnsi="Raleway" w:eastAsia="Raleway" w:cs="Raleway"/>
            <w:b w:val="0"/>
            <w:bCs w:val="0"/>
            <w:i w:val="0"/>
            <w:iCs w:val="0"/>
            <w:strike w:val="0"/>
            <w:dstrike w:val="0"/>
            <w:color w:val="666666"/>
            <w:sz w:val="24"/>
            <w:szCs w:val="24"/>
            <w:u w:val="none"/>
          </w:rPr>
          <w:delText>manual selection</w:delText>
        </w:r>
        <w:r w:rsidRPr="2751C735" w:rsidDel="1BB21350">
          <w:rPr>
            <w:rFonts w:ascii="Raleway" w:hAnsi="Raleway" w:eastAsia="Raleway" w:cs="Raleway"/>
            <w:b w:val="0"/>
            <w:bCs w:val="0"/>
            <w:i w:val="0"/>
            <w:iCs w:val="0"/>
            <w:strike w:val="0"/>
            <w:dstrike w:val="0"/>
            <w:color w:val="666666"/>
            <w:sz w:val="24"/>
            <w:szCs w:val="24"/>
            <w:u w:val="none"/>
          </w:rPr>
          <w:delText xml:space="preserve">. Results focused on thematic positioning of citizen science topics, co-occurrence patterns </w:delText>
        </w:r>
        <w:r w:rsidRPr="2751C735" w:rsidDel="50719B5F">
          <w:rPr>
            <w:rFonts w:ascii="Raleway" w:hAnsi="Raleway" w:eastAsia="Raleway" w:cs="Raleway"/>
            <w:b w:val="0"/>
            <w:bCs w:val="0"/>
            <w:i w:val="0"/>
            <w:iCs w:val="0"/>
            <w:strike w:val="0"/>
            <w:dstrike w:val="0"/>
            <w:color w:val="666666"/>
            <w:sz w:val="24"/>
            <w:szCs w:val="24"/>
            <w:u w:val="none"/>
          </w:rPr>
          <w:delText xml:space="preserve">of marginalized communities </w:delText>
        </w:r>
        <w:r w:rsidRPr="2751C735" w:rsidDel="1BB21350">
          <w:rPr>
            <w:rFonts w:ascii="Raleway" w:hAnsi="Raleway" w:eastAsia="Raleway" w:cs="Raleway"/>
            <w:b w:val="0"/>
            <w:bCs w:val="0"/>
            <w:i w:val="0"/>
            <w:iCs w:val="0"/>
            <w:strike w:val="0"/>
            <w:dstrike w:val="0"/>
            <w:color w:val="666666"/>
            <w:sz w:val="24"/>
            <w:szCs w:val="24"/>
            <w:u w:val="none"/>
          </w:rPr>
          <w:delText>within the dataset.</w:delText>
        </w:r>
        <w:r w:rsidRPr="2751C735" w:rsidDel="441894C2">
          <w:rPr>
            <w:rFonts w:ascii="Raleway" w:hAnsi="Raleway" w:eastAsia="Raleway" w:cs="Raleway"/>
            <w:b w:val="0"/>
            <w:bCs w:val="0"/>
            <w:i w:val="0"/>
            <w:iCs w:val="0"/>
            <w:strike w:val="0"/>
            <w:dstrike w:val="0"/>
            <w:color w:val="666666"/>
            <w:sz w:val="24"/>
            <w:szCs w:val="24"/>
            <w:u w:val="none"/>
          </w:rPr>
          <w:delText xml:space="preserve"> </w:delText>
        </w:r>
        <w:r w:rsidRPr="2751C735" w:rsidDel="1BB21350">
          <w:rPr>
            <w:rFonts w:ascii="Raleway" w:hAnsi="Raleway" w:eastAsia="Raleway" w:cs="Raleway"/>
            <w:b w:val="0"/>
            <w:bCs w:val="0"/>
            <w:i w:val="0"/>
            <w:iCs w:val="0"/>
            <w:strike w:val="0"/>
            <w:dstrike w:val="0"/>
            <w:color w:val="666666"/>
            <w:sz w:val="24"/>
            <w:szCs w:val="24"/>
            <w:u w:val="none"/>
          </w:rPr>
          <w:delText>A be</w:delText>
        </w:r>
        <w:r w:rsidRPr="2751C735" w:rsidDel="1BB21350">
          <w:rPr>
            <w:rFonts w:ascii="Raleway" w:hAnsi="Raleway" w:eastAsia="Raleway" w:cs="Raleway"/>
            <w:b w:val="0"/>
            <w:bCs w:val="0"/>
            <w:i w:val="0"/>
            <w:iCs w:val="0"/>
            <w:strike w:val="0"/>
            <w:dstrike w:val="0"/>
            <w:color w:val="666666"/>
            <w:sz w:val="24"/>
            <w:szCs w:val="24"/>
            <w:u w:val="none"/>
          </w:rPr>
          <w:delText>tter unders</w:delText>
        </w:r>
        <w:r w:rsidRPr="2751C735" w:rsidDel="1BB21350">
          <w:rPr>
            <w:rFonts w:ascii="Raleway" w:hAnsi="Raleway" w:eastAsia="Raleway" w:cs="Raleway"/>
            <w:b w:val="0"/>
            <w:bCs w:val="0"/>
            <w:i w:val="0"/>
            <w:iCs w:val="0"/>
            <w:strike w:val="0"/>
            <w:dstrike w:val="0"/>
            <w:color w:val="666666"/>
            <w:sz w:val="24"/>
            <w:szCs w:val="24"/>
            <w:u w:val="none"/>
          </w:rPr>
          <w:delText xml:space="preserve">tanding of academic production allows literature reviews to </w:delText>
        </w:r>
        <w:r w:rsidRPr="2751C735" w:rsidDel="49D3F0E5">
          <w:rPr>
            <w:rFonts w:ascii="Raleway" w:hAnsi="Raleway" w:eastAsia="Raleway" w:cs="Raleway"/>
            <w:b w:val="0"/>
            <w:bCs w:val="0"/>
            <w:i w:val="0"/>
            <w:iCs w:val="0"/>
            <w:strike w:val="0"/>
            <w:dstrike w:val="0"/>
            <w:color w:val="666666"/>
            <w:sz w:val="24"/>
            <w:szCs w:val="24"/>
            <w:u w:val="none"/>
          </w:rPr>
          <w:delText>analyze</w:delText>
        </w:r>
        <w:r w:rsidRPr="2751C735" w:rsidDel="1BB21350">
          <w:rPr>
            <w:rFonts w:ascii="Raleway" w:hAnsi="Raleway" w:eastAsia="Raleway" w:cs="Raleway"/>
            <w:b w:val="0"/>
            <w:bCs w:val="0"/>
            <w:i w:val="0"/>
            <w:iCs w:val="0"/>
            <w:strike w:val="0"/>
            <w:dstrike w:val="0"/>
            <w:color w:val="666666"/>
            <w:sz w:val="24"/>
            <w:szCs w:val="24"/>
            <w:u w:val="none"/>
          </w:rPr>
          <w:delText xml:space="preserve"> the complexity of promoting inclusive and </w:delText>
        </w:r>
        <w:r w:rsidRPr="2751C735" w:rsidDel="1BB21350">
          <w:rPr>
            <w:rFonts w:ascii="Raleway" w:hAnsi="Raleway" w:eastAsia="Raleway" w:cs="Raleway"/>
            <w:b w:val="0"/>
            <w:bCs w:val="0"/>
            <w:i w:val="0"/>
            <w:iCs w:val="0"/>
            <w:strike w:val="0"/>
            <w:dstrike w:val="0"/>
            <w:color w:val="666666"/>
            <w:sz w:val="24"/>
            <w:szCs w:val="24"/>
            <w:u w:val="none"/>
          </w:rPr>
          <w:delText>equitable</w:delText>
        </w:r>
        <w:r w:rsidRPr="2751C735" w:rsidDel="1BB21350">
          <w:rPr>
            <w:rFonts w:ascii="Raleway" w:hAnsi="Raleway" w:eastAsia="Raleway" w:cs="Raleway"/>
            <w:b w:val="0"/>
            <w:bCs w:val="0"/>
            <w:i w:val="0"/>
            <w:iCs w:val="0"/>
            <w:strike w:val="0"/>
            <w:dstrike w:val="0"/>
            <w:color w:val="666666"/>
            <w:sz w:val="24"/>
            <w:szCs w:val="24"/>
            <w:u w:val="none"/>
          </w:rPr>
          <w:delText xml:space="preserve"> public spheres. They can also address representational gaps in data usage and information retrieval, particularly concerning women, </w:delText>
        </w:r>
        <w:r w:rsidRPr="2751C735" w:rsidDel="225BFF78">
          <w:rPr>
            <w:rFonts w:ascii="Raleway" w:hAnsi="Raleway" w:eastAsia="Raleway" w:cs="Raleway"/>
            <w:b w:val="0"/>
            <w:bCs w:val="0"/>
            <w:i w:val="0"/>
            <w:iCs w:val="0"/>
            <w:strike w:val="0"/>
            <w:dstrike w:val="0"/>
            <w:color w:val="666666"/>
            <w:sz w:val="24"/>
            <w:szCs w:val="24"/>
            <w:u w:val="none"/>
          </w:rPr>
          <w:delText>intersectionalities</w:delText>
        </w:r>
        <w:r w:rsidRPr="2751C735" w:rsidDel="1BB21350">
          <w:rPr>
            <w:rFonts w:ascii="Raleway" w:hAnsi="Raleway" w:eastAsia="Raleway" w:cs="Raleway"/>
            <w:b w:val="0"/>
            <w:bCs w:val="0"/>
            <w:i w:val="0"/>
            <w:iCs w:val="0"/>
            <w:strike w:val="0"/>
            <w:dstrike w:val="0"/>
            <w:color w:val="666666"/>
            <w:sz w:val="24"/>
            <w:szCs w:val="24"/>
            <w:u w:val="none"/>
          </w:rPr>
          <w:delText xml:space="preserve">, and underrepresented groups. </w:delText>
        </w:r>
        <w:r w:rsidRPr="2751C735" w:rsidDel="19030846">
          <w:rPr>
            <w:rFonts w:ascii="Raleway" w:hAnsi="Raleway" w:eastAsia="Raleway" w:cs="Raleway"/>
            <w:b w:val="0"/>
            <w:bCs w:val="0"/>
            <w:i w:val="0"/>
            <w:iCs w:val="0"/>
            <w:strike w:val="0"/>
            <w:dstrike w:val="0"/>
            <w:color w:val="666666"/>
            <w:sz w:val="24"/>
            <w:szCs w:val="24"/>
            <w:u w:val="none"/>
          </w:rPr>
          <w:delText xml:space="preserve">For the conditions to ensure </w:delText>
        </w:r>
        <w:r w:rsidRPr="2751C735" w:rsidDel="0744D392">
          <w:rPr>
            <w:rFonts w:ascii="Raleway" w:hAnsi="Raleway" w:eastAsia="Raleway" w:cs="Raleway"/>
            <w:b w:val="0"/>
            <w:bCs w:val="0"/>
            <w:i w:val="0"/>
            <w:iCs w:val="0"/>
            <w:strike w:val="0"/>
            <w:dstrike w:val="0"/>
            <w:color w:val="666666"/>
            <w:sz w:val="24"/>
            <w:szCs w:val="24"/>
            <w:u w:val="none"/>
          </w:rPr>
          <w:delText>engagement</w:delText>
        </w:r>
        <w:r w:rsidRPr="2751C735" w:rsidDel="13BE3ED6">
          <w:rPr>
            <w:rFonts w:ascii="Raleway" w:hAnsi="Raleway" w:eastAsia="Raleway" w:cs="Raleway"/>
            <w:b w:val="0"/>
            <w:bCs w:val="0"/>
            <w:i w:val="0"/>
            <w:iCs w:val="0"/>
            <w:strike w:val="0"/>
            <w:dstrike w:val="0"/>
            <w:color w:val="666666"/>
            <w:sz w:val="24"/>
            <w:szCs w:val="24"/>
            <w:u w:val="none"/>
          </w:rPr>
          <w:delText>,</w:delText>
        </w:r>
        <w:r w:rsidRPr="2751C735" w:rsidDel="19030846">
          <w:rPr>
            <w:rFonts w:ascii="Raleway" w:hAnsi="Raleway" w:eastAsia="Raleway" w:cs="Raleway"/>
            <w:b w:val="0"/>
            <w:bCs w:val="0"/>
            <w:i w:val="0"/>
            <w:iCs w:val="0"/>
            <w:strike w:val="0"/>
            <w:dstrike w:val="0"/>
            <w:color w:val="666666"/>
            <w:sz w:val="24"/>
            <w:szCs w:val="24"/>
            <w:u w:val="none"/>
          </w:rPr>
          <w:delText xml:space="preserve"> </w:delText>
        </w:r>
        <w:r w:rsidRPr="2751C735" w:rsidDel="19030846">
          <w:rPr>
            <w:rFonts w:ascii="Raleway" w:hAnsi="Raleway" w:eastAsia="Raleway" w:cs="Raleway"/>
            <w:b w:val="0"/>
            <w:bCs w:val="0"/>
            <w:i w:val="0"/>
            <w:iCs w:val="0"/>
            <w:strike w:val="0"/>
            <w:dstrike w:val="0"/>
            <w:color w:val="666666"/>
            <w:sz w:val="24"/>
            <w:szCs w:val="24"/>
            <w:u w:val="none"/>
          </w:rPr>
          <w:delText>m</w:delText>
        </w:r>
        <w:r w:rsidRPr="2751C735" w:rsidDel="1BB21350">
          <w:rPr>
            <w:rFonts w:ascii="Raleway" w:hAnsi="Raleway" w:eastAsia="Raleway" w:cs="Raleway"/>
            <w:b w:val="0"/>
            <w:bCs w:val="0"/>
            <w:i w:val="0"/>
            <w:iCs w:val="0"/>
            <w:strike w:val="0"/>
            <w:dstrike w:val="0"/>
            <w:color w:val="666666"/>
            <w:sz w:val="24"/>
            <w:szCs w:val="24"/>
            <w:u w:val="none"/>
          </w:rPr>
          <w:delText xml:space="preserve">eaningful </w:delText>
        </w:r>
        <w:r w:rsidRPr="2751C735" w:rsidDel="2C1F6107">
          <w:rPr>
            <w:rFonts w:ascii="Raleway" w:hAnsi="Raleway" w:eastAsia="Raleway" w:cs="Raleway"/>
            <w:b w:val="0"/>
            <w:bCs w:val="0"/>
            <w:i w:val="0"/>
            <w:iCs w:val="0"/>
            <w:strike w:val="0"/>
            <w:dstrike w:val="0"/>
            <w:color w:val="666666"/>
            <w:sz w:val="24"/>
            <w:szCs w:val="24"/>
            <w:u w:val="none"/>
          </w:rPr>
          <w:delText xml:space="preserve">and </w:delText>
        </w:r>
        <w:r w:rsidRPr="2751C735" w:rsidDel="2C1F6107">
          <w:rPr>
            <w:rFonts w:ascii="Raleway" w:hAnsi="Raleway" w:eastAsia="Raleway" w:cs="Raleway"/>
            <w:b w:val="0"/>
            <w:bCs w:val="0"/>
            <w:i w:val="0"/>
            <w:iCs w:val="0"/>
            <w:strike w:val="0"/>
            <w:dstrike w:val="0"/>
            <w:color w:val="666666"/>
            <w:sz w:val="24"/>
            <w:szCs w:val="24"/>
            <w:u w:val="none"/>
          </w:rPr>
          <w:delText>plurivocal</w:delText>
        </w:r>
        <w:r w:rsidRPr="2751C735" w:rsidDel="2C1F6107">
          <w:rPr>
            <w:rFonts w:ascii="Raleway" w:hAnsi="Raleway" w:eastAsia="Raleway" w:cs="Raleway"/>
            <w:b w:val="0"/>
            <w:bCs w:val="0"/>
            <w:i w:val="0"/>
            <w:iCs w:val="0"/>
            <w:strike w:val="0"/>
            <w:dstrike w:val="0"/>
            <w:color w:val="666666"/>
            <w:sz w:val="24"/>
            <w:szCs w:val="24"/>
            <w:u w:val="none"/>
          </w:rPr>
          <w:delText xml:space="preserve"> </w:delText>
        </w:r>
        <w:r w:rsidRPr="2751C735" w:rsidDel="1BB21350">
          <w:rPr>
            <w:rFonts w:ascii="Raleway" w:hAnsi="Raleway" w:eastAsia="Raleway" w:cs="Raleway"/>
            <w:b w:val="0"/>
            <w:bCs w:val="0"/>
            <w:i w:val="0"/>
            <w:iCs w:val="0"/>
            <w:strike w:val="0"/>
            <w:dstrike w:val="0"/>
            <w:color w:val="666666"/>
            <w:sz w:val="24"/>
            <w:szCs w:val="24"/>
            <w:u w:val="none"/>
          </w:rPr>
          <w:delText xml:space="preserve">digital solutions </w:delText>
        </w:r>
        <w:r w:rsidRPr="2751C735" w:rsidDel="0320B788">
          <w:rPr>
            <w:rFonts w:ascii="Raleway" w:hAnsi="Raleway" w:eastAsia="Raleway" w:cs="Raleway"/>
            <w:b w:val="0"/>
            <w:bCs w:val="0"/>
            <w:i w:val="0"/>
            <w:iCs w:val="0"/>
            <w:strike w:val="0"/>
            <w:dstrike w:val="0"/>
            <w:color w:val="666666"/>
            <w:sz w:val="24"/>
            <w:szCs w:val="24"/>
            <w:u w:val="none"/>
          </w:rPr>
          <w:delText xml:space="preserve">are necessary </w:delText>
        </w:r>
        <w:r w:rsidRPr="2751C735" w:rsidDel="757916BA">
          <w:rPr>
            <w:rFonts w:ascii="Raleway" w:hAnsi="Raleway" w:eastAsia="Raleway" w:cs="Raleway"/>
            <w:b w:val="0"/>
            <w:bCs w:val="0"/>
            <w:i w:val="0"/>
            <w:iCs w:val="0"/>
            <w:strike w:val="0"/>
            <w:dstrike w:val="0"/>
            <w:color w:val="666666"/>
            <w:sz w:val="24"/>
            <w:szCs w:val="24"/>
            <w:u w:val="none"/>
          </w:rPr>
          <w:delText xml:space="preserve">to </w:delText>
        </w:r>
        <w:r w:rsidRPr="2751C735" w:rsidDel="1BB21350">
          <w:rPr>
            <w:rFonts w:ascii="Raleway" w:hAnsi="Raleway" w:eastAsia="Raleway" w:cs="Raleway"/>
            <w:b w:val="0"/>
            <w:bCs w:val="0"/>
            <w:i w:val="0"/>
            <w:iCs w:val="0"/>
            <w:strike w:val="0"/>
            <w:dstrike w:val="0"/>
            <w:color w:val="666666"/>
            <w:sz w:val="24"/>
            <w:szCs w:val="24"/>
            <w:u w:val="none"/>
          </w:rPr>
          <w:delText>emerge</w:delText>
        </w:r>
        <w:r w:rsidRPr="2751C735" w:rsidDel="1BB21350">
          <w:rPr>
            <w:rFonts w:ascii="Raleway" w:hAnsi="Raleway" w:eastAsia="Raleway" w:cs="Raleway"/>
            <w:b w:val="0"/>
            <w:bCs w:val="0"/>
            <w:i w:val="0"/>
            <w:iCs w:val="0"/>
            <w:strike w:val="0"/>
            <w:dstrike w:val="0"/>
            <w:color w:val="666666"/>
            <w:sz w:val="24"/>
            <w:szCs w:val="24"/>
            <w:u w:val="none"/>
          </w:rPr>
          <w:delText xml:space="preserve"> </w:delText>
        </w:r>
        <w:r w:rsidRPr="2751C735" w:rsidDel="613AD08A">
          <w:rPr>
            <w:rFonts w:ascii="Raleway" w:hAnsi="Raleway" w:eastAsia="Raleway" w:cs="Raleway"/>
            <w:b w:val="0"/>
            <w:bCs w:val="0"/>
            <w:i w:val="0"/>
            <w:iCs w:val="0"/>
            <w:strike w:val="0"/>
            <w:dstrike w:val="0"/>
            <w:color w:val="666666"/>
            <w:sz w:val="24"/>
            <w:szCs w:val="24"/>
            <w:u w:val="none"/>
          </w:rPr>
          <w:delText xml:space="preserve">them with the </w:delText>
        </w:r>
        <w:r w:rsidRPr="2751C735" w:rsidDel="1BB21350">
          <w:rPr>
            <w:rFonts w:ascii="Raleway" w:hAnsi="Raleway" w:eastAsia="Raleway" w:cs="Raleway"/>
            <w:b w:val="0"/>
            <w:bCs w:val="0"/>
            <w:i w:val="0"/>
            <w:iCs w:val="0"/>
            <w:strike w:val="0"/>
            <w:dstrike w:val="0"/>
            <w:color w:val="666666"/>
            <w:sz w:val="24"/>
            <w:szCs w:val="24"/>
            <w:u w:val="none"/>
          </w:rPr>
          <w:delText>appropriate social</w:delText>
        </w:r>
        <w:r w:rsidRPr="2751C735" w:rsidDel="1BB21350">
          <w:rPr>
            <w:rFonts w:ascii="Raleway" w:hAnsi="Raleway" w:eastAsia="Raleway" w:cs="Raleway"/>
            <w:b w:val="0"/>
            <w:bCs w:val="0"/>
            <w:i w:val="0"/>
            <w:iCs w:val="0"/>
            <w:strike w:val="0"/>
            <w:dstrike w:val="0"/>
            <w:color w:val="666666"/>
            <w:sz w:val="24"/>
            <w:szCs w:val="24"/>
            <w:u w:val="none"/>
          </w:rPr>
          <w:delText xml:space="preserve"> contexts.</w:delText>
        </w:r>
      </w:del>
    </w:p>
    <w:p w:rsidR="2751C735" w:rsidP="2751C735" w:rsidRDefault="2751C735" w14:paraId="049C5C3B" w14:textId="35CA4B3E">
      <w:pPr>
        <w:pStyle w:val="Normal"/>
        <w:spacing w:before="0" w:beforeAutospacing="off" w:after="0" w:afterAutospacing="off"/>
        <w:rPr>
          <w:del w:author="ELENA GÓMEZ RICO" w:date="2025-10-08T14:16:44.826Z" w16du:dateUtc="2025-10-08T14:16:44.826Z" w:id="1527352738"/>
          <w:rFonts w:ascii="Raleway" w:hAnsi="Raleway" w:eastAsia="Raleway" w:cs="Raleway"/>
          <w:b w:val="0"/>
          <w:bCs w:val="0"/>
          <w:i w:val="0"/>
          <w:iCs w:val="0"/>
          <w:strike w:val="0"/>
          <w:dstrike w:val="0"/>
          <w:color w:val="666666"/>
          <w:sz w:val="24"/>
          <w:szCs w:val="24"/>
          <w:u w:val="none"/>
        </w:rPr>
      </w:pPr>
    </w:p>
    <w:p w:rsidR="2751C735" w:rsidP="2751C735" w:rsidRDefault="2751C735" w14:paraId="5CE14990" w14:textId="00628280">
      <w:pPr>
        <w:pStyle w:val="Normal"/>
        <w:spacing w:before="0" w:beforeAutospacing="off" w:after="0" w:afterAutospacing="off"/>
        <w:rPr>
          <w:del w:author="ELENA GÓMEZ RICO" w:date="2025-10-08T14:16:44.825Z" w16du:dateUtc="2025-10-08T14:16:44.825Z" w:id="863823532"/>
          <w:rFonts w:ascii="Raleway" w:hAnsi="Raleway" w:eastAsia="Raleway" w:cs="Raleway"/>
          <w:b w:val="0"/>
          <w:bCs w:val="0"/>
          <w:i w:val="0"/>
          <w:iCs w:val="0"/>
          <w:strike w:val="0"/>
          <w:dstrike w:val="0"/>
          <w:color w:val="666666"/>
          <w:sz w:val="24"/>
          <w:szCs w:val="24"/>
          <w:u w:val="none"/>
        </w:rPr>
      </w:pPr>
    </w:p>
    <w:p w:rsidR="2751C735" w:rsidP="2751C735" w:rsidRDefault="2751C735" w14:paraId="718EEA52" w14:textId="66D9A7F7">
      <w:pPr>
        <w:pStyle w:val="Normal"/>
        <w:spacing w:before="0" w:beforeAutospacing="off" w:after="0" w:afterAutospacing="off"/>
        <w:rPr>
          <w:del w:author="ELENA GÓMEZ RICO" w:date="2025-10-08T14:16:44.825Z" w16du:dateUtc="2025-10-08T14:16:44.825Z" w:id="80587763"/>
          <w:rFonts w:ascii="Raleway" w:hAnsi="Raleway" w:eastAsia="Raleway" w:cs="Raleway"/>
          <w:b w:val="0"/>
          <w:bCs w:val="0"/>
          <w:i w:val="0"/>
          <w:iCs w:val="0"/>
          <w:strike w:val="0"/>
          <w:dstrike w:val="0"/>
          <w:color w:val="666666"/>
          <w:sz w:val="24"/>
          <w:szCs w:val="24"/>
          <w:u w:val="none"/>
        </w:rPr>
      </w:pPr>
    </w:p>
    <w:p w:rsidR="2751C735" w:rsidP="2751C735" w:rsidRDefault="2751C735" w14:paraId="4BA9D6DF" w14:textId="5AFE026D">
      <w:pPr>
        <w:pStyle w:val="Normal"/>
        <w:spacing w:before="0" w:beforeAutospacing="off" w:after="0" w:afterAutospacing="off"/>
        <w:rPr>
          <w:del w:author="ELENA GÓMEZ RICO" w:date="2025-10-08T14:16:44.825Z" w16du:dateUtc="2025-10-08T14:16:44.825Z" w:id="2054940588"/>
          <w:rFonts w:ascii="Raleway" w:hAnsi="Raleway" w:eastAsia="Raleway" w:cs="Raleway"/>
          <w:b w:val="0"/>
          <w:bCs w:val="0"/>
          <w:i w:val="0"/>
          <w:iCs w:val="0"/>
          <w:strike w:val="0"/>
          <w:dstrike w:val="0"/>
          <w:color w:val="666666"/>
          <w:sz w:val="24"/>
          <w:szCs w:val="24"/>
          <w:u w:val="none"/>
        </w:rPr>
      </w:pPr>
    </w:p>
    <w:p w:rsidR="07AAE3BB" w:rsidP="2751C735" w:rsidRDefault="07AAE3BB" w14:paraId="443E3E4C" w14:textId="5506AAA1">
      <w:pPr>
        <w:pStyle w:val="Normal"/>
        <w:spacing w:before="0" w:beforeAutospacing="off" w:after="0" w:afterAutospacing="off"/>
        <w:rPr>
          <w:del w:author="ELENA GÓMEZ RICO" w:date="2025-10-08T14:16:44.821Z" w16du:dateUtc="2025-10-08T14:16:44.821Z" w:id="273473226"/>
          <w:rFonts w:ascii="Raleway" w:hAnsi="Raleway" w:eastAsia="Raleway" w:cs="Raleway"/>
          <w:b w:val="0"/>
          <w:bCs w:val="0"/>
          <w:i w:val="0"/>
          <w:iCs w:val="0"/>
          <w:strike w:val="0"/>
          <w:dstrike w:val="0"/>
          <w:color w:val="666666"/>
          <w:sz w:val="24"/>
          <w:szCs w:val="24"/>
          <w:u w:val="none"/>
        </w:rPr>
      </w:pPr>
      <w:del w:author="ELENA GÓMEZ RICO" w:date="2025-10-08T14:16:44.825Z" w:id="1870624189">
        <w:r w:rsidRPr="2751C735" w:rsidDel="07AAE3BB">
          <w:rPr>
            <w:rFonts w:ascii="Raleway" w:hAnsi="Raleway" w:eastAsia="Raleway" w:cs="Raleway"/>
            <w:b w:val="0"/>
            <w:bCs w:val="0"/>
            <w:i w:val="0"/>
            <w:iCs w:val="0"/>
            <w:strike w:val="0"/>
            <w:dstrike w:val="0"/>
            <w:color w:val="666666"/>
            <w:sz w:val="24"/>
            <w:szCs w:val="24"/>
            <w:u w:val="none"/>
          </w:rPr>
          <w:delText xml:space="preserve">Para </w:delText>
        </w:r>
        <w:r w:rsidRPr="2751C735" w:rsidDel="07AAE3BB">
          <w:rPr>
            <w:rFonts w:ascii="Raleway" w:hAnsi="Raleway" w:eastAsia="Raleway" w:cs="Raleway"/>
            <w:b w:val="0"/>
            <w:bCs w:val="0"/>
            <w:i w:val="0"/>
            <w:iCs w:val="0"/>
            <w:strike w:val="0"/>
            <w:dstrike w:val="0"/>
            <w:color w:val="666666"/>
            <w:sz w:val="24"/>
            <w:szCs w:val="24"/>
            <w:u w:val="none"/>
          </w:rPr>
          <w:delText>coloquio</w:delText>
        </w:r>
        <w:r w:rsidRPr="2751C735" w:rsidDel="07AAE3BB">
          <w:rPr>
            <w:rFonts w:ascii="Raleway" w:hAnsi="Raleway" w:eastAsia="Raleway" w:cs="Raleway"/>
            <w:b w:val="0"/>
            <w:bCs w:val="0"/>
            <w:i w:val="0"/>
            <w:iCs w:val="0"/>
            <w:strike w:val="0"/>
            <w:dstrike w:val="0"/>
            <w:color w:val="666666"/>
            <w:sz w:val="24"/>
            <w:szCs w:val="24"/>
            <w:u w:val="none"/>
          </w:rPr>
          <w:delText xml:space="preserve">: </w:delText>
        </w:r>
      </w:del>
      <w:del w:author="ELENA GÓMEZ RICO" w:date="2025-10-08T14:16:44.824Z" w:id="1612417681">
        <w:r>
          <w:fldChar w:fldCharType="begin"/>
        </w:r>
        <w:r>
          <w:delInstrText xml:space="preserve">HYPERLINK "https://www.pdc2026.polimi.it/guidelines-and-dates/" </w:delInstrText>
        </w:r>
        <w:r>
          <w:fldChar w:fldCharType="separate"/>
        </w:r>
      </w:del>
      <w:del w:author="ELENA GÓMEZ RICO" w:date="2025-10-08T14:16:44.825Z" w:id="1445266779">
        <w:r w:rsidRPr="2751C735" w:rsidDel="07AAE3BB">
          <w:rPr>
            <w:rStyle w:val="Hyperlink"/>
            <w:rFonts w:ascii="Raleway" w:hAnsi="Raleway" w:eastAsia="Raleway" w:cs="Raleway"/>
            <w:b w:val="0"/>
            <w:bCs w:val="0"/>
            <w:i w:val="0"/>
            <w:iCs w:val="0"/>
            <w:strike w:val="0"/>
            <w:dstrike w:val="0"/>
            <w:sz w:val="24"/>
            <w:szCs w:val="24"/>
          </w:rPr>
          <w:delText>https://www.pdc2026.polimi.it/guidelines-and-dates/</w:delText>
        </w:r>
      </w:del>
      <w:del w:author="ELENA GÓMEZ RICO" w:date="2025-10-08T14:16:44.824Z" w:id="148974807">
        <w:r>
          <w:fldChar w:fldCharType="end"/>
        </w:r>
      </w:del>
    </w:p>
    <w:p w:rsidR="2751C735" w:rsidP="2751C735" w:rsidRDefault="2751C735" w14:paraId="200CB509" w14:textId="310AF4CF">
      <w:pPr>
        <w:pStyle w:val="Heading2"/>
        <w:rPr>
          <w:del w:author="ELENA GÓMEZ RICO" w:date="2025-10-08T14:16:44.821Z" w16du:dateUtc="2025-10-08T14:16:44.821Z" w:id="1393901136"/>
        </w:rPr>
      </w:pPr>
    </w:p>
    <w:p w:rsidR="2751C735" w:rsidP="2751C735" w:rsidRDefault="2751C735" w14:paraId="01E0B309" w14:textId="30619ADC">
      <w:pPr>
        <w:pStyle w:val="Heading2"/>
      </w:pPr>
    </w:p>
    <w:p w:rsidR="2F58B9F2" w:rsidP="2751C735" w:rsidRDefault="2F58B9F2" w14:paraId="0ECF74C8" w14:textId="4215BEF6">
      <w:pPr>
        <w:pStyle w:val="Heading2"/>
      </w:pPr>
      <w:r w:rsidR="2F58B9F2">
        <w:rPr/>
        <w:t>User-Centered</w:t>
      </w:r>
      <w:r w:rsidR="2F58B9F2">
        <w:rPr/>
        <w:t xml:space="preserve"> </w:t>
      </w:r>
      <w:r w:rsidR="2F58B9F2">
        <w:rPr/>
        <w:t>Design</w:t>
      </w:r>
      <w:r w:rsidR="2F58B9F2">
        <w:rPr/>
        <w:t xml:space="preserve"> and Neuro-</w:t>
      </w:r>
      <w:r w:rsidR="2F58B9F2">
        <w:rPr/>
        <w:t>Symbolic</w:t>
      </w:r>
      <w:r w:rsidR="2F58B9F2">
        <w:rPr/>
        <w:t xml:space="preserve"> AI </w:t>
      </w:r>
      <w:r w:rsidR="2F58B9F2">
        <w:rPr/>
        <w:t>for</w:t>
      </w:r>
      <w:r w:rsidR="2F58B9F2">
        <w:rPr/>
        <w:t xml:space="preserve"> Digital </w:t>
      </w:r>
      <w:r w:rsidR="2F58B9F2">
        <w:rPr/>
        <w:t>Historical</w:t>
      </w:r>
      <w:r w:rsidR="2F58B9F2">
        <w:rPr/>
        <w:t xml:space="preserve"> Archives: </w:t>
      </w:r>
      <w:r w:rsidR="2F58B9F2">
        <w:rPr/>
        <w:t>Addressing</w:t>
      </w:r>
      <w:r w:rsidR="2F58B9F2">
        <w:rPr/>
        <w:t xml:space="preserve"> </w:t>
      </w:r>
      <w:r w:rsidR="2F58B9F2">
        <w:rPr/>
        <w:t>Epistemic</w:t>
      </w:r>
      <w:r w:rsidR="2F58B9F2">
        <w:rPr/>
        <w:t xml:space="preserve"> </w:t>
      </w:r>
      <w:r w:rsidR="2F58B9F2">
        <w:rPr/>
        <w:t>Injustice</w:t>
      </w:r>
      <w:r w:rsidR="2F58B9F2">
        <w:rPr/>
        <w:t xml:space="preserve"> in </w:t>
      </w:r>
      <w:r w:rsidR="2F58B9F2">
        <w:rPr/>
        <w:t>Francoist</w:t>
      </w:r>
      <w:r w:rsidR="2F58B9F2">
        <w:rPr/>
        <w:t xml:space="preserve"> </w:t>
      </w:r>
      <w:r w:rsidR="2F58B9F2">
        <w:rPr/>
        <w:t>Repression</w:t>
      </w:r>
      <w:r w:rsidR="2F58B9F2">
        <w:rPr/>
        <w:t xml:space="preserve"> </w:t>
      </w:r>
      <w:r w:rsidR="2F58B9F2">
        <w:rPr/>
        <w:t>Databases</w:t>
      </w:r>
    </w:p>
    <w:p w:rsidR="2F58B9F2" w:rsidP="2751C735" w:rsidRDefault="2F58B9F2" w14:paraId="4E8CA4EF" w14:textId="57195305">
      <w:pPr>
        <w:pStyle w:val="Heading2"/>
        <w:spacing w:before="299" w:beforeAutospacing="off" w:after="299" w:afterAutospacing="off"/>
        <w:rPr>
          <w:rFonts w:ascii="Raleway" w:hAnsi="Raleway" w:eastAsia="Raleway" w:cs="Raleway"/>
          <w:b w:val="1"/>
          <w:bCs w:val="1"/>
          <w:sz w:val="36"/>
          <w:szCs w:val="36"/>
        </w:rPr>
      </w:pPr>
      <w:r w:rsidRPr="2751C735" w:rsidR="2F58B9F2">
        <w:rPr>
          <w:rFonts w:ascii="Raleway" w:hAnsi="Raleway" w:eastAsia="Raleway" w:cs="Raleway"/>
          <w:b w:val="1"/>
          <w:bCs w:val="1"/>
          <w:sz w:val="36"/>
          <w:szCs w:val="36"/>
        </w:rPr>
        <w:t>Abstract</w:t>
      </w:r>
    </w:p>
    <w:p w:rsidR="2F58B9F2" w:rsidP="2751C735" w:rsidRDefault="2F58B9F2" w14:paraId="1AB9B545" w14:textId="2EFBBDA5">
      <w:pPr>
        <w:pStyle w:val="Normal"/>
        <w:spacing w:before="240" w:beforeAutospacing="off" w:after="240" w:afterAutospacing="off"/>
        <w:rPr>
          <w:rFonts w:ascii="Raleway" w:hAnsi="Raleway" w:eastAsia="Raleway" w:cs="Raleway"/>
          <w:noProof w:val="0"/>
          <w:sz w:val="24"/>
          <w:szCs w:val="24"/>
          <w:lang w:val="en-US"/>
        </w:rPr>
      </w:pP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PhD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proposal</w:t>
      </w:r>
      <w:r w:rsidRPr="2751C735" w:rsidR="2F58B9F2">
        <w:rPr>
          <w:rFonts w:ascii="Raleway" w:hAnsi="Raleway" w:eastAsia="Raleway" w:cs="Raleway"/>
          <w:sz w:val="24"/>
          <w:szCs w:val="24"/>
        </w:rPr>
        <w:t xml:space="preserve"> </w:t>
      </w:r>
      <w:r w:rsidRPr="2751C735" w:rsidR="0C75083A">
        <w:rPr>
          <w:rFonts w:ascii="Raleway" w:hAnsi="Raleway" w:eastAsia="Raleway" w:cs="Raleway"/>
          <w:sz w:val="24"/>
          <w:szCs w:val="24"/>
        </w:rPr>
        <w:t>contains</w:t>
      </w:r>
      <w:r w:rsidRPr="2751C735" w:rsidR="0C75083A">
        <w:rPr>
          <w:rFonts w:ascii="Raleway" w:hAnsi="Raleway" w:eastAsia="Raleway" w:cs="Raleway"/>
          <w:sz w:val="24"/>
          <w:szCs w:val="24"/>
        </w:rPr>
        <w:t xml:space="preserve"> </w:t>
      </w:r>
      <w:r w:rsidRPr="2751C735" w:rsidR="2F58B9F2">
        <w:rPr>
          <w:rFonts w:ascii="Raleway" w:hAnsi="Raleway" w:eastAsia="Raleway" w:cs="Raleway"/>
          <w:sz w:val="24"/>
          <w:szCs w:val="24"/>
        </w:rPr>
        <w:t>a framework for developing user-centered digital historical archives that address epistemic injustice and representational gaps in databases documenting Francoist repression in Spain. The participatory design</w:t>
      </w:r>
      <w:r w:rsidRPr="2751C735" w:rsidR="0A188CD5">
        <w:rPr>
          <w:rFonts w:ascii="Raleway" w:hAnsi="Raleway" w:eastAsia="Raleway" w:cs="Raleway"/>
          <w:sz w:val="24"/>
          <w:szCs w:val="24"/>
        </w:rPr>
        <w:t xml:space="preserve"> and user centered design (UCD)</w:t>
      </w:r>
      <w:r w:rsidRPr="2751C735" w:rsidR="2F58B9F2">
        <w:rPr>
          <w:rFonts w:ascii="Raleway" w:hAnsi="Raleway" w:eastAsia="Raleway" w:cs="Raleway"/>
          <w:sz w:val="24"/>
          <w:szCs w:val="24"/>
        </w:rPr>
        <w:t xml:space="preserve"> methodologies </w:t>
      </w:r>
      <w:r w:rsidRPr="2751C735" w:rsidR="15AA8601">
        <w:rPr>
          <w:rFonts w:ascii="Raleway" w:hAnsi="Raleway" w:eastAsia="Raleway" w:cs="Raleway"/>
          <w:sz w:val="24"/>
          <w:szCs w:val="24"/>
        </w:rPr>
        <w:t>are understood as</w:t>
      </w:r>
      <w:r w:rsidRPr="2751C735" w:rsidR="52F72C49">
        <w:rPr>
          <w:rFonts w:ascii="Raleway" w:hAnsi="Raleway" w:eastAsia="Raleway" w:cs="Raleway"/>
          <w:sz w:val="24"/>
          <w:szCs w:val="24"/>
        </w:rPr>
        <w:t xml:space="preserve"> part of</w:t>
      </w:r>
      <w:r w:rsidRPr="2751C735" w:rsidR="15AA8601">
        <w:rPr>
          <w:rFonts w:ascii="Raleway" w:hAnsi="Raleway" w:eastAsia="Raleway" w:cs="Raleway"/>
          <w:sz w:val="24"/>
          <w:szCs w:val="24"/>
        </w:rPr>
        <w:t xml:space="preserve"> a hybridization of human and machine</w:t>
      </w:r>
      <w:r w:rsidRPr="2751C735" w:rsidR="2B059BB1">
        <w:rPr>
          <w:rFonts w:ascii="Raleway" w:hAnsi="Raleway" w:eastAsia="Raleway" w:cs="Raleway"/>
          <w:sz w:val="24"/>
          <w:szCs w:val="24"/>
        </w:rPr>
        <w:t>,</w:t>
      </w:r>
      <w:r w:rsidRPr="2751C735" w:rsidR="15AA8601">
        <w:rPr>
          <w:rFonts w:ascii="Raleway" w:hAnsi="Raleway" w:eastAsia="Raleway" w:cs="Raleway"/>
          <w:sz w:val="24"/>
          <w:szCs w:val="24"/>
        </w:rPr>
        <w:t xml:space="preserve"> </w:t>
      </w:r>
      <w:r w:rsidRPr="2751C735" w:rsidR="5E5FD615">
        <w:rPr>
          <w:rFonts w:ascii="Raleway" w:hAnsi="Raleway" w:eastAsia="Raleway" w:cs="Raleway"/>
          <w:sz w:val="24"/>
          <w:szCs w:val="24"/>
        </w:rPr>
        <w:t xml:space="preserve">with a second hybridization happening in </w:t>
      </w:r>
      <w:r w:rsidRPr="2751C735" w:rsidR="1689377F">
        <w:rPr>
          <w:rFonts w:ascii="Raleway" w:hAnsi="Raleway" w:eastAsia="Raleway" w:cs="Raleway"/>
          <w:sz w:val="24"/>
          <w:szCs w:val="24"/>
        </w:rPr>
        <w:t>technological</w:t>
      </w:r>
      <w:r w:rsidRPr="2751C735" w:rsidR="5E5FD615">
        <w:rPr>
          <w:rFonts w:ascii="Raleway" w:hAnsi="Raleway" w:eastAsia="Raleway" w:cs="Raleway"/>
          <w:sz w:val="24"/>
          <w:szCs w:val="24"/>
        </w:rPr>
        <w:t xml:space="preserve"> terms mixing</w:t>
      </w:r>
      <w:r w:rsidRPr="2751C735" w:rsidR="58E7A2CE">
        <w:rPr>
          <w:rFonts w:ascii="Raleway" w:hAnsi="Raleway" w:eastAsia="Raleway" w:cs="Raleway"/>
          <w:sz w:val="24"/>
          <w:szCs w:val="24"/>
        </w:rPr>
        <w:t xml:space="preserve"> symbolic (</w:t>
      </w:r>
      <w:r w:rsidRPr="2751C735" w:rsidR="58D1A4F9">
        <w:rPr>
          <w:rFonts w:ascii="Raleway" w:hAnsi="Raleway" w:eastAsia="Raleway" w:cs="Raleway"/>
          <w:sz w:val="24"/>
          <w:szCs w:val="24"/>
        </w:rPr>
        <w:t>k</w:t>
      </w:r>
      <w:r w:rsidRPr="2751C735" w:rsidR="58E7A2CE">
        <w:rPr>
          <w:rFonts w:ascii="Raleway" w:hAnsi="Raleway" w:eastAsia="Raleway" w:cs="Raleway"/>
          <w:sz w:val="24"/>
          <w:szCs w:val="24"/>
        </w:rPr>
        <w:t xml:space="preserve">nowledge </w:t>
      </w:r>
      <w:r w:rsidRPr="2751C735" w:rsidR="028323F0">
        <w:rPr>
          <w:rFonts w:ascii="Raleway" w:hAnsi="Raleway" w:eastAsia="Raleway" w:cs="Raleway"/>
          <w:sz w:val="24"/>
          <w:szCs w:val="24"/>
        </w:rPr>
        <w:t>g</w:t>
      </w:r>
      <w:r w:rsidRPr="2751C735" w:rsidR="58E7A2CE">
        <w:rPr>
          <w:rFonts w:ascii="Raleway" w:hAnsi="Raleway" w:eastAsia="Raleway" w:cs="Raleway"/>
          <w:sz w:val="24"/>
          <w:szCs w:val="24"/>
        </w:rPr>
        <w:t xml:space="preserve">raphs) and </w:t>
      </w:r>
      <w:r w:rsidRPr="2751C735" w:rsidR="78FE5ABE">
        <w:rPr>
          <w:rFonts w:ascii="Raleway" w:hAnsi="Raleway" w:eastAsia="Raleway" w:cs="Raleway"/>
          <w:sz w:val="24"/>
          <w:szCs w:val="24"/>
        </w:rPr>
        <w:t>sub symbolic</w:t>
      </w:r>
      <w:r w:rsidRPr="2751C735" w:rsidR="2F58B9F2">
        <w:rPr>
          <w:rFonts w:ascii="Raleway" w:hAnsi="Raleway" w:eastAsia="Raleway" w:cs="Raleway"/>
          <w:sz w:val="24"/>
          <w:szCs w:val="24"/>
        </w:rPr>
        <w:t xml:space="preserve"> </w:t>
      </w:r>
      <w:r w:rsidRPr="2751C735" w:rsidR="0DB666F6">
        <w:rPr>
          <w:rFonts w:ascii="Raleway" w:hAnsi="Raleway" w:eastAsia="Raleway" w:cs="Raleway"/>
          <w:sz w:val="24"/>
          <w:szCs w:val="24"/>
        </w:rPr>
        <w:t xml:space="preserve">(LLM) </w:t>
      </w:r>
      <w:r w:rsidRPr="2751C735" w:rsidR="2F58B9F2">
        <w:rPr>
          <w:rFonts w:ascii="Raleway" w:hAnsi="Raleway" w:eastAsia="Raleway" w:cs="Raleway"/>
          <w:sz w:val="24"/>
          <w:szCs w:val="24"/>
        </w:rPr>
        <w:t>technologies</w:t>
      </w:r>
      <w:r w:rsidRPr="2751C735" w:rsidR="6CABAB96">
        <w:rPr>
          <w:rFonts w:ascii="Raleway" w:hAnsi="Raleway" w:eastAsia="Raleway" w:cs="Raleway"/>
          <w:sz w:val="24"/>
          <w:szCs w:val="24"/>
        </w:rPr>
        <w:t>.</w:t>
      </w:r>
      <w:r w:rsidRPr="2751C735" w:rsidR="3FE00F1D">
        <w:rPr>
          <w:rFonts w:ascii="Raleway" w:hAnsi="Raleway" w:eastAsia="Raleway" w:cs="Raleway"/>
          <w:sz w:val="24"/>
          <w:szCs w:val="24"/>
        </w:rPr>
        <w:t xml:space="preserve"> This double hybridization process is an </w:t>
      </w:r>
      <w:r w:rsidRPr="2751C735" w:rsidR="3FE00F1D">
        <w:rPr>
          <w:rFonts w:ascii="Raleway" w:hAnsi="Raleway" w:eastAsia="Raleway" w:cs="Raleway"/>
          <w:sz w:val="24"/>
          <w:szCs w:val="24"/>
        </w:rPr>
        <w:t>opportunity</w:t>
      </w:r>
      <w:r w:rsidRPr="2751C735" w:rsidR="3FE00F1D">
        <w:rPr>
          <w:rFonts w:ascii="Raleway" w:hAnsi="Raleway" w:eastAsia="Raleway" w:cs="Raleway"/>
          <w:sz w:val="24"/>
          <w:szCs w:val="24"/>
        </w:rPr>
        <w:t xml:space="preserve"> t</w:t>
      </w:r>
      <w:r w:rsidRPr="2751C735" w:rsidR="2F58B9F2">
        <w:rPr>
          <w:rFonts w:ascii="Raleway" w:hAnsi="Raleway" w:eastAsia="Raleway" w:cs="Raleway"/>
          <w:sz w:val="24"/>
          <w:szCs w:val="24"/>
        </w:rPr>
        <w:t xml:space="preserve">o create inclusive information architectures that serve diverse user communities while promoting epistemic justice for historically marginalized groups. By focusing on five digital archives </w:t>
      </w:r>
      <w:r w:rsidRPr="2751C735" w:rsidR="2F58B9F2">
        <w:rPr>
          <w:rFonts w:ascii="Raleway" w:hAnsi="Raleway" w:eastAsia="Raleway" w:cs="Raleway"/>
          <w:sz w:val="24"/>
          <w:szCs w:val="24"/>
        </w:rPr>
        <w:t>containing</w:t>
      </w:r>
      <w:r w:rsidRPr="2751C735" w:rsidR="2F58B9F2">
        <w:rPr>
          <w:rFonts w:ascii="Raleway" w:hAnsi="Raleway" w:eastAsia="Raleway" w:cs="Raleway"/>
          <w:sz w:val="24"/>
          <w:szCs w:val="24"/>
        </w:rPr>
        <w:t xml:space="preserve"> personal data related to Francoist repression and censorship, this research aims to contribute to how historical information is curated, accessed, and represented in digital environments, with particular attention to gender perspectives, </w:t>
      </w:r>
      <w:r w:rsidRPr="2751C735" w:rsidR="2F58B9F2">
        <w:rPr>
          <w:rFonts w:ascii="Raleway" w:hAnsi="Raleway" w:eastAsia="Raleway" w:cs="Raleway"/>
          <w:sz w:val="24"/>
          <w:szCs w:val="24"/>
        </w:rPr>
        <w:t>intersectionalities</w:t>
      </w:r>
      <w:r w:rsidRPr="2751C735" w:rsidR="2F58B9F2">
        <w:rPr>
          <w:rFonts w:ascii="Raleway" w:hAnsi="Raleway" w:eastAsia="Raleway" w:cs="Raleway"/>
          <w:sz w:val="24"/>
          <w:szCs w:val="24"/>
        </w:rPr>
        <w:t>, and underrepresented voices.</w:t>
      </w:r>
    </w:p>
    <w:p w:rsidR="2F58B9F2" w:rsidP="2751C735" w:rsidRDefault="2F58B9F2" w14:paraId="7A79CD8B" w14:textId="43C961A5">
      <w:pPr>
        <w:pStyle w:val="Heading2"/>
        <w:spacing w:before="299" w:beforeAutospacing="off" w:after="299" w:afterAutospacing="off"/>
        <w:rPr>
          <w:rFonts w:ascii="Raleway" w:hAnsi="Raleway" w:eastAsia="Raleway" w:cs="Raleway"/>
          <w:b w:val="1"/>
          <w:bCs w:val="1"/>
          <w:sz w:val="36"/>
          <w:szCs w:val="36"/>
        </w:rPr>
      </w:pPr>
      <w:r w:rsidRPr="2751C735" w:rsidR="2F58B9F2">
        <w:rPr>
          <w:rFonts w:ascii="Raleway" w:hAnsi="Raleway" w:eastAsia="Raleway" w:cs="Raleway"/>
          <w:b w:val="1"/>
          <w:bCs w:val="1"/>
          <w:sz w:val="36"/>
          <w:szCs w:val="36"/>
        </w:rPr>
        <w:t>Introduction</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The</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Historical</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Context</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of</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Repression</w:t>
      </w:r>
      <w:r w:rsidRPr="2751C735" w:rsidR="2F58B9F2">
        <w:rPr>
          <w:rFonts w:ascii="Raleway" w:hAnsi="Raleway" w:eastAsia="Raleway" w:cs="Raleway"/>
          <w:b w:val="1"/>
          <w:bCs w:val="1"/>
          <w:sz w:val="36"/>
          <w:szCs w:val="36"/>
        </w:rPr>
        <w:t xml:space="preserve"> and Digital </w:t>
      </w:r>
      <w:r w:rsidRPr="2751C735" w:rsidR="2F58B9F2">
        <w:rPr>
          <w:rFonts w:ascii="Raleway" w:hAnsi="Raleway" w:eastAsia="Raleway" w:cs="Raleway"/>
          <w:b w:val="1"/>
          <w:bCs w:val="1"/>
          <w:sz w:val="36"/>
          <w:szCs w:val="36"/>
        </w:rPr>
        <w:t>Memory</w:t>
      </w:r>
    </w:p>
    <w:p w:rsidR="582AA0C1" w:rsidP="2751C735" w:rsidRDefault="582AA0C1" w14:paraId="2C4398EE" w14:textId="25250C94">
      <w:pPr>
        <w:pStyle w:val="Normal"/>
        <w:suppressLineNumbers w:val="0"/>
        <w:bidi w:val="0"/>
        <w:spacing w:before="240" w:beforeAutospacing="off" w:after="240" w:afterAutospacing="off" w:line="279" w:lineRule="auto"/>
        <w:ind w:left="0" w:right="0"/>
        <w:jc w:val="left"/>
        <w:rPr>
          <w:rFonts w:ascii="Raleway" w:hAnsi="Raleway" w:eastAsia="Raleway" w:cs="Raleway"/>
          <w:sz w:val="24"/>
          <w:szCs w:val="24"/>
        </w:rPr>
      </w:pPr>
      <w:r w:rsidRPr="2751C735" w:rsidR="582AA0C1">
        <w:rPr>
          <w:rFonts w:ascii="Raleway" w:hAnsi="Raleway" w:eastAsia="Raleway" w:cs="Raleway"/>
          <w:sz w:val="24"/>
          <w:szCs w:val="24"/>
        </w:rPr>
        <w:t>The</w:t>
      </w:r>
      <w:r w:rsidRPr="2751C735" w:rsidR="582AA0C1">
        <w:rPr>
          <w:rFonts w:ascii="Raleway" w:hAnsi="Raleway" w:eastAsia="Raleway" w:cs="Raleway"/>
          <w:sz w:val="24"/>
          <w:szCs w:val="24"/>
        </w:rPr>
        <w:t xml:space="preserve"> </w:t>
      </w:r>
      <w:r w:rsidRPr="2751C735" w:rsidR="582AA0C1">
        <w:rPr>
          <w:rFonts w:ascii="Raleway" w:hAnsi="Raleway" w:eastAsia="Raleway" w:cs="Raleway"/>
          <w:sz w:val="24"/>
          <w:szCs w:val="24"/>
        </w:rPr>
        <w:t>Spanish</w:t>
      </w:r>
      <w:r w:rsidRPr="2751C735" w:rsidR="582AA0C1">
        <w:rPr>
          <w:rFonts w:ascii="Raleway" w:hAnsi="Raleway" w:eastAsia="Raleway" w:cs="Raleway"/>
          <w:sz w:val="24"/>
          <w:szCs w:val="24"/>
        </w:rPr>
        <w:t xml:space="preserve"> Civil </w:t>
      </w:r>
      <w:r w:rsidRPr="2751C735" w:rsidR="582AA0C1">
        <w:rPr>
          <w:rFonts w:ascii="Raleway" w:hAnsi="Raleway" w:eastAsia="Raleway" w:cs="Raleway"/>
          <w:sz w:val="24"/>
          <w:szCs w:val="24"/>
        </w:rPr>
        <w:t>War</w:t>
      </w:r>
      <w:r w:rsidRPr="2751C735" w:rsidR="582AA0C1">
        <w:rPr>
          <w:rFonts w:ascii="Raleway" w:hAnsi="Raleway" w:eastAsia="Raleway" w:cs="Raleway"/>
          <w:sz w:val="24"/>
          <w:szCs w:val="24"/>
        </w:rPr>
        <w:t xml:space="preserve"> (1936-1939) </w:t>
      </w:r>
      <w:r w:rsidRPr="2751C735" w:rsidR="0B334B84">
        <w:rPr>
          <w:rFonts w:ascii="Raleway" w:hAnsi="Raleway" w:eastAsia="Raleway" w:cs="Raleway"/>
          <w:sz w:val="24"/>
          <w:szCs w:val="24"/>
        </w:rPr>
        <w:t>a</w:t>
      </w:r>
      <w:r w:rsidRPr="2751C735" w:rsidR="582AA0C1">
        <w:rPr>
          <w:rFonts w:ascii="Raleway" w:hAnsi="Raleway" w:eastAsia="Raleway" w:cs="Raleway"/>
          <w:sz w:val="24"/>
          <w:szCs w:val="24"/>
        </w:rPr>
        <w:t xml:space="preserve">nd </w:t>
      </w:r>
      <w:r w:rsidRPr="2751C735" w:rsidR="582AA0C1">
        <w:rPr>
          <w:rFonts w:ascii="Raleway" w:hAnsi="Raleway" w:eastAsia="Raleway" w:cs="Raleway"/>
          <w:sz w:val="24"/>
          <w:szCs w:val="24"/>
        </w:rPr>
        <w:t>subsequent</w:t>
      </w:r>
      <w:r w:rsidRPr="2751C735" w:rsidR="582AA0C1">
        <w:rPr>
          <w:rFonts w:ascii="Raleway" w:hAnsi="Raleway" w:eastAsia="Raleway" w:cs="Raleway"/>
          <w:sz w:val="24"/>
          <w:szCs w:val="24"/>
        </w:rPr>
        <w:t xml:space="preserve"> </w:t>
      </w:r>
      <w:r w:rsidRPr="2751C735" w:rsidR="582AA0C1">
        <w:rPr>
          <w:rFonts w:ascii="Raleway" w:hAnsi="Raleway" w:eastAsia="Raleway" w:cs="Raleway"/>
          <w:sz w:val="24"/>
          <w:szCs w:val="24"/>
        </w:rPr>
        <w:t>Francois</w:t>
      </w:r>
      <w:r w:rsidRPr="2751C735" w:rsidR="582AA0C1">
        <w:rPr>
          <w:rFonts w:ascii="Raleway" w:hAnsi="Raleway" w:eastAsia="Raleway" w:cs="Raleway"/>
          <w:sz w:val="24"/>
          <w:szCs w:val="24"/>
        </w:rPr>
        <w:t xml:space="preserve"> </w:t>
      </w:r>
      <w:r w:rsidRPr="2751C735" w:rsidR="582AA0C1">
        <w:rPr>
          <w:rFonts w:ascii="Raleway" w:hAnsi="Raleway" w:eastAsia="Raleway" w:cs="Raleway"/>
          <w:sz w:val="24"/>
          <w:szCs w:val="24"/>
        </w:rPr>
        <w:t>Dictatorship</w:t>
      </w:r>
      <w:r w:rsidRPr="2751C735" w:rsidR="582AA0C1">
        <w:rPr>
          <w:rFonts w:ascii="Raleway" w:hAnsi="Raleway" w:eastAsia="Raleway" w:cs="Raleway"/>
          <w:sz w:val="24"/>
          <w:szCs w:val="24"/>
        </w:rPr>
        <w:t xml:space="preserve"> (1939-1975) </w:t>
      </w:r>
      <w:r w:rsidRPr="2751C735" w:rsidR="3A57DED1">
        <w:rPr>
          <w:rFonts w:ascii="Raleway" w:hAnsi="Raleway" w:eastAsia="Raleway" w:cs="Raleway"/>
          <w:sz w:val="24"/>
          <w:szCs w:val="24"/>
        </w:rPr>
        <w:t>r</w:t>
      </w:r>
      <w:r w:rsidRPr="2751C735" w:rsidR="582AA0C1">
        <w:rPr>
          <w:rFonts w:ascii="Raleway" w:hAnsi="Raleway" w:eastAsia="Raleway" w:cs="Raleway"/>
          <w:sz w:val="24"/>
          <w:szCs w:val="24"/>
        </w:rPr>
        <w:t>epresent</w:t>
      </w:r>
      <w:r w:rsidRPr="2751C735" w:rsidR="582AA0C1">
        <w:rPr>
          <w:rFonts w:ascii="Raleway" w:hAnsi="Raleway" w:eastAsia="Raleway" w:cs="Raleway"/>
          <w:sz w:val="24"/>
          <w:szCs w:val="24"/>
        </w:rPr>
        <w:t xml:space="preserve"> </w:t>
      </w:r>
      <w:r w:rsidRPr="2751C735" w:rsidR="2A8BEA48">
        <w:rPr>
          <w:rFonts w:ascii="Raleway" w:hAnsi="Raleway" w:eastAsia="Raleway" w:cs="Raleway"/>
          <w:sz w:val="24"/>
          <w:szCs w:val="24"/>
        </w:rPr>
        <w:t xml:space="preserve">a </w:t>
      </w:r>
      <w:r w:rsidRPr="2751C735" w:rsidR="4205EBBC">
        <w:rPr>
          <w:rFonts w:ascii="Raleway" w:hAnsi="Raleway" w:eastAsia="Raleway" w:cs="Raleway"/>
          <w:sz w:val="24"/>
          <w:szCs w:val="24"/>
        </w:rPr>
        <w:t>ploblematic</w:t>
      </w:r>
      <w:r w:rsidRPr="2751C735" w:rsidR="582AA0C1">
        <w:rPr>
          <w:rFonts w:ascii="Raleway" w:hAnsi="Raleway" w:eastAsia="Raleway" w:cs="Raleway"/>
          <w:sz w:val="24"/>
          <w:szCs w:val="24"/>
        </w:rPr>
        <w:t xml:space="preserve"> </w:t>
      </w:r>
      <w:r w:rsidRPr="2751C735" w:rsidR="582AA0C1">
        <w:rPr>
          <w:rFonts w:ascii="Raleway" w:hAnsi="Raleway" w:eastAsia="Raleway" w:cs="Raleway"/>
          <w:sz w:val="24"/>
          <w:szCs w:val="24"/>
        </w:rPr>
        <w:t>period</w:t>
      </w:r>
      <w:r w:rsidRPr="2751C735" w:rsidR="582AA0C1">
        <w:rPr>
          <w:rFonts w:ascii="Raleway" w:hAnsi="Raleway" w:eastAsia="Raleway" w:cs="Raleway"/>
          <w:sz w:val="24"/>
          <w:szCs w:val="24"/>
        </w:rPr>
        <w:t xml:space="preserve"> in Modern </w:t>
      </w:r>
      <w:r w:rsidRPr="2751C735" w:rsidR="582AA0C1">
        <w:rPr>
          <w:rFonts w:ascii="Raleway" w:hAnsi="Raleway" w:eastAsia="Raleway" w:cs="Raleway"/>
          <w:sz w:val="24"/>
          <w:szCs w:val="24"/>
        </w:rPr>
        <w:t>Spanish</w:t>
      </w:r>
      <w:r w:rsidRPr="2751C735" w:rsidR="582AA0C1">
        <w:rPr>
          <w:rFonts w:ascii="Raleway" w:hAnsi="Raleway" w:eastAsia="Raleway" w:cs="Raleway"/>
          <w:sz w:val="24"/>
          <w:szCs w:val="24"/>
        </w:rPr>
        <w:t xml:space="preserve"> </w:t>
      </w:r>
      <w:r w:rsidRPr="2751C735" w:rsidR="20412264">
        <w:rPr>
          <w:rFonts w:ascii="Raleway" w:hAnsi="Raleway" w:eastAsia="Raleway" w:cs="Raleway"/>
          <w:sz w:val="24"/>
          <w:szCs w:val="24"/>
        </w:rPr>
        <w:t>history</w:t>
      </w:r>
      <w:r w:rsidRPr="2751C735" w:rsidR="20412264">
        <w:rPr>
          <w:rFonts w:ascii="Raleway" w:hAnsi="Raleway" w:eastAsia="Raleway" w:cs="Raleway"/>
          <w:sz w:val="24"/>
          <w:szCs w:val="24"/>
        </w:rPr>
        <w:t xml:space="preserve">, </w:t>
      </w:r>
      <w:r w:rsidRPr="2751C735" w:rsidR="20412264">
        <w:rPr>
          <w:rFonts w:ascii="Raleway" w:hAnsi="Raleway" w:eastAsia="Raleway" w:cs="Raleway"/>
          <w:sz w:val="24"/>
          <w:szCs w:val="24"/>
        </w:rPr>
        <w:t>caracteri</w:t>
      </w:r>
      <w:r w:rsidRPr="2751C735" w:rsidR="3BC994A9">
        <w:rPr>
          <w:rFonts w:ascii="Raleway" w:hAnsi="Raleway" w:eastAsia="Raleway" w:cs="Raleway"/>
          <w:sz w:val="24"/>
          <w:szCs w:val="24"/>
        </w:rPr>
        <w:t>zed</w:t>
      </w:r>
      <w:r w:rsidRPr="2751C735" w:rsidR="3BC994A9">
        <w:rPr>
          <w:rFonts w:ascii="Raleway" w:hAnsi="Raleway" w:eastAsia="Raleway" w:cs="Raleway"/>
          <w:sz w:val="24"/>
          <w:szCs w:val="24"/>
        </w:rPr>
        <w:t xml:space="preserve"> </w:t>
      </w:r>
      <w:r w:rsidRPr="2751C735" w:rsidR="3BC994A9">
        <w:rPr>
          <w:rFonts w:ascii="Raleway" w:hAnsi="Raleway" w:eastAsia="Raleway" w:cs="Raleway"/>
          <w:sz w:val="24"/>
          <w:szCs w:val="24"/>
        </w:rPr>
        <w:t>by</w:t>
      </w:r>
      <w:r w:rsidRPr="2751C735" w:rsidR="20412264">
        <w:rPr>
          <w:rFonts w:ascii="Raleway" w:hAnsi="Raleway" w:eastAsia="Raleway" w:cs="Raleway"/>
          <w:sz w:val="24"/>
          <w:szCs w:val="24"/>
        </w:rPr>
        <w:t xml:space="preserve"> </w:t>
      </w:r>
      <w:r w:rsidRPr="2751C735" w:rsidR="20412264">
        <w:rPr>
          <w:rFonts w:ascii="Raleway" w:hAnsi="Raleway" w:eastAsia="Raleway" w:cs="Raleway"/>
          <w:sz w:val="24"/>
          <w:szCs w:val="24"/>
        </w:rPr>
        <w:t>s</w:t>
      </w:r>
      <w:r w:rsidRPr="2751C735" w:rsidR="2E61039C">
        <w:rPr>
          <w:rFonts w:ascii="Raleway" w:hAnsi="Raleway" w:eastAsia="Raleway" w:cs="Raleway"/>
          <w:sz w:val="24"/>
          <w:szCs w:val="24"/>
        </w:rPr>
        <w:t>y</w:t>
      </w:r>
      <w:r w:rsidRPr="2751C735" w:rsidR="20412264">
        <w:rPr>
          <w:rFonts w:ascii="Raleway" w:hAnsi="Raleway" w:eastAsia="Raleway" w:cs="Raleway"/>
          <w:sz w:val="24"/>
          <w:szCs w:val="24"/>
        </w:rPr>
        <w:t>stem</w:t>
      </w:r>
      <w:r w:rsidRPr="2751C735" w:rsidR="31493776">
        <w:rPr>
          <w:rFonts w:ascii="Raleway" w:hAnsi="Raleway" w:eastAsia="Raleway" w:cs="Raleway"/>
          <w:sz w:val="24"/>
          <w:szCs w:val="24"/>
        </w:rPr>
        <w:t>a</w:t>
      </w:r>
      <w:r w:rsidRPr="2751C735" w:rsidR="20412264">
        <w:rPr>
          <w:rFonts w:ascii="Raleway" w:hAnsi="Raleway" w:eastAsia="Raleway" w:cs="Raleway"/>
          <w:sz w:val="24"/>
          <w:szCs w:val="24"/>
        </w:rPr>
        <w:t>tic</w:t>
      </w:r>
      <w:r w:rsidRPr="2751C735" w:rsidR="20412264">
        <w:rPr>
          <w:rFonts w:ascii="Raleway" w:hAnsi="Raleway" w:eastAsia="Raleway" w:cs="Raleway"/>
          <w:sz w:val="24"/>
          <w:szCs w:val="24"/>
        </w:rPr>
        <w:t xml:space="preserve"> </w:t>
      </w:r>
      <w:r w:rsidRPr="2751C735" w:rsidR="67AB796B">
        <w:rPr>
          <w:rFonts w:ascii="Raleway" w:hAnsi="Raleway" w:eastAsia="Raleway" w:cs="Raleway"/>
          <w:sz w:val="24"/>
          <w:szCs w:val="24"/>
        </w:rPr>
        <w:t>repression</w:t>
      </w:r>
      <w:r w:rsidRPr="2751C735" w:rsidR="67AB796B">
        <w:rPr>
          <w:rFonts w:ascii="Raleway" w:hAnsi="Raleway" w:eastAsia="Raleway" w:cs="Raleway"/>
          <w:sz w:val="24"/>
          <w:szCs w:val="24"/>
        </w:rPr>
        <w:t>,</w:t>
      </w:r>
      <w:r w:rsidRPr="2751C735" w:rsidR="20412264">
        <w:rPr>
          <w:rFonts w:ascii="Raleway" w:hAnsi="Raleway" w:eastAsia="Raleway" w:cs="Raleway"/>
          <w:sz w:val="24"/>
          <w:szCs w:val="24"/>
        </w:rPr>
        <w:t xml:space="preserve"> </w:t>
      </w:r>
      <w:r w:rsidRPr="2751C735" w:rsidR="20412264">
        <w:rPr>
          <w:rFonts w:ascii="Raleway" w:hAnsi="Raleway" w:eastAsia="Raleway" w:cs="Raleway"/>
          <w:sz w:val="24"/>
          <w:szCs w:val="24"/>
        </w:rPr>
        <w:t>censorship</w:t>
      </w:r>
      <w:r w:rsidRPr="2751C735" w:rsidR="60FB63DB">
        <w:rPr>
          <w:rFonts w:ascii="Raleway" w:hAnsi="Raleway" w:eastAsia="Raleway" w:cs="Raleway"/>
          <w:sz w:val="24"/>
          <w:szCs w:val="24"/>
        </w:rPr>
        <w:t xml:space="preserve">, and </w:t>
      </w:r>
      <w:r w:rsidRPr="2751C735" w:rsidR="60FB63DB">
        <w:rPr>
          <w:rFonts w:ascii="Raleway" w:hAnsi="Raleway" w:eastAsia="Raleway" w:cs="Raleway"/>
          <w:sz w:val="24"/>
          <w:szCs w:val="24"/>
        </w:rPr>
        <w:t>suppression</w:t>
      </w:r>
      <w:r w:rsidRPr="2751C735" w:rsidR="60FB63DB">
        <w:rPr>
          <w:rFonts w:ascii="Raleway" w:hAnsi="Raleway" w:eastAsia="Raleway" w:cs="Raleway"/>
          <w:sz w:val="24"/>
          <w:szCs w:val="24"/>
        </w:rPr>
        <w:t xml:space="preserve"> </w:t>
      </w:r>
      <w:r w:rsidRPr="2751C735" w:rsidR="20412264">
        <w:rPr>
          <w:rFonts w:ascii="Raleway" w:hAnsi="Raleway" w:eastAsia="Raleway" w:cs="Raleway"/>
          <w:sz w:val="24"/>
          <w:szCs w:val="24"/>
        </w:rPr>
        <w:t>of</w:t>
      </w:r>
      <w:r w:rsidRPr="2751C735" w:rsidR="20412264">
        <w:rPr>
          <w:rFonts w:ascii="Raleway" w:hAnsi="Raleway" w:eastAsia="Raleway" w:cs="Raleway"/>
          <w:sz w:val="24"/>
          <w:szCs w:val="24"/>
        </w:rPr>
        <w:t xml:space="preserve"> </w:t>
      </w:r>
      <w:r w:rsidRPr="2751C735" w:rsidR="20412264">
        <w:rPr>
          <w:rFonts w:ascii="Raleway" w:hAnsi="Raleway" w:eastAsia="Raleway" w:cs="Raleway"/>
          <w:sz w:val="24"/>
          <w:szCs w:val="24"/>
        </w:rPr>
        <w:t>democratic</w:t>
      </w:r>
      <w:r w:rsidRPr="2751C735" w:rsidR="20412264">
        <w:rPr>
          <w:rFonts w:ascii="Raleway" w:hAnsi="Raleway" w:eastAsia="Raleway" w:cs="Raleway"/>
          <w:sz w:val="24"/>
          <w:szCs w:val="24"/>
        </w:rPr>
        <w:t xml:space="preserve"> </w:t>
      </w:r>
      <w:r w:rsidRPr="2751C735" w:rsidR="20412264">
        <w:rPr>
          <w:rFonts w:ascii="Raleway" w:hAnsi="Raleway" w:eastAsia="Raleway" w:cs="Raleway"/>
          <w:sz w:val="24"/>
          <w:szCs w:val="24"/>
        </w:rPr>
        <w:t>voices</w:t>
      </w:r>
      <w:r w:rsidRPr="2751C735" w:rsidR="20412264">
        <w:rPr>
          <w:rFonts w:ascii="Raleway" w:hAnsi="Raleway" w:eastAsia="Raleway" w:cs="Raleway"/>
          <w:sz w:val="24"/>
          <w:szCs w:val="24"/>
        </w:rPr>
        <w:t>.</w:t>
      </w:r>
      <w:r w:rsidRPr="2751C735" w:rsidR="5BAC4A00">
        <w:rPr>
          <w:rFonts w:ascii="Raleway" w:hAnsi="Raleway" w:eastAsia="Raleway" w:cs="Raleway"/>
          <w:sz w:val="24"/>
          <w:szCs w:val="24"/>
        </w:rPr>
        <w:t xml:space="preserve"> </w:t>
      </w:r>
      <w:r w:rsidRPr="2751C735" w:rsidR="20412264">
        <w:rPr>
          <w:rFonts w:ascii="Raleway" w:hAnsi="Raleway" w:eastAsia="Raleway" w:cs="Raleway"/>
          <w:sz w:val="24"/>
          <w:szCs w:val="24"/>
        </w:rPr>
        <w:t>During</w:t>
      </w:r>
      <w:r w:rsidRPr="2751C735" w:rsidR="20412264">
        <w:rPr>
          <w:rFonts w:ascii="Raleway" w:hAnsi="Raleway" w:eastAsia="Raleway" w:cs="Raleway"/>
          <w:sz w:val="24"/>
          <w:szCs w:val="24"/>
        </w:rPr>
        <w:t xml:space="preserve"> </w:t>
      </w:r>
      <w:r w:rsidRPr="2751C735" w:rsidR="20412264">
        <w:rPr>
          <w:rFonts w:ascii="Raleway" w:hAnsi="Raleway" w:eastAsia="Raleway" w:cs="Raleway"/>
          <w:sz w:val="24"/>
          <w:szCs w:val="24"/>
        </w:rPr>
        <w:t>this</w:t>
      </w:r>
      <w:r w:rsidRPr="2751C735" w:rsidR="20412264">
        <w:rPr>
          <w:rFonts w:ascii="Raleway" w:hAnsi="Raleway" w:eastAsia="Raleway" w:cs="Raleway"/>
          <w:sz w:val="24"/>
          <w:szCs w:val="24"/>
        </w:rPr>
        <w:t xml:space="preserve"> </w:t>
      </w:r>
      <w:r w:rsidRPr="2751C735" w:rsidR="2E78768B">
        <w:rPr>
          <w:rFonts w:ascii="Raleway" w:hAnsi="Raleway" w:eastAsia="Raleway" w:cs="Raleway"/>
          <w:sz w:val="24"/>
          <w:szCs w:val="24"/>
        </w:rPr>
        <w:t>era</w:t>
      </w:r>
      <w:r w:rsidRPr="2751C735" w:rsidR="20412264">
        <w:rPr>
          <w:rFonts w:ascii="Raleway" w:hAnsi="Raleway" w:eastAsia="Raleway" w:cs="Raleway"/>
          <w:sz w:val="24"/>
          <w:szCs w:val="24"/>
        </w:rPr>
        <w:t xml:space="preserve">, </w:t>
      </w:r>
      <w:r w:rsidRPr="2751C735" w:rsidR="20412264">
        <w:rPr>
          <w:rFonts w:ascii="Raleway" w:hAnsi="Raleway" w:eastAsia="Raleway" w:cs="Raleway"/>
          <w:sz w:val="24"/>
          <w:szCs w:val="24"/>
        </w:rPr>
        <w:t>hundreds</w:t>
      </w:r>
      <w:r w:rsidRPr="2751C735" w:rsidR="20412264">
        <w:rPr>
          <w:rFonts w:ascii="Raleway" w:hAnsi="Raleway" w:eastAsia="Raleway" w:cs="Raleway"/>
          <w:sz w:val="24"/>
          <w:szCs w:val="24"/>
        </w:rPr>
        <w:t xml:space="preserve"> </w:t>
      </w:r>
      <w:r w:rsidRPr="2751C735" w:rsidR="20412264">
        <w:rPr>
          <w:rFonts w:ascii="Raleway" w:hAnsi="Raleway" w:eastAsia="Raleway" w:cs="Raleway"/>
          <w:sz w:val="24"/>
          <w:szCs w:val="24"/>
        </w:rPr>
        <w:t>of</w:t>
      </w:r>
      <w:r w:rsidRPr="2751C735" w:rsidR="20412264">
        <w:rPr>
          <w:rFonts w:ascii="Raleway" w:hAnsi="Raleway" w:eastAsia="Raleway" w:cs="Raleway"/>
          <w:sz w:val="24"/>
          <w:szCs w:val="24"/>
        </w:rPr>
        <w:t xml:space="preserve"> </w:t>
      </w:r>
      <w:r w:rsidRPr="2751C735" w:rsidR="20412264">
        <w:rPr>
          <w:rFonts w:ascii="Raleway" w:hAnsi="Raleway" w:eastAsia="Raleway" w:cs="Raleway"/>
          <w:sz w:val="24"/>
          <w:szCs w:val="24"/>
        </w:rPr>
        <w:t>thousands</w:t>
      </w:r>
      <w:r w:rsidRPr="2751C735" w:rsidR="20412264">
        <w:rPr>
          <w:rFonts w:ascii="Raleway" w:hAnsi="Raleway" w:eastAsia="Raleway" w:cs="Raleway"/>
          <w:sz w:val="24"/>
          <w:szCs w:val="24"/>
        </w:rPr>
        <w:t xml:space="preserve"> </w:t>
      </w:r>
      <w:r w:rsidRPr="2751C735" w:rsidR="20412264">
        <w:rPr>
          <w:rFonts w:ascii="Raleway" w:hAnsi="Raleway" w:eastAsia="Raleway" w:cs="Raleway"/>
          <w:sz w:val="24"/>
          <w:szCs w:val="24"/>
        </w:rPr>
        <w:t>of</w:t>
      </w:r>
      <w:r w:rsidRPr="2751C735" w:rsidR="20412264">
        <w:rPr>
          <w:rFonts w:ascii="Raleway" w:hAnsi="Raleway" w:eastAsia="Raleway" w:cs="Raleway"/>
          <w:sz w:val="24"/>
          <w:szCs w:val="24"/>
        </w:rPr>
        <w:t xml:space="preserve"> </w:t>
      </w:r>
      <w:r w:rsidRPr="2751C735" w:rsidR="20412264">
        <w:rPr>
          <w:rFonts w:ascii="Raleway" w:hAnsi="Raleway" w:eastAsia="Raleway" w:cs="Raleway"/>
          <w:sz w:val="24"/>
          <w:szCs w:val="24"/>
        </w:rPr>
        <w:t>individuals</w:t>
      </w:r>
      <w:r w:rsidRPr="2751C735" w:rsidR="20412264">
        <w:rPr>
          <w:rFonts w:ascii="Raleway" w:hAnsi="Raleway" w:eastAsia="Raleway" w:cs="Raleway"/>
          <w:sz w:val="24"/>
          <w:szCs w:val="24"/>
        </w:rPr>
        <w:t xml:space="preserve"> </w:t>
      </w:r>
      <w:r w:rsidRPr="2751C735" w:rsidR="20412264">
        <w:rPr>
          <w:rFonts w:ascii="Raleway" w:hAnsi="Raleway" w:eastAsia="Raleway" w:cs="Raleway"/>
          <w:sz w:val="24"/>
          <w:szCs w:val="24"/>
        </w:rPr>
        <w:t>fast</w:t>
      </w:r>
      <w:r w:rsidRPr="2751C735" w:rsidR="20412264">
        <w:rPr>
          <w:rFonts w:ascii="Raleway" w:hAnsi="Raleway" w:eastAsia="Raleway" w:cs="Raleway"/>
          <w:sz w:val="24"/>
          <w:szCs w:val="24"/>
        </w:rPr>
        <w:t xml:space="preserve"> </w:t>
      </w:r>
      <w:r w:rsidRPr="2751C735" w:rsidR="20412264">
        <w:rPr>
          <w:rFonts w:ascii="Raleway" w:hAnsi="Raleway" w:eastAsia="Raleway" w:cs="Raleway"/>
          <w:sz w:val="24"/>
          <w:szCs w:val="24"/>
        </w:rPr>
        <w:t>persecution</w:t>
      </w:r>
      <w:r w:rsidRPr="2751C735" w:rsidR="20412264">
        <w:rPr>
          <w:rFonts w:ascii="Raleway" w:hAnsi="Raleway" w:eastAsia="Raleway" w:cs="Raleway"/>
          <w:sz w:val="24"/>
          <w:szCs w:val="24"/>
        </w:rPr>
        <w:t xml:space="preserve">, </w:t>
      </w:r>
      <w:r w:rsidRPr="2751C735" w:rsidR="366C547F">
        <w:rPr>
          <w:rFonts w:ascii="Raleway" w:hAnsi="Raleway" w:eastAsia="Raleway" w:cs="Raleway"/>
          <w:sz w:val="24"/>
          <w:szCs w:val="24"/>
        </w:rPr>
        <w:t>imprisonment</w:t>
      </w:r>
      <w:r w:rsidRPr="2751C735" w:rsidR="366C547F">
        <w:rPr>
          <w:rFonts w:ascii="Raleway" w:hAnsi="Raleway" w:eastAsia="Raleway" w:cs="Raleway"/>
          <w:sz w:val="24"/>
          <w:szCs w:val="24"/>
        </w:rPr>
        <w:t xml:space="preserve">, </w:t>
      </w:r>
      <w:r w:rsidRPr="2751C735" w:rsidR="2BCD7184">
        <w:rPr>
          <w:rFonts w:ascii="Raleway" w:hAnsi="Raleway" w:eastAsia="Raleway" w:cs="Raleway"/>
          <w:sz w:val="24"/>
          <w:szCs w:val="24"/>
        </w:rPr>
        <w:t>t</w:t>
      </w:r>
      <w:r w:rsidRPr="2751C735" w:rsidR="087B4A42">
        <w:rPr>
          <w:rFonts w:ascii="Raleway" w:hAnsi="Raleway" w:eastAsia="Raleway" w:cs="Raleway"/>
          <w:sz w:val="24"/>
          <w:szCs w:val="24"/>
        </w:rPr>
        <w:t>orture</w:t>
      </w:r>
      <w:r w:rsidRPr="2751C735" w:rsidR="0007138A">
        <w:rPr>
          <w:rFonts w:ascii="Raleway" w:hAnsi="Raleway" w:eastAsia="Raleway" w:cs="Raleway"/>
          <w:sz w:val="24"/>
          <w:szCs w:val="24"/>
        </w:rPr>
        <w:t xml:space="preserve">, and execution for their political beliefs, </w:t>
      </w:r>
      <w:r w:rsidRPr="2751C735" w:rsidR="087B4A42">
        <w:rPr>
          <w:rFonts w:ascii="Raleway" w:hAnsi="Raleway" w:eastAsia="Raleway" w:cs="Raleway"/>
          <w:sz w:val="24"/>
          <w:szCs w:val="24"/>
        </w:rPr>
        <w:t xml:space="preserve">regional identities, or simply for being perceived as threats to the regime. </w:t>
      </w:r>
      <w:r w:rsidRPr="2751C735" w:rsidR="62DE1AB6">
        <w:rPr>
          <w:rFonts w:ascii="Raleway" w:hAnsi="Raleway" w:eastAsia="Raleway" w:cs="Raleway"/>
          <w:sz w:val="24"/>
          <w:szCs w:val="24"/>
        </w:rPr>
        <w:t xml:space="preserve">The historical memory of this period has been </w:t>
      </w:r>
      <w:r w:rsidRPr="2751C735" w:rsidR="087B4A42">
        <w:rPr>
          <w:rFonts w:ascii="Raleway" w:hAnsi="Raleway" w:eastAsia="Raleway" w:cs="Raleway"/>
          <w:sz w:val="24"/>
          <w:szCs w:val="24"/>
        </w:rPr>
        <w:t>systematically marginalized</w:t>
      </w:r>
      <w:r w:rsidRPr="2751C735" w:rsidR="67E99274">
        <w:rPr>
          <w:rFonts w:ascii="Raleway" w:hAnsi="Raleway" w:eastAsia="Raleway" w:cs="Raleway"/>
          <w:sz w:val="24"/>
          <w:szCs w:val="24"/>
        </w:rPr>
        <w:t xml:space="preserve"> voices. </w:t>
      </w:r>
    </w:p>
    <w:p w:rsidR="39DD884C" w:rsidP="2751C735" w:rsidRDefault="39DD884C" w14:paraId="3386C52F" w14:textId="77088902">
      <w:pPr>
        <w:spacing w:before="240" w:beforeAutospacing="off" w:after="240" w:afterAutospacing="off"/>
        <w:rPr>
          <w:rFonts w:ascii="Raleway" w:hAnsi="Raleway" w:eastAsia="Raleway" w:cs="Raleway"/>
          <w:sz w:val="24"/>
          <w:szCs w:val="24"/>
        </w:rPr>
      </w:pPr>
      <w:r w:rsidRPr="2751C735" w:rsidR="39DD884C">
        <w:rPr>
          <w:rFonts w:ascii="Raleway" w:hAnsi="Raleway" w:eastAsia="Raleway" w:cs="Raleway"/>
          <w:sz w:val="24"/>
          <w:szCs w:val="24"/>
        </w:rPr>
        <w:t xml:space="preserve">There has been a growing movement to recover and preserve </w:t>
      </w:r>
      <w:r w:rsidRPr="2751C735" w:rsidR="65409ACB">
        <w:rPr>
          <w:rFonts w:ascii="Raleway" w:hAnsi="Raleway" w:eastAsia="Raleway" w:cs="Raleway"/>
          <w:sz w:val="24"/>
          <w:szCs w:val="24"/>
        </w:rPr>
        <w:t>t</w:t>
      </w:r>
      <w:r w:rsidRPr="2751C735" w:rsidR="39DD884C">
        <w:rPr>
          <w:rFonts w:ascii="Raleway" w:hAnsi="Raleway" w:eastAsia="Raleway" w:cs="Raleway"/>
          <w:sz w:val="24"/>
          <w:szCs w:val="24"/>
        </w:rPr>
        <w:t xml:space="preserve">his historical memory </w:t>
      </w:r>
      <w:r w:rsidRPr="2751C735" w:rsidR="437DD3A3">
        <w:rPr>
          <w:rFonts w:ascii="Raleway" w:hAnsi="Raleway" w:eastAsia="Raleway" w:cs="Raleway"/>
          <w:sz w:val="24"/>
          <w:szCs w:val="24"/>
        </w:rPr>
        <w:t>through</w:t>
      </w:r>
      <w:r w:rsidRPr="2751C735" w:rsidR="39DD884C">
        <w:rPr>
          <w:rFonts w:ascii="Raleway" w:hAnsi="Raleway" w:eastAsia="Raleway" w:cs="Raleway"/>
          <w:sz w:val="24"/>
          <w:szCs w:val="24"/>
        </w:rPr>
        <w:t xml:space="preserve"> digital archives and databases. </w:t>
      </w:r>
      <w:r w:rsidRPr="2751C735" w:rsidR="5D82BF86">
        <w:rPr>
          <w:rFonts w:ascii="Raleway" w:hAnsi="Raleway" w:eastAsia="Raleway" w:cs="Raleway"/>
          <w:sz w:val="24"/>
          <w:szCs w:val="24"/>
        </w:rPr>
        <w:t xml:space="preserve">These initiatives </w:t>
      </w:r>
      <w:r w:rsidRPr="2751C735" w:rsidR="282BB87C">
        <w:rPr>
          <w:rFonts w:ascii="Raleway" w:hAnsi="Raleway" w:eastAsia="Raleway" w:cs="Raleway"/>
          <w:sz w:val="24"/>
          <w:szCs w:val="24"/>
        </w:rPr>
        <w:t xml:space="preserve">aim to document </w:t>
      </w:r>
      <w:r w:rsidRPr="2751C735" w:rsidR="74432E88">
        <w:rPr>
          <w:rFonts w:ascii="Raleway" w:hAnsi="Raleway" w:eastAsia="Raleway" w:cs="Raleway"/>
          <w:sz w:val="24"/>
          <w:szCs w:val="24"/>
        </w:rPr>
        <w:t xml:space="preserve">the Francoist regime, </w:t>
      </w:r>
      <w:r w:rsidRPr="2751C735" w:rsidR="69F22FC4">
        <w:rPr>
          <w:rFonts w:ascii="Raleway" w:hAnsi="Raleway" w:eastAsia="Raleway" w:cs="Raleway"/>
          <w:sz w:val="24"/>
          <w:szCs w:val="24"/>
        </w:rPr>
        <w:t xml:space="preserve">providing access to historical records, personal testimonies, and </w:t>
      </w:r>
      <w:r w:rsidRPr="2751C735" w:rsidR="7B15DAC9">
        <w:rPr>
          <w:rFonts w:ascii="Raleway" w:hAnsi="Raleway" w:eastAsia="Raleway" w:cs="Raleway"/>
          <w:sz w:val="24"/>
          <w:szCs w:val="24"/>
        </w:rPr>
        <w:t>archival</w:t>
      </w:r>
      <w:r w:rsidRPr="2751C735" w:rsidR="69F22FC4">
        <w:rPr>
          <w:rFonts w:ascii="Raleway" w:hAnsi="Raleway" w:eastAsia="Raleway" w:cs="Raleway"/>
          <w:sz w:val="24"/>
          <w:szCs w:val="24"/>
        </w:rPr>
        <w:t xml:space="preserve"> materials that were previously hidden or destroyed. </w:t>
      </w:r>
      <w:r w:rsidRPr="2751C735" w:rsidR="363E9C20">
        <w:rPr>
          <w:rFonts w:ascii="Raleway" w:hAnsi="Raleway" w:eastAsia="Raleway" w:cs="Raleway"/>
          <w:sz w:val="24"/>
          <w:szCs w:val="24"/>
        </w:rPr>
        <w:t xml:space="preserve">However, the creation and curation of these digital historical archives present unique challenges related to </w:t>
      </w:r>
      <w:r w:rsidRPr="2751C735" w:rsidR="62721D8F">
        <w:rPr>
          <w:rFonts w:ascii="Raleway" w:hAnsi="Raleway" w:eastAsia="Raleway" w:cs="Raleway"/>
          <w:sz w:val="24"/>
          <w:szCs w:val="24"/>
        </w:rPr>
        <w:t xml:space="preserve">historical narratives, voice </w:t>
      </w:r>
      <w:r w:rsidRPr="2751C735" w:rsidR="363E9C20">
        <w:rPr>
          <w:rFonts w:ascii="Raleway" w:hAnsi="Raleway" w:eastAsia="Raleway" w:cs="Raleway"/>
          <w:sz w:val="24"/>
          <w:szCs w:val="24"/>
        </w:rPr>
        <w:t xml:space="preserve">representation, </w:t>
      </w:r>
      <w:r w:rsidRPr="2751C735" w:rsidR="363E9C20">
        <w:rPr>
          <w:rFonts w:ascii="Raleway" w:hAnsi="Raleway" w:eastAsia="Raleway" w:cs="Raleway"/>
          <w:sz w:val="24"/>
          <w:szCs w:val="24"/>
        </w:rPr>
        <w:t>accesibility</w:t>
      </w:r>
      <w:r w:rsidRPr="2751C735" w:rsidR="363E9C20">
        <w:rPr>
          <w:rFonts w:ascii="Raleway" w:hAnsi="Raleway" w:eastAsia="Raleway" w:cs="Raleway"/>
          <w:sz w:val="24"/>
          <w:szCs w:val="24"/>
        </w:rPr>
        <w:t>, and t</w:t>
      </w:r>
      <w:r w:rsidRPr="2751C735" w:rsidR="4DFCCB0A">
        <w:rPr>
          <w:rFonts w:ascii="Raleway" w:hAnsi="Raleway" w:eastAsia="Raleway" w:cs="Raleway"/>
          <w:sz w:val="24"/>
          <w:szCs w:val="24"/>
        </w:rPr>
        <w:t xml:space="preserve">he perpetuation of historical injustices within digital information systems. </w:t>
      </w:r>
    </w:p>
    <w:p w:rsidR="2F58B9F2" w:rsidP="2751C735" w:rsidRDefault="2F58B9F2" w14:paraId="3FD1545C" w14:textId="4FBCBD71">
      <w:pPr>
        <w:spacing w:before="240" w:beforeAutospacing="off" w:after="240" w:afterAutospacing="off"/>
        <w:rPr>
          <w:rFonts w:ascii="Raleway" w:hAnsi="Raleway" w:eastAsia="Raleway" w:cs="Raleway"/>
          <w:sz w:val="24"/>
          <w:szCs w:val="24"/>
        </w:rPr>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representation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data </w:t>
      </w:r>
      <w:r w:rsidRPr="2751C735" w:rsidR="2F58B9F2">
        <w:rPr>
          <w:rFonts w:ascii="Raleway" w:hAnsi="Raleway" w:eastAsia="Raleway" w:cs="Raleway"/>
          <w:sz w:val="24"/>
          <w:szCs w:val="24"/>
        </w:rPr>
        <w:t>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not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merely</w:t>
      </w:r>
      <w:r w:rsidRPr="2751C735" w:rsidR="2F58B9F2">
        <w:rPr>
          <w:rFonts w:ascii="Raleway" w:hAnsi="Raleway" w:eastAsia="Raleway" w:cs="Raleway"/>
          <w:sz w:val="24"/>
          <w:szCs w:val="24"/>
        </w:rPr>
        <w:t xml:space="preserve"> a </w:t>
      </w:r>
      <w:r w:rsidRPr="2751C735" w:rsidR="2F58B9F2">
        <w:rPr>
          <w:rFonts w:ascii="Raleway" w:hAnsi="Raleway" w:eastAsia="Raleway" w:cs="Raleway"/>
          <w:sz w:val="24"/>
          <w:szCs w:val="24"/>
        </w:rPr>
        <w:t>technical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challenge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but</w:t>
      </w:r>
      <w:r w:rsidRPr="2751C735" w:rsidR="2F58B9F2">
        <w:rPr>
          <w:rFonts w:ascii="Raleway" w:hAnsi="Raleway" w:eastAsia="Raleway" w:cs="Raleway"/>
          <w:sz w:val="24"/>
          <w:szCs w:val="24"/>
        </w:rPr>
        <w:t xml:space="preserve"> a </w:t>
      </w:r>
      <w:r w:rsidRPr="2751C735" w:rsidR="2F58B9F2">
        <w:rPr>
          <w:rFonts w:ascii="Raleway" w:hAnsi="Raleway" w:eastAsia="Raleway" w:cs="Raleway"/>
          <w:sz w:val="24"/>
          <w:szCs w:val="24"/>
        </w:rPr>
        <w:t>deeply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political</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ethical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undertaking</w:t>
      </w:r>
      <w:r w:rsidRPr="2751C735" w:rsidR="2F58B9F2">
        <w:rPr>
          <w:rFonts w:ascii="Raleway" w:hAnsi="Raleway" w:eastAsia="Raleway" w:cs="Raleway"/>
          <w:sz w:val="24"/>
          <w:szCs w:val="24"/>
        </w:rPr>
        <w:t xml:space="preserve">. </w:t>
      </w:r>
      <w:r w:rsidRPr="2751C735" w:rsidR="1F616549">
        <w:rPr>
          <w:rFonts w:ascii="Raleway" w:hAnsi="Raleway" w:eastAsia="Raleway" w:cs="Raleway"/>
          <w:sz w:val="24"/>
          <w:szCs w:val="24"/>
        </w:rPr>
        <w:t>Historical narratives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have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often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reproduced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power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structures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biases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societies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created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them</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leading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continued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marginalization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certain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voices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perspectives</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Francoist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means</w:t>
      </w:r>
      <w:r w:rsidRPr="2751C735" w:rsidR="2F58B9F2">
        <w:rPr>
          <w:rFonts w:ascii="Raleway" w:hAnsi="Raleway" w:eastAsia="Raleway" w:cs="Raleway"/>
          <w:sz w:val="24"/>
          <w:szCs w:val="24"/>
        </w:rPr>
        <w:t xml:space="preserve"> </w:t>
      </w:r>
      <w:r w:rsidRPr="2751C735" w:rsidR="22D9954C">
        <w:rPr>
          <w:rFonts w:ascii="Raleway" w:hAnsi="Raleway" w:eastAsia="Raleway" w:cs="Raleway"/>
          <w:sz w:val="24"/>
          <w:szCs w:val="24"/>
        </w:rPr>
        <w:t xml:space="preserve">that victims and other </w:t>
      </w:r>
      <w:r w:rsidRPr="2751C735" w:rsidR="2F58B9F2">
        <w:rPr>
          <w:rFonts w:ascii="Raleway" w:hAnsi="Raleway" w:eastAsia="Raleway" w:cs="Raleway"/>
          <w:sz w:val="24"/>
          <w:szCs w:val="24"/>
        </w:rPr>
        <w:t>underrepresented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misrepresented</w:t>
      </w:r>
      <w:r w:rsidRPr="2751C735" w:rsidR="2F58B9F2">
        <w:rPr>
          <w:rFonts w:ascii="Raleway" w:hAnsi="Raleway" w:eastAsia="Raleway" w:cs="Raleway"/>
          <w:sz w:val="24"/>
          <w:szCs w:val="24"/>
        </w:rPr>
        <w:t xml:space="preserve"> </w:t>
      </w:r>
      <w:r w:rsidRPr="2751C735" w:rsidR="4D31732C">
        <w:rPr>
          <w:rFonts w:ascii="Raleway" w:hAnsi="Raleway" w:eastAsia="Raleway" w:cs="Raleway"/>
          <w:sz w:val="24"/>
          <w:szCs w:val="24"/>
        </w:rPr>
        <w:t xml:space="preserve">groups perspectives are invisible </w:t>
      </w:r>
      <w:r w:rsidRPr="2751C735" w:rsidR="2F58B9F2">
        <w:rPr>
          <w:rFonts w:ascii="Raleway" w:hAnsi="Raleway" w:eastAsia="Raleway" w:cs="Raleway"/>
          <w:sz w:val="24"/>
          <w:szCs w:val="24"/>
        </w:rPr>
        <w:t xml:space="preserve">in digital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w:t>
      </w:r>
    </w:p>
    <w:p w:rsidR="2F58B9F2" w:rsidP="2751C735" w:rsidRDefault="2F58B9F2" w14:paraId="01EC9354" w14:textId="5F69EADF">
      <w:pPr>
        <w:pStyle w:val="Heading2"/>
        <w:spacing w:before="299" w:beforeAutospacing="off" w:after="299" w:afterAutospacing="off"/>
        <w:rPr>
          <w:rFonts w:ascii="Raleway" w:hAnsi="Raleway" w:eastAsia="Raleway" w:cs="Raleway"/>
          <w:b w:val="1"/>
          <w:bCs w:val="1"/>
          <w:sz w:val="36"/>
          <w:szCs w:val="36"/>
        </w:rPr>
      </w:pPr>
      <w:r w:rsidRPr="2751C735" w:rsidR="2F58B9F2">
        <w:rPr>
          <w:rFonts w:ascii="Raleway" w:hAnsi="Raleway" w:eastAsia="Raleway" w:cs="Raleway"/>
          <w:b w:val="1"/>
          <w:bCs w:val="1"/>
          <w:sz w:val="36"/>
          <w:szCs w:val="36"/>
        </w:rPr>
        <w:t>Theoretical</w:t>
      </w:r>
      <w:r w:rsidRPr="2751C735" w:rsidR="2F58B9F2">
        <w:rPr>
          <w:rFonts w:ascii="Raleway" w:hAnsi="Raleway" w:eastAsia="Raleway" w:cs="Raleway"/>
          <w:b w:val="1"/>
          <w:bCs w:val="1"/>
          <w:sz w:val="36"/>
          <w:szCs w:val="36"/>
        </w:rPr>
        <w:t xml:space="preserve"> Framework: </w:t>
      </w:r>
      <w:r w:rsidRPr="2751C735" w:rsidR="2F58B9F2">
        <w:rPr>
          <w:rFonts w:ascii="Raleway" w:hAnsi="Raleway" w:eastAsia="Raleway" w:cs="Raleway"/>
          <w:b w:val="1"/>
          <w:bCs w:val="1"/>
          <w:sz w:val="36"/>
          <w:szCs w:val="36"/>
        </w:rPr>
        <w:t>Epistemic</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Injustice</w:t>
      </w:r>
      <w:r w:rsidRPr="2751C735" w:rsidR="2F58B9F2">
        <w:rPr>
          <w:rFonts w:ascii="Raleway" w:hAnsi="Raleway" w:eastAsia="Raleway" w:cs="Raleway"/>
          <w:b w:val="1"/>
          <w:bCs w:val="1"/>
          <w:sz w:val="36"/>
          <w:szCs w:val="36"/>
        </w:rPr>
        <w:t xml:space="preserve"> and </w:t>
      </w:r>
      <w:r w:rsidRPr="2751C735" w:rsidR="2F58B9F2">
        <w:rPr>
          <w:rFonts w:ascii="Raleway" w:hAnsi="Raleway" w:eastAsia="Raleway" w:cs="Raleway"/>
          <w:b w:val="1"/>
          <w:bCs w:val="1"/>
          <w:sz w:val="36"/>
          <w:szCs w:val="36"/>
        </w:rPr>
        <w:t>Participatory</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Design</w:t>
      </w:r>
    </w:p>
    <w:p w:rsidR="2F58B9F2" w:rsidP="2751C735" w:rsidRDefault="2F58B9F2" w14:paraId="29E7D309" w14:textId="4DDE05E4">
      <w:pPr>
        <w:spacing w:before="240" w:beforeAutospacing="off" w:after="240" w:afterAutospacing="off"/>
      </w:pP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grounded</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theoretical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framework</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epistemic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injustice</w:t>
      </w:r>
      <w:r w:rsidRPr="2751C735" w:rsidR="2F58B9F2">
        <w:rPr>
          <w:rFonts w:ascii="Raleway" w:hAnsi="Raleway" w:eastAsia="Raleway" w:cs="Raleway"/>
          <w:sz w:val="24"/>
          <w:szCs w:val="24"/>
        </w:rPr>
        <w:t xml:space="preserve">, as </w:t>
      </w:r>
      <w:r w:rsidRPr="2751C735" w:rsidR="2F58B9F2">
        <w:rPr>
          <w:rFonts w:ascii="Raleway" w:hAnsi="Raleway" w:eastAsia="Raleway" w:cs="Raleway"/>
          <w:sz w:val="24"/>
          <w:szCs w:val="24"/>
        </w:rPr>
        <w:t>developed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by</w:t>
      </w:r>
      <w:r w:rsidRPr="2751C735" w:rsidR="2F58B9F2">
        <w:rPr>
          <w:rFonts w:ascii="Raleway" w:hAnsi="Raleway" w:eastAsia="Raleway" w:cs="Raleway"/>
          <w:sz w:val="24"/>
          <w:szCs w:val="24"/>
        </w:rPr>
        <w:t xml:space="preserve"> Miranda </w:t>
      </w:r>
      <w:r w:rsidRPr="2751C735" w:rsidR="2F58B9F2">
        <w:rPr>
          <w:rFonts w:ascii="Raleway" w:hAnsi="Raleway" w:eastAsia="Raleway" w:cs="Raleway"/>
          <w:sz w:val="24"/>
          <w:szCs w:val="24"/>
        </w:rPr>
        <w:t>Fricker</w:t>
      </w:r>
      <w:r w:rsidRPr="2751C735" w:rsidR="2F58B9F2">
        <w:rPr>
          <w:rFonts w:ascii="Raleway" w:hAnsi="Raleway" w:eastAsia="Raleway" w:cs="Raleway"/>
          <w:sz w:val="24"/>
          <w:szCs w:val="24"/>
        </w:rPr>
        <w:t xml:space="preserve"> (2007), </w:t>
      </w:r>
      <w:r w:rsidRPr="2751C735" w:rsidR="2F58B9F2">
        <w:rPr>
          <w:rFonts w:ascii="Raleway" w:hAnsi="Raleway" w:eastAsia="Raleway" w:cs="Raleway"/>
          <w:sz w:val="24"/>
          <w:szCs w:val="24"/>
        </w:rPr>
        <w:t>which</w:t>
      </w:r>
      <w:r w:rsidRPr="2751C735" w:rsidR="2F58B9F2">
        <w:rPr>
          <w:rFonts w:ascii="Raleway" w:hAnsi="Raleway" w:eastAsia="Raleway" w:cs="Raleway"/>
          <w:sz w:val="24"/>
          <w:szCs w:val="24"/>
        </w:rPr>
        <w:t xml:space="preserve"> examines </w:t>
      </w:r>
      <w:r w:rsidRPr="2751C735" w:rsidR="2F58B9F2">
        <w:rPr>
          <w:rFonts w:ascii="Raleway" w:hAnsi="Raleway" w:eastAsia="Raleway" w:cs="Raleway"/>
          <w:sz w:val="24"/>
          <w:szCs w:val="24"/>
        </w:rPr>
        <w:t>how</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knowledge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can </w:t>
      </w:r>
      <w:r w:rsidRPr="2751C735" w:rsidR="2F58B9F2">
        <w:rPr>
          <w:rFonts w:ascii="Raleway" w:hAnsi="Raleway" w:eastAsia="Raleway" w:cs="Raleway"/>
          <w:sz w:val="24"/>
          <w:szCs w:val="24"/>
        </w:rPr>
        <w:t>perpetuate</w:t>
      </w:r>
      <w:r w:rsidRPr="2751C735" w:rsidR="2F58B9F2">
        <w:rPr>
          <w:rFonts w:ascii="Raleway" w:hAnsi="Raleway" w:eastAsia="Raleway" w:cs="Raleway"/>
          <w:sz w:val="24"/>
          <w:szCs w:val="24"/>
        </w:rPr>
        <w:t xml:space="preserve"> social </w:t>
      </w:r>
      <w:r w:rsidRPr="2751C735" w:rsidR="2F58B9F2">
        <w:rPr>
          <w:rFonts w:ascii="Raleway" w:hAnsi="Raleway" w:eastAsia="Raleway" w:cs="Raleway"/>
          <w:sz w:val="24"/>
          <w:szCs w:val="24"/>
        </w:rPr>
        <w:t>inequalities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through</w:t>
      </w:r>
      <w:r w:rsidRPr="2751C735" w:rsidR="2F58B9F2">
        <w:rPr>
          <w:rFonts w:ascii="Raleway" w:hAnsi="Raleway" w:eastAsia="Raleway" w:cs="Raleway"/>
          <w:sz w:val="24"/>
          <w:szCs w:val="24"/>
        </w:rPr>
        <w:t xml:space="preserve"> testimonial </w:t>
      </w:r>
      <w:r w:rsidRPr="2751C735" w:rsidR="2F58B9F2">
        <w:rPr>
          <w:rFonts w:ascii="Raleway" w:hAnsi="Raleway" w:eastAsia="Raleway" w:cs="Raleway"/>
          <w:sz w:val="24"/>
          <w:szCs w:val="24"/>
        </w:rPr>
        <w:t>injustice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speakers</w:t>
      </w:r>
      <w:r w:rsidRPr="2751C735" w:rsidR="2F58B9F2">
        <w:rPr>
          <w:rFonts w:ascii="Raleway" w:hAnsi="Raleway" w:eastAsia="Raleway" w:cs="Raleway"/>
          <w:sz w:val="24"/>
          <w:szCs w:val="24"/>
        </w:rPr>
        <w:t xml:space="preserve"> are </w:t>
      </w:r>
      <w:r w:rsidRPr="2751C735" w:rsidR="2F58B9F2">
        <w:rPr>
          <w:rFonts w:ascii="Raleway" w:hAnsi="Raleway" w:eastAsia="Raleway" w:cs="Raleway"/>
          <w:sz w:val="24"/>
          <w:szCs w:val="24"/>
        </w:rPr>
        <w:t>not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given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appropriate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credibility</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hermeneutical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injustice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there</w:t>
      </w:r>
      <w:r w:rsidRPr="2751C735" w:rsidR="2F58B9F2">
        <w:rPr>
          <w:rFonts w:ascii="Raleway" w:hAnsi="Raleway" w:eastAsia="Raleway" w:cs="Raleway"/>
          <w:sz w:val="24"/>
          <w:szCs w:val="24"/>
        </w:rPr>
        <w:t xml:space="preserve"> are gaps in </w:t>
      </w:r>
      <w:r w:rsidRPr="2751C735" w:rsidR="2F58B9F2">
        <w:rPr>
          <w:rFonts w:ascii="Raleway" w:hAnsi="Raleway" w:eastAsia="Raleway" w:cs="Raleway"/>
          <w:sz w:val="24"/>
          <w:szCs w:val="24"/>
        </w:rPr>
        <w:t>shared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interpretive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resources</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epistemic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injustice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manifests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through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systematic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exclusion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marginalization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certain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perspectives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voices</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creation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organization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presentation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w:t>
      </w:r>
    </w:p>
    <w:p w:rsidR="2F58B9F2" w:rsidP="2751C735" w:rsidRDefault="2F58B9F2" w14:paraId="59D9CA86" w14:textId="75C462DA">
      <w:pPr>
        <w:pStyle w:val="Normal"/>
        <w:suppressLineNumbers w:val="0"/>
        <w:bidi w:val="0"/>
        <w:spacing w:before="240" w:beforeAutospacing="off" w:after="240" w:afterAutospacing="off" w:line="279" w:lineRule="auto"/>
        <w:ind w:left="0" w:right="0"/>
        <w:jc w:val="left"/>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concept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epistemic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injustice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particularly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relevant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examining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databases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Francoist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where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silencing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victims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families</w:t>
      </w:r>
      <w:r w:rsidRPr="2751C735" w:rsidR="2F58B9F2">
        <w:rPr>
          <w:rFonts w:ascii="Raleway" w:hAnsi="Raleway" w:eastAsia="Raleway" w:cs="Raleway"/>
          <w:sz w:val="24"/>
          <w:szCs w:val="24"/>
        </w:rPr>
        <w:t xml:space="preserve"> continues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reproduced</w:t>
      </w:r>
      <w:r w:rsidRPr="2751C735" w:rsidR="2F58B9F2">
        <w:rPr>
          <w:rFonts w:ascii="Raleway" w:hAnsi="Raleway" w:eastAsia="Raleway" w:cs="Raleway"/>
          <w:sz w:val="24"/>
          <w:szCs w:val="24"/>
        </w:rPr>
        <w:t xml:space="preserve"> in digital </w:t>
      </w:r>
      <w:r w:rsidRPr="2751C735" w:rsidR="2F58B9F2">
        <w:rPr>
          <w:rFonts w:ascii="Raleway" w:hAnsi="Raleway" w:eastAsia="Raleway" w:cs="Raleway"/>
          <w:sz w:val="24"/>
          <w:szCs w:val="24"/>
        </w:rPr>
        <w:t>form</w:t>
      </w:r>
      <w:r w:rsidRPr="2751C735" w:rsidR="2F58B9F2">
        <w:rPr>
          <w:rFonts w:ascii="Raleway" w:hAnsi="Raleway" w:eastAsia="Raleway" w:cs="Raleway"/>
          <w:sz w:val="24"/>
          <w:szCs w:val="24"/>
        </w:rPr>
        <w:t xml:space="preserve">. </w:t>
      </w:r>
      <w:r w:rsidRPr="2751C735" w:rsidR="73F9346C">
        <w:rPr>
          <w:rFonts w:ascii="Raleway" w:hAnsi="Raleway" w:eastAsia="Raleway" w:cs="Raleway"/>
          <w:sz w:val="24"/>
          <w:szCs w:val="24"/>
        </w:rPr>
        <w:t>Volunteers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instance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played</w:t>
      </w:r>
      <w:r w:rsidRPr="2751C735" w:rsidR="2F58B9F2">
        <w:rPr>
          <w:rFonts w:ascii="Raleway" w:hAnsi="Raleway" w:eastAsia="Raleway" w:cs="Raleway"/>
          <w:sz w:val="24"/>
          <w:szCs w:val="24"/>
        </w:rPr>
        <w:t xml:space="preserve"> crucial roles in </w:t>
      </w:r>
      <w:r w:rsidRPr="2751C735" w:rsidR="2F58B9F2">
        <w:rPr>
          <w:rFonts w:ascii="Raleway" w:hAnsi="Raleway" w:eastAsia="Raleway" w:cs="Raleway"/>
          <w:sz w:val="24"/>
          <w:szCs w:val="24"/>
        </w:rPr>
        <w:t>resistance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movements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suffered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specific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are </w:t>
      </w:r>
      <w:r w:rsidRPr="2751C735" w:rsidR="2F58B9F2">
        <w:rPr>
          <w:rFonts w:ascii="Raleway" w:hAnsi="Raleway" w:eastAsia="Raleway" w:cs="Raleway"/>
          <w:sz w:val="24"/>
          <w:szCs w:val="24"/>
        </w:rPr>
        <w:t>often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underrepresented</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traditional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narratives and </w:t>
      </w:r>
      <w:r w:rsidRPr="2751C735" w:rsidR="2F58B9F2">
        <w:rPr>
          <w:rFonts w:ascii="Raleway" w:hAnsi="Raleway" w:eastAsia="Raleway" w:cs="Raleway"/>
          <w:sz w:val="24"/>
          <w:szCs w:val="24"/>
        </w:rPr>
        <w:t>may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face</w:t>
      </w:r>
      <w:r w:rsidRPr="2751C735" w:rsidR="2F58B9F2">
        <w:rPr>
          <w:rFonts w:ascii="Raleway" w:hAnsi="Raleway" w:eastAsia="Raleway" w:cs="Raleway"/>
          <w:sz w:val="24"/>
          <w:szCs w:val="24"/>
        </w:rPr>
        <w:t xml:space="preserve"> similar </w:t>
      </w:r>
      <w:r w:rsidRPr="2751C735" w:rsidR="2F58B9F2">
        <w:rPr>
          <w:rFonts w:ascii="Raleway" w:hAnsi="Raleway" w:eastAsia="Raleway" w:cs="Raleway"/>
          <w:sz w:val="24"/>
          <w:szCs w:val="24"/>
        </w:rPr>
        <w:t>marginalization</w:t>
      </w:r>
      <w:r w:rsidRPr="2751C735" w:rsidR="2F58B9F2">
        <w:rPr>
          <w:rFonts w:ascii="Raleway" w:hAnsi="Raleway" w:eastAsia="Raleway" w:cs="Raleway"/>
          <w:sz w:val="24"/>
          <w:szCs w:val="24"/>
        </w:rPr>
        <w:t xml:space="preserve"> in digital archives. </w:t>
      </w:r>
      <w:r w:rsidRPr="2751C735" w:rsidR="2F58B9F2">
        <w:rPr>
          <w:rFonts w:ascii="Raleway" w:hAnsi="Raleway" w:eastAsia="Raleway" w:cs="Raleway"/>
          <w:sz w:val="24"/>
          <w:szCs w:val="24"/>
        </w:rPr>
        <w:t>Similarly</w:t>
      </w:r>
      <w:r w:rsidRPr="2751C735" w:rsidR="2F58B9F2">
        <w:rPr>
          <w:rFonts w:ascii="Raleway" w:hAnsi="Raleway" w:eastAsia="Raleway" w:cs="Raleway"/>
          <w:sz w:val="24"/>
          <w:szCs w:val="24"/>
        </w:rPr>
        <w:t xml:space="preserve">, </w:t>
      </w:r>
      <w:r w:rsidRPr="2751C735" w:rsidR="61541C90">
        <w:rPr>
          <w:rFonts w:ascii="Raleway" w:hAnsi="Raleway" w:eastAsia="Raleway" w:cs="Raleway"/>
          <w:sz w:val="24"/>
          <w:szCs w:val="24"/>
        </w:rPr>
        <w:t xml:space="preserve">women and </w:t>
      </w:r>
      <w:r w:rsidRPr="2751C735" w:rsidR="2F58B9F2">
        <w:rPr>
          <w:rFonts w:ascii="Raleway" w:hAnsi="Raleway" w:eastAsia="Raleway" w:cs="Raleway"/>
          <w:sz w:val="24"/>
          <w:szCs w:val="24"/>
        </w:rPr>
        <w:t xml:space="preserve">LGBTQ+ </w:t>
      </w:r>
      <w:r w:rsidRPr="2751C735" w:rsidR="2F58B9F2">
        <w:rPr>
          <w:rFonts w:ascii="Raleway" w:hAnsi="Raleway" w:eastAsia="Raleway" w:cs="Raleway"/>
          <w:sz w:val="24"/>
          <w:szCs w:val="24"/>
        </w:rPr>
        <w:t>individuals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were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persecuted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under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Francoist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laws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find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experiences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inadequately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represented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categorized</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ways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do </w:t>
      </w:r>
      <w:r w:rsidRPr="2751C735" w:rsidR="2F58B9F2">
        <w:rPr>
          <w:rFonts w:ascii="Raleway" w:hAnsi="Raleway" w:eastAsia="Raleway" w:cs="Raleway"/>
          <w:sz w:val="24"/>
          <w:szCs w:val="24"/>
        </w:rPr>
        <w:t>not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reflect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66592A50">
        <w:rPr>
          <w:rFonts w:ascii="Raleway" w:hAnsi="Raleway" w:eastAsia="Raleway" w:cs="Raleway"/>
          <w:sz w:val="24"/>
          <w:szCs w:val="24"/>
        </w:rPr>
        <w:t xml:space="preserve"> historical </w:t>
      </w:r>
      <w:r w:rsidRPr="2751C735" w:rsidR="2F58B9F2">
        <w:rPr>
          <w:rFonts w:ascii="Raleway" w:hAnsi="Raleway" w:eastAsia="Raleway" w:cs="Raleway"/>
          <w:sz w:val="24"/>
          <w:szCs w:val="24"/>
        </w:rPr>
        <w:t>realities</w:t>
      </w:r>
      <w:r w:rsidRPr="2751C735" w:rsidR="2F58B9F2">
        <w:rPr>
          <w:rFonts w:ascii="Raleway" w:hAnsi="Raleway" w:eastAsia="Raleway" w:cs="Raleway"/>
          <w:sz w:val="24"/>
          <w:szCs w:val="24"/>
        </w:rPr>
        <w:t>.</w:t>
      </w:r>
    </w:p>
    <w:p w:rsidR="2F58B9F2" w:rsidP="2751C735" w:rsidRDefault="2F58B9F2" w14:paraId="263F6378" w14:textId="544D97AD">
      <w:pPr>
        <w:spacing w:before="240" w:beforeAutospacing="off" w:after="240" w:afterAutospacing="off"/>
        <w:rPr>
          <w:rFonts w:ascii="Raleway" w:hAnsi="Raleway" w:eastAsia="Raleway" w:cs="Raleway"/>
          <w:sz w:val="24"/>
          <w:szCs w:val="24"/>
        </w:rPr>
      </w:pPr>
      <w:r w:rsidRPr="2751C735" w:rsidR="2F58B9F2">
        <w:rPr>
          <w:rFonts w:ascii="Raleway" w:hAnsi="Raleway" w:eastAsia="Raleway" w:cs="Raleway"/>
          <w:sz w:val="24"/>
          <w:szCs w:val="24"/>
        </w:rPr>
        <w:t>Participatory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(PD) and UCD </w:t>
      </w:r>
      <w:r w:rsidRPr="2751C735" w:rsidR="2F58B9F2">
        <w:rPr>
          <w:rFonts w:ascii="Raleway" w:hAnsi="Raleway" w:eastAsia="Raleway" w:cs="Raleway"/>
          <w:sz w:val="24"/>
          <w:szCs w:val="24"/>
        </w:rPr>
        <w:t>methodologies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offer</w:t>
      </w:r>
      <w:r w:rsidRPr="2751C735" w:rsidR="2F58B9F2">
        <w:rPr>
          <w:rFonts w:ascii="Raleway" w:hAnsi="Raleway" w:eastAsia="Raleway" w:cs="Raleway"/>
          <w:sz w:val="24"/>
          <w:szCs w:val="24"/>
        </w:rPr>
        <w:t xml:space="preserve"> a </w:t>
      </w:r>
      <w:r w:rsidRPr="2751C735" w:rsidR="2F58B9F2">
        <w:rPr>
          <w:rFonts w:ascii="Raleway" w:hAnsi="Raleway" w:eastAsia="Raleway" w:cs="Raleway"/>
          <w:sz w:val="24"/>
          <w:szCs w:val="24"/>
        </w:rPr>
        <w:t>framework</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addressing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epistemic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injustices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involving</w:t>
      </w:r>
      <w:r w:rsidRPr="2751C735" w:rsidR="2F58B9F2">
        <w:rPr>
          <w:rFonts w:ascii="Raleway" w:hAnsi="Raleway" w:eastAsia="Raleway" w:cs="Raleway"/>
          <w:sz w:val="24"/>
          <w:szCs w:val="24"/>
        </w:rPr>
        <w:t xml:space="preserve"> diverse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development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w:t>
      </w:r>
      <w:r w:rsidRPr="2751C735" w:rsidR="49726331">
        <w:rPr>
          <w:rFonts w:ascii="Raleway" w:hAnsi="Raleway" w:eastAsia="Raleway" w:cs="Raleway"/>
          <w:sz w:val="24"/>
          <w:szCs w:val="24"/>
        </w:rPr>
        <w:t xml:space="preserve"> and using a technology capable of </w:t>
      </w:r>
      <w:r w:rsidRPr="2751C735" w:rsidR="49726331">
        <w:rPr>
          <w:rFonts w:ascii="Raleway" w:hAnsi="Raleway" w:eastAsia="Raleway" w:cs="Raleway"/>
          <w:sz w:val="24"/>
          <w:szCs w:val="24"/>
        </w:rPr>
        <w:t>representing</w:t>
      </w:r>
      <w:r w:rsidRPr="2751C735" w:rsidR="49726331">
        <w:rPr>
          <w:rFonts w:ascii="Raleway" w:hAnsi="Raleway" w:eastAsia="Raleway" w:cs="Raleway"/>
          <w:sz w:val="24"/>
          <w:szCs w:val="24"/>
        </w:rPr>
        <w:t xml:space="preserve"> different views on the same fact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methodologies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recognize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meaningful</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solutions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emerge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within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appropriate</w:t>
      </w:r>
      <w:r w:rsidRPr="2751C735" w:rsidR="2F58B9F2">
        <w:rPr>
          <w:rFonts w:ascii="Raleway" w:hAnsi="Raleway" w:eastAsia="Raleway" w:cs="Raleway"/>
          <w:sz w:val="24"/>
          <w:szCs w:val="24"/>
        </w:rPr>
        <w:t xml:space="preserve"> social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where</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and media </w:t>
      </w:r>
      <w:r w:rsidRPr="2751C735" w:rsidR="2F58B9F2">
        <w:rPr>
          <w:rFonts w:ascii="Raleway" w:hAnsi="Raleway" w:eastAsia="Raleway" w:cs="Raleway"/>
          <w:sz w:val="24"/>
          <w:szCs w:val="24"/>
        </w:rPr>
        <w:t>function</w:t>
      </w:r>
      <w:r w:rsidRPr="2751C735" w:rsidR="2F58B9F2">
        <w:rPr>
          <w:rFonts w:ascii="Raleway" w:hAnsi="Raleway" w:eastAsia="Raleway" w:cs="Raleway"/>
          <w:sz w:val="24"/>
          <w:szCs w:val="24"/>
        </w:rPr>
        <w:t xml:space="preserve"> as integral </w:t>
      </w:r>
      <w:r w:rsidRPr="2751C735" w:rsidR="2F58B9F2">
        <w:rPr>
          <w:rFonts w:ascii="Raleway" w:hAnsi="Raleway" w:eastAsia="Raleway" w:cs="Raleway"/>
          <w:sz w:val="24"/>
          <w:szCs w:val="24"/>
        </w:rPr>
        <w:t>components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practice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engaging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directly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w:t>
      </w:r>
      <w:r w:rsidRPr="2751C735" w:rsidR="489AEC7D">
        <w:rPr>
          <w:rFonts w:ascii="Raleway" w:hAnsi="Raleway" w:eastAsia="Raleway" w:cs="Raleway"/>
          <w:sz w:val="24"/>
          <w:szCs w:val="24"/>
        </w:rPr>
        <w:t>responsable</w:t>
      </w:r>
      <w:r w:rsidRPr="2751C735" w:rsidR="489AEC7D">
        <w:rPr>
          <w:rFonts w:ascii="Raleway" w:hAnsi="Raleway" w:eastAsia="Raleway" w:cs="Raleway"/>
          <w:sz w:val="24"/>
          <w:szCs w:val="24"/>
        </w:rPr>
        <w:t xml:space="preserve"> for the archives and reproduction media PD and UCD </w:t>
      </w:r>
      <w:r w:rsidRPr="2751C735" w:rsidR="2F58B9F2">
        <w:rPr>
          <w:rFonts w:ascii="Raleway" w:hAnsi="Raleway" w:eastAsia="Raleway" w:cs="Raleway"/>
          <w:sz w:val="24"/>
          <w:szCs w:val="24"/>
        </w:rPr>
        <w:t xml:space="preserve">can </w:t>
      </w:r>
      <w:r w:rsidRPr="2751C735" w:rsidR="2F58B9F2">
        <w:rPr>
          <w:rFonts w:ascii="Raleway" w:hAnsi="Raleway" w:eastAsia="Raleway" w:cs="Raleway"/>
          <w:sz w:val="24"/>
          <w:szCs w:val="24"/>
        </w:rPr>
        <w:t>help</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ensure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digital archives </w:t>
      </w:r>
      <w:r w:rsidRPr="2751C735" w:rsidR="2F58B9F2">
        <w:rPr>
          <w:rFonts w:ascii="Raleway" w:hAnsi="Raleway" w:eastAsia="Raleway" w:cs="Raleway"/>
          <w:sz w:val="24"/>
          <w:szCs w:val="24"/>
        </w:rPr>
        <w:t>reflect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diverse </w:t>
      </w:r>
      <w:r w:rsidRPr="2751C735" w:rsidR="2F58B9F2">
        <w:rPr>
          <w:rFonts w:ascii="Raleway" w:hAnsi="Raleway" w:eastAsia="Raleway" w:cs="Raleway"/>
          <w:sz w:val="24"/>
          <w:szCs w:val="24"/>
        </w:rPr>
        <w:t>perspectives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needs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those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whose</w:t>
      </w:r>
      <w:r w:rsidRPr="2751C735" w:rsidR="2F58B9F2">
        <w:rPr>
          <w:rFonts w:ascii="Raleway" w:hAnsi="Raleway" w:eastAsia="Raleway" w:cs="Raleway"/>
          <w:sz w:val="24"/>
          <w:szCs w:val="24"/>
        </w:rPr>
        <w:t xml:space="preserve"> histories are </w:t>
      </w:r>
      <w:r w:rsidRPr="2751C735" w:rsidR="2F58B9F2">
        <w:rPr>
          <w:rFonts w:ascii="Raleway" w:hAnsi="Raleway" w:eastAsia="Raleway" w:cs="Raleway"/>
          <w:sz w:val="24"/>
          <w:szCs w:val="24"/>
        </w:rPr>
        <w:t>being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preserved</w:t>
      </w:r>
      <w:r w:rsidRPr="2751C735" w:rsidR="2F58B9F2">
        <w:rPr>
          <w:rFonts w:ascii="Raleway" w:hAnsi="Raleway" w:eastAsia="Raleway" w:cs="Raleway"/>
          <w:sz w:val="24"/>
          <w:szCs w:val="24"/>
        </w:rPr>
        <w:t>.</w:t>
      </w:r>
    </w:p>
    <w:p w:rsidR="2F58B9F2" w:rsidP="2751C735" w:rsidRDefault="2F58B9F2" w14:paraId="11978FF4" w14:textId="635BABFD">
      <w:pPr>
        <w:spacing w:before="240" w:beforeAutospacing="off" w:after="240" w:afterAutospacing="off"/>
      </w:pP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hybrid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approach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aims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improve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interpretability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explainability</w:t>
      </w:r>
      <w:r w:rsidRPr="2751C735" w:rsidR="2F58B9F2">
        <w:rPr>
          <w:rFonts w:ascii="Raleway" w:hAnsi="Raleway" w:eastAsia="Raleway" w:cs="Raleway"/>
          <w:sz w:val="24"/>
          <w:szCs w:val="24"/>
        </w:rPr>
        <w:t xml:space="preserve">, and generative </w:t>
      </w:r>
      <w:r w:rsidRPr="2751C735" w:rsidR="2F58B9F2">
        <w:rPr>
          <w:rFonts w:ascii="Raleway" w:hAnsi="Raleway" w:eastAsia="Raleway" w:cs="Raleway"/>
          <w:sz w:val="24"/>
          <w:szCs w:val="24"/>
        </w:rPr>
        <w:t>capabilities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while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advancing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epistemic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justice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through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co-production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knowledge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processes</w:t>
      </w:r>
      <w:r w:rsidRPr="2751C735" w:rsidR="2F58B9F2">
        <w:rPr>
          <w:rFonts w:ascii="Raleway" w:hAnsi="Raleway" w:eastAsia="Raleway" w:cs="Raleway"/>
          <w:sz w:val="24"/>
          <w:szCs w:val="24"/>
        </w:rPr>
        <w:t>.</w:t>
      </w:r>
    </w:p>
    <w:p w:rsidR="2F58B9F2" w:rsidP="2751C735" w:rsidRDefault="2F58B9F2" w14:paraId="1FCC1457" w14:textId="0AA99AD1">
      <w:pPr>
        <w:pStyle w:val="Heading2"/>
        <w:spacing w:before="299" w:beforeAutospacing="off" w:after="299" w:afterAutospacing="off"/>
      </w:pPr>
      <w:r w:rsidRPr="2751C735" w:rsidR="2F58B9F2">
        <w:rPr>
          <w:rFonts w:ascii="Raleway" w:hAnsi="Raleway" w:eastAsia="Raleway" w:cs="Raleway"/>
          <w:b w:val="1"/>
          <w:bCs w:val="1"/>
          <w:sz w:val="36"/>
          <w:szCs w:val="36"/>
        </w:rPr>
        <w:t>Methodology</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Participatory</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Design</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for</w:t>
      </w:r>
      <w:r w:rsidRPr="2751C735" w:rsidR="2F58B9F2">
        <w:rPr>
          <w:rFonts w:ascii="Raleway" w:hAnsi="Raleway" w:eastAsia="Raleway" w:cs="Raleway"/>
          <w:b w:val="1"/>
          <w:bCs w:val="1"/>
          <w:sz w:val="36"/>
          <w:szCs w:val="36"/>
        </w:rPr>
        <w:t xml:space="preserve"> Digital </w:t>
      </w:r>
      <w:r w:rsidRPr="2751C735" w:rsidR="2F58B9F2">
        <w:rPr>
          <w:rFonts w:ascii="Raleway" w:hAnsi="Raleway" w:eastAsia="Raleway" w:cs="Raleway"/>
          <w:b w:val="1"/>
          <w:bCs w:val="1"/>
          <w:sz w:val="36"/>
          <w:szCs w:val="36"/>
        </w:rPr>
        <w:t>Historical</w:t>
      </w:r>
      <w:r w:rsidRPr="2751C735" w:rsidR="2F58B9F2">
        <w:rPr>
          <w:rFonts w:ascii="Raleway" w:hAnsi="Raleway" w:eastAsia="Raleway" w:cs="Raleway"/>
          <w:b w:val="1"/>
          <w:bCs w:val="1"/>
          <w:sz w:val="36"/>
          <w:szCs w:val="36"/>
        </w:rPr>
        <w:t xml:space="preserve"> Archives</w:t>
      </w:r>
    </w:p>
    <w:p w:rsidR="2F58B9F2" w:rsidP="2751C735" w:rsidRDefault="2F58B9F2" w14:paraId="64177F7D" w14:textId="730D6181">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methodology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structured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around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four</w:t>
      </w:r>
      <w:r w:rsidRPr="2751C735" w:rsidR="2F58B9F2">
        <w:rPr>
          <w:rFonts w:ascii="Raleway" w:hAnsi="Raleway" w:eastAsia="Raleway" w:cs="Raleway"/>
          <w:sz w:val="24"/>
          <w:szCs w:val="24"/>
        </w:rPr>
        <w:t xml:space="preserve"> transversal </w:t>
      </w:r>
      <w:r w:rsidRPr="2751C735" w:rsidR="26E6CDA1">
        <w:rPr>
          <w:rFonts w:ascii="Raleway" w:hAnsi="Raleway" w:eastAsia="Raleway" w:cs="Raleway"/>
          <w:sz w:val="24"/>
          <w:szCs w:val="24"/>
        </w:rPr>
        <w:t>axis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integrate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theoretical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reflection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practical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application</w:t>
      </w:r>
      <w:r w:rsidRPr="2751C735" w:rsidR="2F58B9F2">
        <w:rPr>
          <w:rFonts w:ascii="Raleway" w:hAnsi="Raleway" w:eastAsia="Raleway" w:cs="Raleway"/>
          <w:sz w:val="24"/>
          <w:szCs w:val="24"/>
        </w:rPr>
        <w:t>:</w:t>
      </w:r>
    </w:p>
    <w:p w:rsidR="2F58B9F2" w:rsidP="2751C735" w:rsidRDefault="2F58B9F2" w14:paraId="31D37544" w14:textId="1A5E0991">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 xml:space="preserve">Axis 1: </w:t>
      </w:r>
      <w:r w:rsidRPr="2751C735" w:rsidR="2F58B9F2">
        <w:rPr>
          <w:rFonts w:ascii="Raleway" w:hAnsi="Raleway" w:eastAsia="Raleway" w:cs="Raleway"/>
          <w:b w:val="1"/>
          <w:bCs w:val="1"/>
          <w:sz w:val="28"/>
          <w:szCs w:val="28"/>
        </w:rPr>
        <w:t>Theoretical</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Foundation</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for</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Double</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Hybridization</w:t>
      </w:r>
    </w:p>
    <w:p w:rsidR="2F58B9F2" w:rsidP="2751C735" w:rsidRDefault="2F58B9F2" w14:paraId="438E73A0" w14:textId="23F4B580">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first</w:t>
      </w:r>
      <w:r w:rsidRPr="2751C735" w:rsidR="2F58B9F2">
        <w:rPr>
          <w:rFonts w:ascii="Raleway" w:hAnsi="Raleway" w:eastAsia="Raleway" w:cs="Raleway"/>
          <w:sz w:val="24"/>
          <w:szCs w:val="24"/>
        </w:rPr>
        <w:t xml:space="preserve"> axis </w:t>
      </w:r>
      <w:r w:rsidRPr="2751C735" w:rsidR="2F58B9F2">
        <w:rPr>
          <w:rFonts w:ascii="Raleway" w:hAnsi="Raleway" w:eastAsia="Raleway" w:cs="Raleway"/>
          <w:sz w:val="24"/>
          <w:szCs w:val="24"/>
        </w:rPr>
        <w:t>focuses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establishing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interdisciplinary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theoretical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framework</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supports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use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PD/UCD </w:t>
      </w:r>
      <w:r w:rsidRPr="2751C735" w:rsidR="2F58B9F2">
        <w:rPr>
          <w:rFonts w:ascii="Raleway" w:hAnsi="Raleway" w:eastAsia="Raleway" w:cs="Raleway"/>
          <w:sz w:val="24"/>
          <w:szCs w:val="24"/>
        </w:rPr>
        <w:t>processes</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various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phases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curation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semi-automatic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generation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based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includes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analyzing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application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methodologies</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humanities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particular </w:t>
      </w:r>
      <w:r w:rsidRPr="2751C735" w:rsidR="2F58B9F2">
        <w:rPr>
          <w:rFonts w:ascii="Raleway" w:hAnsi="Raleway" w:eastAsia="Raleway" w:cs="Raleway"/>
          <w:sz w:val="24"/>
          <w:szCs w:val="24"/>
        </w:rPr>
        <w:t>attention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how</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methodologies</w:t>
      </w:r>
      <w:r w:rsidRPr="2751C735" w:rsidR="2F58B9F2">
        <w:rPr>
          <w:rFonts w:ascii="Raleway" w:hAnsi="Raleway" w:eastAsia="Raleway" w:cs="Raleway"/>
          <w:sz w:val="24"/>
          <w:szCs w:val="24"/>
        </w:rPr>
        <w:t xml:space="preserve"> can </w:t>
      </w:r>
      <w:r w:rsidRPr="2751C735" w:rsidR="2F58B9F2">
        <w:rPr>
          <w:rFonts w:ascii="Raleway" w:hAnsi="Raleway" w:eastAsia="Raleway" w:cs="Raleway"/>
          <w:sz w:val="24"/>
          <w:szCs w:val="24"/>
        </w:rPr>
        <w:t>address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epistemic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injustices</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representation</w:t>
      </w:r>
      <w:r w:rsidRPr="2751C735" w:rsidR="2F58B9F2">
        <w:rPr>
          <w:rFonts w:ascii="Raleway" w:hAnsi="Raleway" w:eastAsia="Raleway" w:cs="Raleway"/>
          <w:sz w:val="24"/>
          <w:szCs w:val="24"/>
        </w:rPr>
        <w:t>.</w:t>
      </w:r>
    </w:p>
    <w:p w:rsidR="2F58B9F2" w:rsidP="2751C735" w:rsidRDefault="2F58B9F2" w14:paraId="50EEC4A4" w14:textId="09686FE2">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theoretical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framework</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draws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from</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multiple</w:t>
      </w:r>
      <w:r w:rsidRPr="2751C735" w:rsidR="2F58B9F2">
        <w:rPr>
          <w:rFonts w:ascii="Raleway" w:hAnsi="Raleway" w:eastAsia="Raleway" w:cs="Raleway"/>
          <w:sz w:val="24"/>
          <w:szCs w:val="24"/>
        </w:rPr>
        <w:t xml:space="preserve"> disciplines, </w:t>
      </w:r>
      <w:r w:rsidRPr="2751C735" w:rsidR="2F58B9F2">
        <w:rPr>
          <w:rFonts w:ascii="Raleway" w:hAnsi="Raleway" w:eastAsia="Raleway" w:cs="Raleway"/>
          <w:sz w:val="24"/>
          <w:szCs w:val="24"/>
        </w:rPr>
        <w:t>including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science</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humanities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gender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studies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critical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It</w:t>
      </w:r>
      <w:r w:rsidRPr="2751C735" w:rsidR="2F58B9F2">
        <w:rPr>
          <w:rFonts w:ascii="Raleway" w:hAnsi="Raleway" w:eastAsia="Raleway" w:cs="Raleway"/>
          <w:sz w:val="24"/>
          <w:szCs w:val="24"/>
        </w:rPr>
        <w:t xml:space="preserve"> examines </w:t>
      </w:r>
      <w:r w:rsidRPr="2751C735" w:rsidR="2F58B9F2">
        <w:rPr>
          <w:rFonts w:ascii="Raleway" w:hAnsi="Raleway" w:eastAsia="Raleway" w:cs="Raleway"/>
          <w:sz w:val="24"/>
          <w:szCs w:val="24"/>
        </w:rPr>
        <w:t>how</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traditional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archival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practices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have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perpetuated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injustices</w:t>
      </w:r>
      <w:r w:rsidRPr="2751C735" w:rsidR="2F58B9F2">
        <w:rPr>
          <w:rFonts w:ascii="Raleway" w:hAnsi="Raleway" w:eastAsia="Raleway" w:cs="Raleway"/>
          <w:sz w:val="24"/>
          <w:szCs w:val="24"/>
        </w:rPr>
        <w:t xml:space="preserve"> and explores </w:t>
      </w:r>
      <w:r w:rsidRPr="2751C735" w:rsidR="2F58B9F2">
        <w:rPr>
          <w:rFonts w:ascii="Raleway" w:hAnsi="Raleway" w:eastAsia="Raleway" w:cs="Raleway"/>
          <w:sz w:val="24"/>
          <w:szCs w:val="24"/>
        </w:rPr>
        <w:t>how</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can </w:t>
      </w:r>
      <w:r w:rsidRPr="2751C735" w:rsidR="2F58B9F2">
        <w:rPr>
          <w:rFonts w:ascii="Raleway" w:hAnsi="Raleway" w:eastAsia="Raleway" w:cs="Raleway"/>
          <w:sz w:val="24"/>
          <w:szCs w:val="24"/>
        </w:rPr>
        <w:t>create</w:t>
      </w:r>
      <w:r w:rsidRPr="2751C735" w:rsidR="2F58B9F2">
        <w:rPr>
          <w:rFonts w:ascii="Raleway" w:hAnsi="Raleway" w:eastAsia="Raleway" w:cs="Raleway"/>
          <w:sz w:val="24"/>
          <w:szCs w:val="24"/>
        </w:rPr>
        <w:t xml:space="preserve"> more inclusive and representative digital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framework</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also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considers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ethical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implications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using</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technologies</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curation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presentation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particularly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dealing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sensitive personal data </w:t>
      </w:r>
      <w:r w:rsidRPr="2751C735" w:rsidR="2F58B9F2">
        <w:rPr>
          <w:rFonts w:ascii="Raleway" w:hAnsi="Raleway" w:eastAsia="Raleway" w:cs="Raleway"/>
          <w:sz w:val="24"/>
          <w:szCs w:val="24"/>
        </w:rPr>
        <w:t>related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and trauma.</w:t>
      </w:r>
    </w:p>
    <w:p w:rsidR="2F58B9F2" w:rsidP="2751C735" w:rsidRDefault="2F58B9F2" w14:paraId="7D2B928C" w14:textId="191B9C21">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 xml:space="preserve">Axis 2: </w:t>
      </w:r>
      <w:r w:rsidRPr="2751C735" w:rsidR="2F58B9F2">
        <w:rPr>
          <w:rFonts w:ascii="Raleway" w:hAnsi="Raleway" w:eastAsia="Raleway" w:cs="Raleway"/>
          <w:b w:val="1"/>
          <w:bCs w:val="1"/>
          <w:sz w:val="28"/>
          <w:szCs w:val="28"/>
        </w:rPr>
        <w:t>Methodological</w:t>
      </w:r>
      <w:r w:rsidRPr="2751C735" w:rsidR="2F58B9F2">
        <w:rPr>
          <w:rFonts w:ascii="Raleway" w:hAnsi="Raleway" w:eastAsia="Raleway" w:cs="Raleway"/>
          <w:b w:val="1"/>
          <w:bCs w:val="1"/>
          <w:sz w:val="28"/>
          <w:szCs w:val="28"/>
        </w:rPr>
        <w:t xml:space="preserve"> Framework </w:t>
      </w:r>
      <w:r w:rsidRPr="2751C735" w:rsidR="2F58B9F2">
        <w:rPr>
          <w:rFonts w:ascii="Raleway" w:hAnsi="Raleway" w:eastAsia="Raleway" w:cs="Raleway"/>
          <w:b w:val="1"/>
          <w:bCs w:val="1"/>
          <w:sz w:val="28"/>
          <w:szCs w:val="28"/>
        </w:rPr>
        <w:t>for</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Participatory</w:t>
      </w:r>
      <w:r w:rsidRPr="2751C735" w:rsidR="45FE8899">
        <w:rPr>
          <w:rFonts w:ascii="Raleway" w:hAnsi="Raleway" w:eastAsia="Raleway" w:cs="Raleway"/>
          <w:b w:val="1"/>
          <w:bCs w:val="1"/>
          <w:sz w:val="28"/>
          <w:szCs w:val="28"/>
        </w:rPr>
        <w:t xml:space="preserve"> Design and</w:t>
      </w:r>
      <w:r w:rsidRPr="2751C735" w:rsidR="2F58B9F2">
        <w:rPr>
          <w:rFonts w:ascii="Raleway" w:hAnsi="Raleway" w:eastAsia="Raleway" w:cs="Raleway"/>
          <w:b w:val="1"/>
          <w:bCs w:val="1"/>
          <w:sz w:val="28"/>
          <w:szCs w:val="28"/>
        </w:rPr>
        <w:t xml:space="preserve"> Co-</w:t>
      </w:r>
      <w:r w:rsidRPr="2751C735" w:rsidR="2F58B9F2">
        <w:rPr>
          <w:rFonts w:ascii="Raleway" w:hAnsi="Raleway" w:eastAsia="Raleway" w:cs="Raleway"/>
          <w:b w:val="1"/>
          <w:bCs w:val="1"/>
          <w:sz w:val="28"/>
          <w:szCs w:val="28"/>
        </w:rPr>
        <w:t>Creation</w:t>
      </w:r>
    </w:p>
    <w:p w:rsidR="2F58B9F2" w:rsidP="2751C735" w:rsidRDefault="2F58B9F2" w14:paraId="1C6231BA" w14:textId="2718F559">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second</w:t>
      </w:r>
      <w:r w:rsidRPr="2751C735" w:rsidR="2F58B9F2">
        <w:rPr>
          <w:rFonts w:ascii="Raleway" w:hAnsi="Raleway" w:eastAsia="Raleway" w:cs="Raleway"/>
          <w:sz w:val="24"/>
          <w:szCs w:val="24"/>
        </w:rPr>
        <w:t xml:space="preserve"> axis </w:t>
      </w:r>
      <w:r w:rsidRPr="2751C735" w:rsidR="2F58B9F2">
        <w:rPr>
          <w:rFonts w:ascii="Raleway" w:hAnsi="Raleway" w:eastAsia="Raleway" w:cs="Raleway"/>
          <w:sz w:val="24"/>
          <w:szCs w:val="24"/>
        </w:rPr>
        <w:t>involves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designing</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implementing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methodologies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co-creation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tailored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specific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objectives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different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project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phases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focused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specific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knowledge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related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case </w:t>
      </w:r>
      <w:r w:rsidRPr="2751C735" w:rsidR="2F58B9F2">
        <w:rPr>
          <w:rFonts w:ascii="Raleway" w:hAnsi="Raleway" w:eastAsia="Raleway" w:cs="Raleway"/>
          <w:sz w:val="24"/>
          <w:szCs w:val="24"/>
        </w:rPr>
        <w:t>study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five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databases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concerning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Francoist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Spain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include</w:t>
      </w:r>
      <w:r w:rsidRPr="2751C735" w:rsidR="2F58B9F2">
        <w:rPr>
          <w:rFonts w:ascii="Raleway" w:hAnsi="Raleway" w:eastAsia="Raleway" w:cs="Raleway"/>
          <w:sz w:val="24"/>
          <w:szCs w:val="24"/>
        </w:rPr>
        <w:t>:</w:t>
      </w:r>
    </w:p>
    <w:p w:rsidR="2F58B9F2" w:rsidP="2751C735" w:rsidRDefault="2F58B9F2" w14:paraId="2803C3DC" w14:textId="2A481C62">
      <w:pPr>
        <w:spacing w:before="240" w:beforeAutospacing="off" w:after="240" w:afterAutospacing="off"/>
      </w:pPr>
      <w:r w:rsidRPr="2751C735" w:rsidR="2F58B9F2">
        <w:rPr>
          <w:rFonts w:ascii="Raleway" w:hAnsi="Raleway" w:eastAsia="Raleway" w:cs="Raleway"/>
          <w:b w:val="1"/>
          <w:bCs w:val="1"/>
          <w:sz w:val="24"/>
          <w:szCs w:val="24"/>
        </w:rPr>
        <w:t>Researchers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Academic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historians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archivists</w:t>
      </w:r>
      <w:r w:rsidRPr="2751C735" w:rsidR="2F58B9F2">
        <w:rPr>
          <w:rFonts w:ascii="Raleway" w:hAnsi="Raleway" w:eastAsia="Raleway" w:cs="Raleway"/>
          <w:sz w:val="24"/>
          <w:szCs w:val="24"/>
        </w:rPr>
        <w:t xml:space="preserve">, and digital </w:t>
      </w:r>
      <w:r w:rsidRPr="2751C735" w:rsidR="2F58B9F2">
        <w:rPr>
          <w:rFonts w:ascii="Raleway" w:hAnsi="Raleway" w:eastAsia="Raleway" w:cs="Raleway"/>
          <w:sz w:val="24"/>
          <w:szCs w:val="24"/>
        </w:rPr>
        <w:t>humanities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scholars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have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compiled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databases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integrated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users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require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sophisticated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search</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analysis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tools</w:t>
      </w:r>
      <w:r w:rsidRPr="2751C735" w:rsidR="2F58B9F2">
        <w:rPr>
          <w:rFonts w:ascii="Raleway" w:hAnsi="Raleway" w:eastAsia="Raleway" w:cs="Raleway"/>
          <w:sz w:val="24"/>
          <w:szCs w:val="24"/>
        </w:rPr>
        <w:t xml:space="preserve">, comprehensive </w:t>
      </w:r>
      <w:r w:rsidRPr="2751C735" w:rsidR="2F58B9F2">
        <w:rPr>
          <w:rFonts w:ascii="Raleway" w:hAnsi="Raleway" w:eastAsia="Raleway" w:cs="Raleway"/>
          <w:sz w:val="24"/>
          <w:szCs w:val="24"/>
        </w:rPr>
        <w:t>metadata</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ability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trace </w:t>
      </w:r>
      <w:r w:rsidRPr="2751C735" w:rsidR="2F58B9F2">
        <w:rPr>
          <w:rFonts w:ascii="Raleway" w:hAnsi="Raleway" w:eastAsia="Raleway" w:cs="Raleway"/>
          <w:sz w:val="24"/>
          <w:szCs w:val="24"/>
        </w:rPr>
        <w:t>sources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verify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w:t>
      </w:r>
    </w:p>
    <w:p w:rsidR="2F58B9F2" w:rsidP="2751C735" w:rsidRDefault="2F58B9F2" w14:paraId="699A537D" w14:textId="2858D696">
      <w:pPr>
        <w:spacing w:before="240" w:beforeAutospacing="off" w:after="240" w:afterAutospacing="off"/>
      </w:pPr>
      <w:r w:rsidRPr="2751C735" w:rsidR="2F58B9F2">
        <w:rPr>
          <w:rFonts w:ascii="Raleway" w:hAnsi="Raleway" w:eastAsia="Raleway" w:cs="Raleway"/>
          <w:b w:val="1"/>
          <w:bCs w:val="1"/>
          <w:sz w:val="24"/>
          <w:szCs w:val="24"/>
        </w:rPr>
        <w:t>Activists</w:t>
      </w:r>
      <w:r w:rsidRPr="2751C735" w:rsidR="2F58B9F2">
        <w:rPr>
          <w:rFonts w:ascii="Raleway" w:hAnsi="Raleway" w:eastAsia="Raleway" w:cs="Raleway"/>
          <w:sz w:val="24"/>
          <w:szCs w:val="24"/>
        </w:rPr>
        <w:t xml:space="preserve">: Human </w:t>
      </w:r>
      <w:r w:rsidRPr="2751C735" w:rsidR="2F58B9F2">
        <w:rPr>
          <w:rFonts w:ascii="Raleway" w:hAnsi="Raleway" w:eastAsia="Raleway" w:cs="Raleway"/>
          <w:sz w:val="24"/>
          <w:szCs w:val="24"/>
        </w:rPr>
        <w:t>rights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activists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memory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recovery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organizations</w:t>
      </w:r>
      <w:r w:rsidRPr="2751C735" w:rsidR="2F58B9F2">
        <w:rPr>
          <w:rFonts w:ascii="Raleway" w:hAnsi="Raleway" w:eastAsia="Raleway" w:cs="Raleway"/>
          <w:sz w:val="24"/>
          <w:szCs w:val="24"/>
        </w:rPr>
        <w:t xml:space="preserve">, and social </w:t>
      </w:r>
      <w:r w:rsidRPr="2751C735" w:rsidR="2F58B9F2">
        <w:rPr>
          <w:rFonts w:ascii="Raleway" w:hAnsi="Raleway" w:eastAsia="Raleway" w:cs="Raleway"/>
          <w:sz w:val="24"/>
          <w:szCs w:val="24"/>
        </w:rPr>
        <w:t>justice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advocates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who</w:t>
      </w:r>
      <w:r w:rsidRPr="2751C735" w:rsidR="2F58B9F2">
        <w:rPr>
          <w:rFonts w:ascii="Raleway" w:hAnsi="Raleway" w:eastAsia="Raleway" w:cs="Raleway"/>
          <w:sz w:val="24"/>
          <w:szCs w:val="24"/>
        </w:rPr>
        <w:t xml:space="preserve"> use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support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contemporary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struggles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justice</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recognition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users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need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accessible</w:t>
      </w:r>
      <w:r w:rsidRPr="2751C735" w:rsidR="2F58B9F2">
        <w:rPr>
          <w:rFonts w:ascii="Raleway" w:hAnsi="Raleway" w:eastAsia="Raleway" w:cs="Raleway"/>
          <w:sz w:val="24"/>
          <w:szCs w:val="24"/>
        </w:rPr>
        <w:t xml:space="preserve"> interfaces, </w:t>
      </w:r>
      <w:r w:rsidRPr="2751C735" w:rsidR="2F58B9F2">
        <w:rPr>
          <w:rFonts w:ascii="Raleway" w:hAnsi="Raleway" w:eastAsia="Raleway" w:cs="Raleway"/>
          <w:sz w:val="24"/>
          <w:szCs w:val="24"/>
        </w:rPr>
        <w:t>clear</w:t>
      </w:r>
      <w:r w:rsidRPr="2751C735" w:rsidR="2F58B9F2">
        <w:rPr>
          <w:rFonts w:ascii="Raleway" w:hAnsi="Raleway" w:eastAsia="Raleway" w:cs="Raleway"/>
          <w:sz w:val="24"/>
          <w:szCs w:val="24"/>
        </w:rPr>
        <w:t xml:space="preserve"> narratives, and </w:t>
      </w:r>
      <w:r w:rsidRPr="2751C735" w:rsidR="2F58B9F2">
        <w:rPr>
          <w:rFonts w:ascii="Raleway" w:hAnsi="Raleway" w:eastAsia="Raleway" w:cs="Raleway"/>
          <w:sz w:val="24"/>
          <w:szCs w:val="24"/>
        </w:rPr>
        <w:t>tools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advocacy</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education</w:t>
      </w:r>
      <w:r w:rsidRPr="2751C735" w:rsidR="2F58B9F2">
        <w:rPr>
          <w:rFonts w:ascii="Raleway" w:hAnsi="Raleway" w:eastAsia="Raleway" w:cs="Raleway"/>
          <w:sz w:val="24"/>
          <w:szCs w:val="24"/>
        </w:rPr>
        <w:t>.</w:t>
      </w:r>
    </w:p>
    <w:p w:rsidR="2F58B9F2" w:rsidP="2751C735" w:rsidRDefault="2F58B9F2" w14:paraId="0F49B1AB" w14:textId="50904CBA">
      <w:pPr>
        <w:spacing w:before="240" w:beforeAutospacing="off" w:after="240" w:afterAutospacing="off"/>
      </w:pPr>
      <w:r w:rsidRPr="2751C735" w:rsidR="2F58B9F2">
        <w:rPr>
          <w:rFonts w:ascii="Raleway" w:hAnsi="Raleway" w:eastAsia="Raleway" w:cs="Raleway"/>
          <w:b w:val="1"/>
          <w:bCs w:val="1"/>
          <w:sz w:val="24"/>
          <w:szCs w:val="24"/>
        </w:rPr>
        <w:t>Family</w:t>
      </w:r>
      <w:r w:rsidRPr="2751C735" w:rsidR="2F58B9F2">
        <w:rPr>
          <w:rFonts w:ascii="Raleway" w:hAnsi="Raleway" w:eastAsia="Raleway" w:cs="Raleway"/>
          <w:b w:val="1"/>
          <w:bCs w:val="1"/>
          <w:sz w:val="24"/>
          <w:szCs w:val="24"/>
        </w:rPr>
        <w:t xml:space="preserve"> </w:t>
      </w:r>
      <w:r w:rsidRPr="2751C735" w:rsidR="2F58B9F2">
        <w:rPr>
          <w:rFonts w:ascii="Raleway" w:hAnsi="Raleway" w:eastAsia="Raleway" w:cs="Raleway"/>
          <w:b w:val="1"/>
          <w:bCs w:val="1"/>
          <w:sz w:val="24"/>
          <w:szCs w:val="24"/>
        </w:rPr>
        <w:t>Members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Descendants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victims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survivors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seek</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about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relatives and </w:t>
      </w:r>
      <w:r w:rsidRPr="2751C735" w:rsidR="2F58B9F2">
        <w:rPr>
          <w:rFonts w:ascii="Raleway" w:hAnsi="Raleway" w:eastAsia="Raleway" w:cs="Raleway"/>
          <w:sz w:val="24"/>
          <w:szCs w:val="24"/>
        </w:rPr>
        <w:t>family</w:t>
      </w:r>
      <w:r w:rsidRPr="2751C735" w:rsidR="2F58B9F2">
        <w:rPr>
          <w:rFonts w:ascii="Raleway" w:hAnsi="Raleway" w:eastAsia="Raleway" w:cs="Raleway"/>
          <w:sz w:val="24"/>
          <w:szCs w:val="24"/>
        </w:rPr>
        <w:t xml:space="preserve"> histories.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users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require</w:t>
      </w:r>
      <w:r w:rsidRPr="2751C735" w:rsidR="2F58B9F2">
        <w:rPr>
          <w:rFonts w:ascii="Raleway" w:hAnsi="Raleway" w:eastAsia="Raleway" w:cs="Raleway"/>
          <w:sz w:val="24"/>
          <w:szCs w:val="24"/>
        </w:rPr>
        <w:t xml:space="preserve"> sensitive, </w:t>
      </w:r>
      <w:r w:rsidRPr="2751C735" w:rsidR="2F58B9F2">
        <w:rPr>
          <w:rFonts w:ascii="Raleway" w:hAnsi="Raleway" w:eastAsia="Raleway" w:cs="Raleway"/>
          <w:sz w:val="24"/>
          <w:szCs w:val="24"/>
        </w:rPr>
        <w:t>respectful</w:t>
      </w:r>
      <w:r w:rsidRPr="2751C735" w:rsidR="2F58B9F2">
        <w:rPr>
          <w:rFonts w:ascii="Raleway" w:hAnsi="Raleway" w:eastAsia="Raleway" w:cs="Raleway"/>
          <w:sz w:val="24"/>
          <w:szCs w:val="24"/>
        </w:rPr>
        <w:t xml:space="preserve"> interfaces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acknowledge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emotional</w:t>
      </w:r>
      <w:r w:rsidRPr="2751C735" w:rsidR="2F58B9F2">
        <w:rPr>
          <w:rFonts w:ascii="Raleway" w:hAnsi="Raleway" w:eastAsia="Raleway" w:cs="Raleway"/>
          <w:sz w:val="24"/>
          <w:szCs w:val="24"/>
        </w:rPr>
        <w:t xml:space="preserve"> and personal </w:t>
      </w:r>
      <w:r w:rsidRPr="2751C735" w:rsidR="2F58B9F2">
        <w:rPr>
          <w:rFonts w:ascii="Raleway" w:hAnsi="Raleway" w:eastAsia="Raleway" w:cs="Raleway"/>
          <w:sz w:val="24"/>
          <w:szCs w:val="24"/>
        </w:rPr>
        <w:t>nature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searches</w:t>
      </w:r>
      <w:r w:rsidRPr="2751C735" w:rsidR="2F58B9F2">
        <w:rPr>
          <w:rFonts w:ascii="Raleway" w:hAnsi="Raleway" w:eastAsia="Raleway" w:cs="Raleway"/>
          <w:sz w:val="24"/>
          <w:szCs w:val="24"/>
        </w:rPr>
        <w:t xml:space="preserve">, as </w:t>
      </w:r>
      <w:r w:rsidRPr="2751C735" w:rsidR="2F58B9F2">
        <w:rPr>
          <w:rFonts w:ascii="Raleway" w:hAnsi="Raleway" w:eastAsia="Raleway" w:cs="Raleway"/>
          <w:sz w:val="24"/>
          <w:szCs w:val="24"/>
        </w:rPr>
        <w:t>well</w:t>
      </w:r>
      <w:r w:rsidRPr="2751C735" w:rsidR="2F58B9F2">
        <w:rPr>
          <w:rFonts w:ascii="Raleway" w:hAnsi="Raleway" w:eastAsia="Raleway" w:cs="Raleway"/>
          <w:sz w:val="24"/>
          <w:szCs w:val="24"/>
        </w:rPr>
        <w:t xml:space="preserve"> as </w:t>
      </w:r>
      <w:r w:rsidRPr="2751C735" w:rsidR="2F58B9F2">
        <w:rPr>
          <w:rFonts w:ascii="Raleway" w:hAnsi="Raleway" w:eastAsia="Raleway" w:cs="Raleway"/>
          <w:sz w:val="24"/>
          <w:szCs w:val="24"/>
        </w:rPr>
        <w:t>privacy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protections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support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traumatic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w:t>
      </w:r>
    </w:p>
    <w:p w:rsidR="2F58B9F2" w:rsidP="2751C735" w:rsidRDefault="2F58B9F2" w14:paraId="52845841" w14:textId="6C557D26">
      <w:pPr>
        <w:spacing w:before="240" w:beforeAutospacing="off" w:after="240" w:afterAutospacing="off"/>
      </w:pPr>
      <w:r w:rsidRPr="2751C735" w:rsidR="2F58B9F2">
        <w:rPr>
          <w:rFonts w:ascii="Raleway" w:hAnsi="Raleway" w:eastAsia="Raleway" w:cs="Raleway"/>
          <w:b w:val="1"/>
          <w:bCs w:val="1"/>
          <w:sz w:val="24"/>
          <w:szCs w:val="24"/>
        </w:rPr>
        <w:t xml:space="preserve">Wikipedia </w:t>
      </w:r>
      <w:r w:rsidRPr="2751C735" w:rsidR="2F58B9F2">
        <w:rPr>
          <w:rFonts w:ascii="Raleway" w:hAnsi="Raleway" w:eastAsia="Raleway" w:cs="Raleway"/>
          <w:b w:val="1"/>
          <w:bCs w:val="1"/>
          <w:sz w:val="24"/>
          <w:szCs w:val="24"/>
        </w:rPr>
        <w:t>Contributors</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volunteers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create</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maintain</w:t>
      </w:r>
      <w:r w:rsidRPr="2751C735" w:rsidR="2F58B9F2">
        <w:rPr>
          <w:rFonts w:ascii="Raleway" w:hAnsi="Raleway" w:eastAsia="Raleway" w:cs="Raleway"/>
          <w:sz w:val="24"/>
          <w:szCs w:val="24"/>
        </w:rPr>
        <w:t xml:space="preserve"> Wikipedia </w:t>
      </w:r>
      <w:r w:rsidRPr="2751C735" w:rsidR="2F58B9F2">
        <w:rPr>
          <w:rFonts w:ascii="Raleway" w:hAnsi="Raleway" w:eastAsia="Raleway" w:cs="Raleway"/>
          <w:sz w:val="24"/>
          <w:szCs w:val="24"/>
        </w:rPr>
        <w:t>entries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related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users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need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reliable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sources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clear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citation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formats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tools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collaborative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editing</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fact-checking</w:t>
      </w:r>
      <w:r w:rsidRPr="2751C735" w:rsidR="2F58B9F2">
        <w:rPr>
          <w:rFonts w:ascii="Raleway" w:hAnsi="Raleway" w:eastAsia="Raleway" w:cs="Raleway"/>
          <w:sz w:val="24"/>
          <w:szCs w:val="24"/>
        </w:rPr>
        <w:t>.</w:t>
      </w:r>
    </w:p>
    <w:p w:rsidR="2F58B9F2" w:rsidP="2751C735" w:rsidRDefault="2F58B9F2" w14:paraId="177CE8CC" w14:textId="4C2EBEFF">
      <w:pPr>
        <w:spacing w:before="240" w:beforeAutospacing="off" w:after="240" w:afterAutospacing="off"/>
      </w:pPr>
      <w:r w:rsidRPr="2751C735" w:rsidR="2F58B9F2">
        <w:rPr>
          <w:rFonts w:ascii="Raleway" w:hAnsi="Raleway" w:eastAsia="Raleway" w:cs="Raleway"/>
          <w:b w:val="1"/>
          <w:bCs w:val="1"/>
          <w:sz w:val="24"/>
          <w:szCs w:val="24"/>
        </w:rPr>
        <w:t xml:space="preserve">Software </w:t>
      </w:r>
      <w:r w:rsidRPr="2751C735" w:rsidR="2F58B9F2">
        <w:rPr>
          <w:rFonts w:ascii="Raleway" w:hAnsi="Raleway" w:eastAsia="Raleway" w:cs="Raleway"/>
          <w:b w:val="1"/>
          <w:bCs w:val="1"/>
          <w:sz w:val="24"/>
          <w:szCs w:val="24"/>
        </w:rPr>
        <w:t>Developers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Technical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professionals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involved</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creating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neuro-</w:t>
      </w:r>
      <w:r w:rsidRPr="2751C735" w:rsidR="2F58B9F2">
        <w:rPr>
          <w:rFonts w:ascii="Raleway" w:hAnsi="Raleway" w:eastAsia="Raleway" w:cs="Raleway"/>
          <w:sz w:val="24"/>
          <w:szCs w:val="24"/>
        </w:rPr>
        <w:t>symbolic</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architectures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users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require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detailed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documentation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testing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frameworks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tools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maintaining</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improving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w:t>
      </w:r>
    </w:p>
    <w:p w:rsidR="2F58B9F2" w:rsidP="2751C735" w:rsidRDefault="2F58B9F2" w14:paraId="4B91B923" w14:textId="6E9475EC">
      <w:pPr>
        <w:spacing w:before="240" w:beforeAutospacing="off" w:after="240" w:afterAutospacing="off"/>
      </w:pPr>
      <w:r w:rsidRPr="2751C735" w:rsidR="2F58B9F2">
        <w:rPr>
          <w:rFonts w:ascii="Raleway" w:hAnsi="Raleway" w:eastAsia="Raleway" w:cs="Raleway"/>
          <w:sz w:val="24"/>
          <w:szCs w:val="24"/>
        </w:rPr>
        <w:t>Each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user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has </w:t>
      </w:r>
      <w:r w:rsidRPr="2751C735" w:rsidR="2F58B9F2">
        <w:rPr>
          <w:rFonts w:ascii="Raleway" w:hAnsi="Raleway" w:eastAsia="Raleway" w:cs="Raleway"/>
          <w:sz w:val="24"/>
          <w:szCs w:val="24"/>
        </w:rPr>
        <w:t>distinct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needs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expectations</w:t>
      </w:r>
      <w:r w:rsidRPr="2751C735" w:rsidR="2F58B9F2">
        <w:rPr>
          <w:rFonts w:ascii="Raleway" w:hAnsi="Raleway" w:eastAsia="Raleway" w:cs="Raleway"/>
          <w:sz w:val="24"/>
          <w:szCs w:val="24"/>
        </w:rPr>
        <w:t xml:space="preserve">, and use cases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must</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carefully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considered</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methodology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involves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engaging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through</w:t>
      </w:r>
      <w:r w:rsidRPr="2751C735" w:rsidR="2F58B9F2">
        <w:rPr>
          <w:rFonts w:ascii="Raleway" w:hAnsi="Raleway" w:eastAsia="Raleway" w:cs="Raleway"/>
          <w:sz w:val="24"/>
          <w:szCs w:val="24"/>
        </w:rPr>
        <w:t xml:space="preserve"> interviews, workshops, </w:t>
      </w:r>
      <w:r w:rsidRPr="2751C735" w:rsidR="2F58B9F2">
        <w:rPr>
          <w:rFonts w:ascii="Raleway" w:hAnsi="Raleway" w:eastAsia="Raleway" w:cs="Raleway"/>
          <w:sz w:val="24"/>
          <w:szCs w:val="24"/>
        </w:rPr>
        <w:t>co-creation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sessions</w:t>
      </w:r>
      <w:r w:rsidRPr="2751C735" w:rsidR="2F58B9F2">
        <w:rPr>
          <w:rFonts w:ascii="Raleway" w:hAnsi="Raleway" w:eastAsia="Raleway" w:cs="Raleway"/>
          <w:sz w:val="24"/>
          <w:szCs w:val="24"/>
        </w:rPr>
        <w:t xml:space="preserve">, and iterative </w:t>
      </w:r>
      <w:r w:rsidRPr="2751C735" w:rsidR="2F58B9F2">
        <w:rPr>
          <w:rFonts w:ascii="Raleway" w:hAnsi="Raleway" w:eastAsia="Raleway" w:cs="Raleway"/>
          <w:sz w:val="24"/>
          <w:szCs w:val="24"/>
        </w:rPr>
        <w:t>testing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ensure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resulting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truly</w:t>
      </w:r>
      <w:r w:rsidRPr="2751C735" w:rsidR="2F58B9F2">
        <w:rPr>
          <w:rFonts w:ascii="Raleway" w:hAnsi="Raleway" w:eastAsia="Raleway" w:cs="Raleway"/>
          <w:sz w:val="24"/>
          <w:szCs w:val="24"/>
        </w:rPr>
        <w:t xml:space="preserve"> serve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needs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reflect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perspectives</w:t>
      </w:r>
      <w:r w:rsidRPr="2751C735" w:rsidR="2F58B9F2">
        <w:rPr>
          <w:rFonts w:ascii="Raleway" w:hAnsi="Raleway" w:eastAsia="Raleway" w:cs="Raleway"/>
          <w:sz w:val="24"/>
          <w:szCs w:val="24"/>
        </w:rPr>
        <w:t>.</w:t>
      </w:r>
    </w:p>
    <w:p w:rsidR="2F58B9F2" w:rsidP="2751C735" w:rsidRDefault="2F58B9F2" w14:paraId="5B63ABCB" w14:textId="7D12ED34">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 xml:space="preserve">Axis 3: </w:t>
      </w:r>
      <w:r w:rsidRPr="2751C735" w:rsidR="2F58B9F2">
        <w:rPr>
          <w:rFonts w:ascii="Raleway" w:hAnsi="Raleway" w:eastAsia="Raleway" w:cs="Raleway"/>
          <w:b w:val="1"/>
          <w:bCs w:val="1"/>
          <w:sz w:val="28"/>
          <w:szCs w:val="28"/>
        </w:rPr>
        <w:t>Evaluation</w:t>
      </w:r>
      <w:r w:rsidRPr="2751C735" w:rsidR="2F58B9F2">
        <w:rPr>
          <w:rFonts w:ascii="Raleway" w:hAnsi="Raleway" w:eastAsia="Raleway" w:cs="Raleway"/>
          <w:b w:val="1"/>
          <w:bCs w:val="1"/>
          <w:sz w:val="28"/>
          <w:szCs w:val="28"/>
        </w:rPr>
        <w:t xml:space="preserve"> Tools </w:t>
      </w:r>
      <w:r w:rsidRPr="2751C735" w:rsidR="2F58B9F2">
        <w:rPr>
          <w:rFonts w:ascii="Raleway" w:hAnsi="Raleway" w:eastAsia="Raleway" w:cs="Raleway"/>
          <w:b w:val="1"/>
          <w:bCs w:val="1"/>
          <w:sz w:val="28"/>
          <w:szCs w:val="28"/>
        </w:rPr>
        <w:t>for</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Participatory</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Design</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Processes</w:t>
      </w:r>
    </w:p>
    <w:p w:rsidR="2F58B9F2" w:rsidP="2751C735" w:rsidRDefault="2F58B9F2" w14:paraId="26F4D54F" w14:textId="1C688F4D">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third</w:t>
      </w:r>
      <w:r w:rsidRPr="2751C735" w:rsidR="2F58B9F2">
        <w:rPr>
          <w:rFonts w:ascii="Raleway" w:hAnsi="Raleway" w:eastAsia="Raleway" w:cs="Raleway"/>
          <w:sz w:val="24"/>
          <w:szCs w:val="24"/>
        </w:rPr>
        <w:t xml:space="preserve"> axis </w:t>
      </w:r>
      <w:r w:rsidRPr="2751C735" w:rsidR="2F58B9F2">
        <w:rPr>
          <w:rFonts w:ascii="Raleway" w:hAnsi="Raleway" w:eastAsia="Raleway" w:cs="Raleway"/>
          <w:sz w:val="24"/>
          <w:szCs w:val="24"/>
        </w:rPr>
        <w:t>focuses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developing</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applying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evaluation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tools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co-creation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contributions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exercises</w:t>
      </w:r>
      <w:r w:rsidRPr="2751C735" w:rsidR="2F58B9F2">
        <w:rPr>
          <w:rFonts w:ascii="Raleway" w:hAnsi="Raleway" w:eastAsia="Raleway" w:cs="Raleway"/>
          <w:sz w:val="24"/>
          <w:szCs w:val="24"/>
        </w:rPr>
        <w:t xml:space="preserve"> produce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development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semi-automatic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generation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curation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technologies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evaluation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framework</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considers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criteria</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epistemic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justice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interpretability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both</w:t>
      </w:r>
      <w:r w:rsidRPr="2751C735" w:rsidR="2F58B9F2">
        <w:rPr>
          <w:rFonts w:ascii="Raleway" w:hAnsi="Raleway" w:eastAsia="Raleway" w:cs="Raleway"/>
          <w:sz w:val="24"/>
          <w:szCs w:val="24"/>
        </w:rPr>
        <w:t xml:space="preserve"> human and machine </w:t>
      </w:r>
      <w:r w:rsidRPr="2751C735" w:rsidR="2F58B9F2">
        <w:rPr>
          <w:rFonts w:ascii="Raleway" w:hAnsi="Raleway" w:eastAsia="Raleway" w:cs="Raleway"/>
          <w:sz w:val="24"/>
          <w:szCs w:val="24"/>
        </w:rPr>
        <w:t>learning</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usage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ethical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support</w:t>
      </w:r>
      <w:r w:rsidRPr="2751C735" w:rsidR="2F58B9F2">
        <w:rPr>
          <w:rFonts w:ascii="Raleway" w:hAnsi="Raleway" w:eastAsia="Raleway" w:cs="Raleway"/>
          <w:sz w:val="24"/>
          <w:szCs w:val="24"/>
        </w:rPr>
        <w:t xml:space="preserve"> and social </w:t>
      </w:r>
      <w:r w:rsidRPr="2751C735" w:rsidR="2F58B9F2">
        <w:rPr>
          <w:rFonts w:ascii="Raleway" w:hAnsi="Raleway" w:eastAsia="Raleway" w:cs="Raleway"/>
          <w:sz w:val="24"/>
          <w:szCs w:val="24"/>
        </w:rPr>
        <w:t>responsibility</w:t>
      </w:r>
      <w:r w:rsidRPr="2751C735" w:rsidR="2F58B9F2">
        <w:rPr>
          <w:rFonts w:ascii="Raleway" w:hAnsi="Raleway" w:eastAsia="Raleway" w:cs="Raleway"/>
          <w:sz w:val="24"/>
          <w:szCs w:val="24"/>
        </w:rPr>
        <w:t>.</w:t>
      </w:r>
    </w:p>
    <w:p w:rsidR="2F58B9F2" w:rsidP="2751C735" w:rsidRDefault="2F58B9F2" w14:paraId="3A89A7EB" w14:textId="452F5A1F">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evaluation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includes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both</w:t>
      </w:r>
      <w:r w:rsidRPr="2751C735" w:rsidR="2F58B9F2">
        <w:rPr>
          <w:rFonts w:ascii="Raleway" w:hAnsi="Raleway" w:eastAsia="Raleway" w:cs="Raleway"/>
          <w:sz w:val="24"/>
          <w:szCs w:val="24"/>
        </w:rPr>
        <w:t xml:space="preserve"> formative and </w:t>
      </w:r>
      <w:r w:rsidRPr="2751C735" w:rsidR="2F58B9F2">
        <w:rPr>
          <w:rFonts w:ascii="Raleway" w:hAnsi="Raleway" w:eastAsia="Raleway" w:cs="Raleway"/>
          <w:sz w:val="24"/>
          <w:szCs w:val="24"/>
        </w:rPr>
        <w:t>summative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assessments</w:t>
      </w:r>
      <w:r w:rsidRPr="2751C735" w:rsidR="2F58B9F2">
        <w:rPr>
          <w:rFonts w:ascii="Raleway" w:hAnsi="Raleway" w:eastAsia="Raleway" w:cs="Raleway"/>
          <w:sz w:val="24"/>
          <w:szCs w:val="24"/>
        </w:rPr>
        <w:t xml:space="preserve">. Formative </w:t>
      </w:r>
      <w:r w:rsidRPr="2751C735" w:rsidR="2F58B9F2">
        <w:rPr>
          <w:rFonts w:ascii="Raleway" w:hAnsi="Raleway" w:eastAsia="Raleway" w:cs="Raleway"/>
          <w:sz w:val="24"/>
          <w:szCs w:val="24"/>
        </w:rPr>
        <w:t>evaluations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occur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throughout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development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providing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continuous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feedback</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can </w:t>
      </w:r>
      <w:r w:rsidRPr="2751C735" w:rsidR="2F58B9F2">
        <w:rPr>
          <w:rFonts w:ascii="Raleway" w:hAnsi="Raleway" w:eastAsia="Raleway" w:cs="Raleway"/>
          <w:sz w:val="24"/>
          <w:szCs w:val="24"/>
        </w:rPr>
        <w:t>inform</w:t>
      </w:r>
      <w:r w:rsidRPr="2751C735" w:rsidR="2F58B9F2">
        <w:rPr>
          <w:rFonts w:ascii="Raleway" w:hAnsi="Raleway" w:eastAsia="Raleway" w:cs="Raleway"/>
          <w:sz w:val="24"/>
          <w:szCs w:val="24"/>
        </w:rPr>
        <w:t xml:space="preserve"> iterative </w:t>
      </w:r>
      <w:r w:rsidRPr="2751C735" w:rsidR="2F58B9F2">
        <w:rPr>
          <w:rFonts w:ascii="Raleway" w:hAnsi="Raleway" w:eastAsia="Raleway" w:cs="Raleway"/>
          <w:sz w:val="24"/>
          <w:szCs w:val="24"/>
        </w:rPr>
        <w:t>improvements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Summative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evaluations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assess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final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against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established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criteria</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usability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accessibility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representational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accuracy</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epistemic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justice</w:t>
      </w:r>
      <w:r w:rsidRPr="2751C735" w:rsidR="2F58B9F2">
        <w:rPr>
          <w:rFonts w:ascii="Raleway" w:hAnsi="Raleway" w:eastAsia="Raleway" w:cs="Raleway"/>
          <w:sz w:val="24"/>
          <w:szCs w:val="24"/>
        </w:rPr>
        <w:t>.</w:t>
      </w:r>
    </w:p>
    <w:p w:rsidR="2F58B9F2" w:rsidP="2751C735" w:rsidRDefault="2F58B9F2" w14:paraId="1AAB9C22" w14:textId="13DA3C40">
      <w:pPr>
        <w:spacing w:before="240" w:beforeAutospacing="off" w:after="240" w:afterAutospacing="off"/>
      </w:pPr>
      <w:r w:rsidRPr="2751C735" w:rsidR="2F58B9F2">
        <w:rPr>
          <w:rFonts w:ascii="Raleway" w:hAnsi="Raleway" w:eastAsia="Raleway" w:cs="Raleway"/>
          <w:sz w:val="24"/>
          <w:szCs w:val="24"/>
        </w:rPr>
        <w:t xml:space="preserve">Key </w:t>
      </w:r>
      <w:r w:rsidRPr="2751C735" w:rsidR="2F58B9F2">
        <w:rPr>
          <w:rFonts w:ascii="Raleway" w:hAnsi="Raleway" w:eastAsia="Raleway" w:cs="Raleway"/>
          <w:sz w:val="24"/>
          <w:szCs w:val="24"/>
        </w:rPr>
        <w:t>evaluation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criteria</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include</w:t>
      </w:r>
      <w:r w:rsidRPr="2751C735" w:rsidR="2F58B9F2">
        <w:rPr>
          <w:rFonts w:ascii="Raleway" w:hAnsi="Raleway" w:eastAsia="Raleway" w:cs="Raleway"/>
          <w:sz w:val="24"/>
          <w:szCs w:val="24"/>
        </w:rPr>
        <w:t>:</w:t>
      </w:r>
    </w:p>
    <w:p w:rsidR="2F58B9F2" w:rsidP="2751C735" w:rsidRDefault="2F58B9F2" w14:paraId="445884E7" w14:textId="5E04D7D2">
      <w:pPr>
        <w:pStyle w:val="ListParagraph"/>
        <w:numPr>
          <w:ilvl w:val="0"/>
          <w:numId w:val="1"/>
        </w:numPr>
        <w:spacing w:before="0" w:beforeAutospacing="off" w:after="0" w:afterAutospacing="off"/>
        <w:rPr>
          <w:del w:author="ELENA GÓMEZ RICO" w:date="2025-10-08T14:16:25.833Z" w16du:dateUtc="2025-10-08T14:16:25.833Z" w:id="849535114"/>
          <w:rFonts w:ascii="Raleway" w:hAnsi="Raleway" w:eastAsia="Raleway" w:cs="Raleway"/>
          <w:sz w:val="24"/>
          <w:szCs w:val="24"/>
        </w:rPr>
      </w:pPr>
      <w:del w:author="ELENA GÓMEZ RICO" w:date="2025-10-08T14:16:25.834Z" w:id="690082536">
        <w:r w:rsidRPr="2751C735" w:rsidDel="2F58B9F2">
          <w:rPr>
            <w:rFonts w:ascii="Raleway" w:hAnsi="Raleway" w:eastAsia="Raleway" w:cs="Raleway"/>
            <w:b w:val="1"/>
            <w:bCs w:val="1"/>
            <w:sz w:val="24"/>
            <w:szCs w:val="24"/>
          </w:rPr>
          <w:delText>Representational</w:delText>
        </w:r>
        <w:r w:rsidRPr="2751C735" w:rsidDel="2F58B9F2">
          <w:rPr>
            <w:rFonts w:ascii="Raleway" w:hAnsi="Raleway" w:eastAsia="Raleway" w:cs="Raleway"/>
            <w:b w:val="1"/>
            <w:bCs w:val="1"/>
            <w:sz w:val="24"/>
            <w:szCs w:val="24"/>
          </w:rPr>
          <w:delText xml:space="preserve"> </w:delText>
        </w:r>
        <w:r w:rsidRPr="2751C735" w:rsidDel="2F58B9F2">
          <w:rPr>
            <w:rFonts w:ascii="Raleway" w:hAnsi="Raleway" w:eastAsia="Raleway" w:cs="Raleway"/>
            <w:b w:val="1"/>
            <w:bCs w:val="1"/>
            <w:sz w:val="24"/>
            <w:szCs w:val="24"/>
          </w:rPr>
          <w:delText>Accuracy</w:delText>
        </w:r>
        <w:r w:rsidRPr="2751C735" w:rsidDel="2F58B9F2">
          <w:rPr>
            <w:rFonts w:ascii="Raleway" w:hAnsi="Raleway" w:eastAsia="Raleway" w:cs="Raleway"/>
            <w:sz w:val="24"/>
            <w:szCs w:val="24"/>
          </w:rPr>
          <w:delText xml:space="preserve">: Do </w:delText>
        </w:r>
        <w:r w:rsidRPr="2751C735" w:rsidDel="2F58B9F2">
          <w:rPr>
            <w:rFonts w:ascii="Raleway" w:hAnsi="Raleway" w:eastAsia="Raleway" w:cs="Raleway"/>
            <w:sz w:val="24"/>
            <w:szCs w:val="24"/>
          </w:rPr>
          <w:delText>the</w:delText>
        </w:r>
        <w:r w:rsidRPr="2751C735" w:rsidDel="2F58B9F2">
          <w:rPr>
            <w:rFonts w:ascii="Raleway" w:hAnsi="Raleway" w:eastAsia="Raleway" w:cs="Raleway"/>
            <w:sz w:val="24"/>
            <w:szCs w:val="24"/>
          </w:rPr>
          <w:delText xml:space="preserve"> digital archives </w:delText>
        </w:r>
        <w:r w:rsidRPr="2751C735" w:rsidDel="2F58B9F2">
          <w:rPr>
            <w:rFonts w:ascii="Raleway" w:hAnsi="Raleway" w:eastAsia="Raleway" w:cs="Raleway"/>
            <w:sz w:val="24"/>
            <w:szCs w:val="24"/>
          </w:rPr>
          <w:delText>accurately</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represent</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the</w:delText>
        </w:r>
        <w:r w:rsidRPr="2751C735" w:rsidDel="2F58B9F2">
          <w:rPr>
            <w:rFonts w:ascii="Raleway" w:hAnsi="Raleway" w:eastAsia="Raleway" w:cs="Raleway"/>
            <w:sz w:val="24"/>
            <w:szCs w:val="24"/>
          </w:rPr>
          <w:delText xml:space="preserve"> diverse </w:delText>
        </w:r>
        <w:r w:rsidRPr="2751C735" w:rsidDel="2F58B9F2">
          <w:rPr>
            <w:rFonts w:ascii="Raleway" w:hAnsi="Raleway" w:eastAsia="Raleway" w:cs="Raleway"/>
            <w:sz w:val="24"/>
            <w:szCs w:val="24"/>
          </w:rPr>
          <w:delText>experiences</w:delText>
        </w:r>
        <w:r w:rsidRPr="2751C735" w:rsidDel="2F58B9F2">
          <w:rPr>
            <w:rFonts w:ascii="Raleway" w:hAnsi="Raleway" w:eastAsia="Raleway" w:cs="Raleway"/>
            <w:sz w:val="24"/>
            <w:szCs w:val="24"/>
          </w:rPr>
          <w:delText xml:space="preserve"> and </w:delText>
        </w:r>
        <w:r w:rsidRPr="2751C735" w:rsidDel="2F58B9F2">
          <w:rPr>
            <w:rFonts w:ascii="Raleway" w:hAnsi="Raleway" w:eastAsia="Raleway" w:cs="Raleway"/>
            <w:sz w:val="24"/>
            <w:szCs w:val="24"/>
          </w:rPr>
          <w:delText>perspectives</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of</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those</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affected</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by</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Francoist</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repression</w:delText>
        </w:r>
        <w:r w:rsidRPr="2751C735" w:rsidDel="2F58B9F2">
          <w:rPr>
            <w:rFonts w:ascii="Raleway" w:hAnsi="Raleway" w:eastAsia="Raleway" w:cs="Raleway"/>
            <w:sz w:val="24"/>
            <w:szCs w:val="24"/>
          </w:rPr>
          <w:delText>?</w:delText>
        </w:r>
      </w:del>
    </w:p>
    <w:p w:rsidR="2F58B9F2" w:rsidP="2751C735" w:rsidRDefault="2F58B9F2" w14:paraId="57D674EF" w14:textId="174E6DC6">
      <w:pPr>
        <w:pStyle w:val="ListParagraph"/>
        <w:numPr>
          <w:ilvl w:val="0"/>
          <w:numId w:val="1"/>
        </w:numPr>
        <w:spacing w:before="0" w:beforeAutospacing="off" w:after="0" w:afterAutospacing="off"/>
        <w:rPr>
          <w:del w:author="ELENA GÓMEZ RICO" w:date="2025-10-08T14:16:25.833Z" w16du:dateUtc="2025-10-08T14:16:25.833Z" w:id="498362990"/>
          <w:rFonts w:ascii="Raleway" w:hAnsi="Raleway" w:eastAsia="Raleway" w:cs="Raleway"/>
          <w:sz w:val="24"/>
          <w:szCs w:val="24"/>
        </w:rPr>
      </w:pPr>
      <w:del w:author="ELENA GÓMEZ RICO" w:date="2025-10-08T14:16:25.833Z" w:id="1117579610">
        <w:r w:rsidRPr="2751C735" w:rsidDel="2F58B9F2">
          <w:rPr>
            <w:rFonts w:ascii="Raleway" w:hAnsi="Raleway" w:eastAsia="Raleway" w:cs="Raleway"/>
            <w:b w:val="1"/>
            <w:bCs w:val="1"/>
            <w:sz w:val="24"/>
            <w:szCs w:val="24"/>
          </w:rPr>
          <w:delText>Accessibility</w:delText>
        </w:r>
        <w:r w:rsidRPr="2751C735" w:rsidDel="2F58B9F2">
          <w:rPr>
            <w:rFonts w:ascii="Raleway" w:hAnsi="Raleway" w:eastAsia="Raleway" w:cs="Raleway"/>
            <w:sz w:val="24"/>
            <w:szCs w:val="24"/>
          </w:rPr>
          <w:delText xml:space="preserve">: Are </w:delText>
        </w:r>
        <w:r w:rsidRPr="2751C735" w:rsidDel="2F58B9F2">
          <w:rPr>
            <w:rFonts w:ascii="Raleway" w:hAnsi="Raleway" w:eastAsia="Raleway" w:cs="Raleway"/>
            <w:sz w:val="24"/>
            <w:szCs w:val="24"/>
          </w:rPr>
          <w:delText>the</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systems</w:delText>
        </w:r>
        <w:r w:rsidRPr="2751C735" w:rsidDel="2F58B9F2">
          <w:rPr>
            <w:rFonts w:ascii="Raleway" w:hAnsi="Raleway" w:eastAsia="Raleway" w:cs="Raleway"/>
            <w:sz w:val="24"/>
            <w:szCs w:val="24"/>
          </w:rPr>
          <w:delText xml:space="preserve"> usable </w:delText>
        </w:r>
        <w:r w:rsidRPr="2751C735" w:rsidDel="2F58B9F2">
          <w:rPr>
            <w:rFonts w:ascii="Raleway" w:hAnsi="Raleway" w:eastAsia="Raleway" w:cs="Raleway"/>
            <w:sz w:val="24"/>
            <w:szCs w:val="24"/>
          </w:rPr>
          <w:delText>by</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individuals</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with</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different</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technical</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skills</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languages</w:delText>
        </w:r>
        <w:r w:rsidRPr="2751C735" w:rsidDel="2F58B9F2">
          <w:rPr>
            <w:rFonts w:ascii="Raleway" w:hAnsi="Raleway" w:eastAsia="Raleway" w:cs="Raleway"/>
            <w:sz w:val="24"/>
            <w:szCs w:val="24"/>
          </w:rPr>
          <w:delText xml:space="preserve">, and </w:delText>
        </w:r>
        <w:r w:rsidRPr="2751C735" w:rsidDel="2F58B9F2">
          <w:rPr>
            <w:rFonts w:ascii="Raleway" w:hAnsi="Raleway" w:eastAsia="Raleway" w:cs="Raleway"/>
            <w:sz w:val="24"/>
            <w:szCs w:val="24"/>
          </w:rPr>
          <w:delText>abilities</w:delText>
        </w:r>
        <w:r w:rsidRPr="2751C735" w:rsidDel="2F58B9F2">
          <w:rPr>
            <w:rFonts w:ascii="Raleway" w:hAnsi="Raleway" w:eastAsia="Raleway" w:cs="Raleway"/>
            <w:sz w:val="24"/>
            <w:szCs w:val="24"/>
          </w:rPr>
          <w:delText>?</w:delText>
        </w:r>
      </w:del>
    </w:p>
    <w:p w:rsidR="2F58B9F2" w:rsidP="2751C735" w:rsidRDefault="2F58B9F2" w14:paraId="5E003DB1" w14:textId="69C2A306">
      <w:pPr>
        <w:pStyle w:val="ListParagraph"/>
        <w:numPr>
          <w:ilvl w:val="0"/>
          <w:numId w:val="1"/>
        </w:numPr>
        <w:spacing w:before="0" w:beforeAutospacing="off" w:after="0" w:afterAutospacing="off"/>
        <w:rPr>
          <w:del w:author="ELENA GÓMEZ RICO" w:date="2025-10-08T14:16:25.832Z" w16du:dateUtc="2025-10-08T14:16:25.832Z" w:id="1825623115"/>
          <w:rFonts w:ascii="Raleway" w:hAnsi="Raleway" w:eastAsia="Raleway" w:cs="Raleway"/>
          <w:sz w:val="24"/>
          <w:szCs w:val="24"/>
        </w:rPr>
      </w:pPr>
      <w:del w:author="ELENA GÓMEZ RICO" w:date="2025-10-08T14:16:25.833Z" w:id="86520461">
        <w:r w:rsidRPr="2751C735" w:rsidDel="2F58B9F2">
          <w:rPr>
            <w:rFonts w:ascii="Raleway" w:hAnsi="Raleway" w:eastAsia="Raleway" w:cs="Raleway"/>
            <w:b w:val="1"/>
            <w:bCs w:val="1"/>
            <w:sz w:val="24"/>
            <w:szCs w:val="24"/>
          </w:rPr>
          <w:delText>Epistemic</w:delText>
        </w:r>
        <w:r w:rsidRPr="2751C735" w:rsidDel="2F58B9F2">
          <w:rPr>
            <w:rFonts w:ascii="Raleway" w:hAnsi="Raleway" w:eastAsia="Raleway" w:cs="Raleway"/>
            <w:b w:val="1"/>
            <w:bCs w:val="1"/>
            <w:sz w:val="24"/>
            <w:szCs w:val="24"/>
          </w:rPr>
          <w:delText xml:space="preserve"> </w:delText>
        </w:r>
        <w:r w:rsidRPr="2751C735" w:rsidDel="2F58B9F2">
          <w:rPr>
            <w:rFonts w:ascii="Raleway" w:hAnsi="Raleway" w:eastAsia="Raleway" w:cs="Raleway"/>
            <w:b w:val="1"/>
            <w:bCs w:val="1"/>
            <w:sz w:val="24"/>
            <w:szCs w:val="24"/>
          </w:rPr>
          <w:delText>Justice</w:delText>
        </w:r>
        <w:r w:rsidRPr="2751C735" w:rsidDel="2F58B9F2">
          <w:rPr>
            <w:rFonts w:ascii="Raleway" w:hAnsi="Raleway" w:eastAsia="Raleway" w:cs="Raleway"/>
            <w:sz w:val="24"/>
            <w:szCs w:val="24"/>
          </w:rPr>
          <w:delText xml:space="preserve">: Do </w:delText>
        </w:r>
        <w:r w:rsidRPr="2751C735" w:rsidDel="2F58B9F2">
          <w:rPr>
            <w:rFonts w:ascii="Raleway" w:hAnsi="Raleway" w:eastAsia="Raleway" w:cs="Raleway"/>
            <w:sz w:val="24"/>
            <w:szCs w:val="24"/>
          </w:rPr>
          <w:delText>the</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systems</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promote</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rather</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than</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perpetuate</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historical</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injustices</w:delText>
        </w:r>
        <w:r w:rsidRPr="2751C735" w:rsidDel="2F58B9F2">
          <w:rPr>
            <w:rFonts w:ascii="Raleway" w:hAnsi="Raleway" w:eastAsia="Raleway" w:cs="Raleway"/>
            <w:sz w:val="24"/>
            <w:szCs w:val="24"/>
          </w:rPr>
          <w:delText>?</w:delText>
        </w:r>
      </w:del>
    </w:p>
    <w:p w:rsidR="2F58B9F2" w:rsidP="2751C735" w:rsidRDefault="2F58B9F2" w14:paraId="1689B6F5" w14:textId="455D46EB">
      <w:pPr>
        <w:pStyle w:val="ListParagraph"/>
        <w:numPr>
          <w:ilvl w:val="0"/>
          <w:numId w:val="1"/>
        </w:numPr>
        <w:spacing w:before="0" w:beforeAutospacing="off" w:after="0" w:afterAutospacing="off"/>
        <w:rPr>
          <w:del w:author="ELENA GÓMEZ RICO" w:date="2025-10-08T14:16:25.832Z" w16du:dateUtc="2025-10-08T14:16:25.832Z" w:id="1796259506"/>
          <w:rFonts w:ascii="Raleway" w:hAnsi="Raleway" w:eastAsia="Raleway" w:cs="Raleway"/>
          <w:sz w:val="24"/>
          <w:szCs w:val="24"/>
        </w:rPr>
      </w:pPr>
      <w:del w:author="ELENA GÓMEZ RICO" w:date="2025-10-08T14:16:25.832Z" w:id="1019055790">
        <w:r w:rsidRPr="2751C735" w:rsidDel="2F58B9F2">
          <w:rPr>
            <w:rFonts w:ascii="Raleway" w:hAnsi="Raleway" w:eastAsia="Raleway" w:cs="Raleway"/>
            <w:b w:val="1"/>
            <w:bCs w:val="1"/>
            <w:sz w:val="24"/>
            <w:szCs w:val="24"/>
          </w:rPr>
          <w:delText>Explainability</w:delText>
        </w:r>
        <w:r w:rsidRPr="2751C735" w:rsidDel="2F58B9F2">
          <w:rPr>
            <w:rFonts w:ascii="Raleway" w:hAnsi="Raleway" w:eastAsia="Raleway" w:cs="Raleway"/>
            <w:sz w:val="24"/>
            <w:szCs w:val="24"/>
          </w:rPr>
          <w:delText xml:space="preserve">: Can </w:delText>
        </w:r>
        <w:r w:rsidRPr="2751C735" w:rsidDel="2F58B9F2">
          <w:rPr>
            <w:rFonts w:ascii="Raleway" w:hAnsi="Raleway" w:eastAsia="Raleway" w:cs="Raleway"/>
            <w:sz w:val="24"/>
            <w:szCs w:val="24"/>
          </w:rPr>
          <w:delText>users</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understand</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how</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the</w:delText>
        </w:r>
        <w:r w:rsidRPr="2751C735" w:rsidDel="2F58B9F2">
          <w:rPr>
            <w:rFonts w:ascii="Raleway" w:hAnsi="Raleway" w:eastAsia="Raleway" w:cs="Raleway"/>
            <w:sz w:val="24"/>
            <w:szCs w:val="24"/>
          </w:rPr>
          <w:delText xml:space="preserve"> AI </w:delText>
        </w:r>
        <w:r w:rsidRPr="2751C735" w:rsidDel="2F58B9F2">
          <w:rPr>
            <w:rFonts w:ascii="Raleway" w:hAnsi="Raleway" w:eastAsia="Raleway" w:cs="Raleway"/>
            <w:sz w:val="24"/>
            <w:szCs w:val="24"/>
          </w:rPr>
          <w:delText>systems</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make</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decisions</w:delText>
        </w:r>
        <w:r w:rsidRPr="2751C735" w:rsidDel="2F58B9F2">
          <w:rPr>
            <w:rFonts w:ascii="Raleway" w:hAnsi="Raleway" w:eastAsia="Raleway" w:cs="Raleway"/>
            <w:sz w:val="24"/>
            <w:szCs w:val="24"/>
          </w:rPr>
          <w:delText xml:space="preserve"> and </w:delText>
        </w:r>
        <w:r w:rsidRPr="2751C735" w:rsidDel="2F58B9F2">
          <w:rPr>
            <w:rFonts w:ascii="Raleway" w:hAnsi="Raleway" w:eastAsia="Raleway" w:cs="Raleway"/>
            <w:sz w:val="24"/>
            <w:szCs w:val="24"/>
          </w:rPr>
          <w:delText>recommendations</w:delText>
        </w:r>
        <w:r w:rsidRPr="2751C735" w:rsidDel="2F58B9F2">
          <w:rPr>
            <w:rFonts w:ascii="Raleway" w:hAnsi="Raleway" w:eastAsia="Raleway" w:cs="Raleway"/>
            <w:sz w:val="24"/>
            <w:szCs w:val="24"/>
          </w:rPr>
          <w:delText>?</w:delText>
        </w:r>
      </w:del>
    </w:p>
    <w:p w:rsidR="2F58B9F2" w:rsidP="2751C735" w:rsidRDefault="2F58B9F2" w14:paraId="1DFD7563" w14:textId="4F0FBDA6">
      <w:pPr>
        <w:pStyle w:val="ListParagraph"/>
        <w:numPr>
          <w:ilvl w:val="0"/>
          <w:numId w:val="1"/>
        </w:numPr>
        <w:spacing w:before="0" w:beforeAutospacing="off" w:after="0" w:afterAutospacing="off"/>
        <w:rPr>
          <w:del w:author="ELENA GÓMEZ RICO" w:date="2025-10-08T14:16:25.828Z" w16du:dateUtc="2025-10-08T14:16:25.828Z" w:id="268270629"/>
          <w:rFonts w:ascii="Raleway" w:hAnsi="Raleway" w:eastAsia="Raleway" w:cs="Raleway"/>
          <w:sz w:val="24"/>
          <w:szCs w:val="24"/>
        </w:rPr>
      </w:pPr>
      <w:del w:author="ELENA GÓMEZ RICO" w:date="2025-10-08T14:16:25.831Z" w:id="1279762454">
        <w:r w:rsidRPr="2751C735" w:rsidDel="2F58B9F2">
          <w:rPr>
            <w:rFonts w:ascii="Raleway" w:hAnsi="Raleway" w:eastAsia="Raleway" w:cs="Raleway"/>
            <w:b w:val="1"/>
            <w:bCs w:val="1"/>
            <w:sz w:val="24"/>
            <w:szCs w:val="24"/>
          </w:rPr>
          <w:delText>Privacy</w:delText>
        </w:r>
        <w:r w:rsidRPr="2751C735" w:rsidDel="2F58B9F2">
          <w:rPr>
            <w:rFonts w:ascii="Raleway" w:hAnsi="Raleway" w:eastAsia="Raleway" w:cs="Raleway"/>
            <w:b w:val="1"/>
            <w:bCs w:val="1"/>
            <w:sz w:val="24"/>
            <w:szCs w:val="24"/>
          </w:rPr>
          <w:delText xml:space="preserve"> and </w:delText>
        </w:r>
        <w:r w:rsidRPr="2751C735" w:rsidDel="2F58B9F2">
          <w:rPr>
            <w:rFonts w:ascii="Raleway" w:hAnsi="Raleway" w:eastAsia="Raleway" w:cs="Raleway"/>
            <w:b w:val="1"/>
            <w:bCs w:val="1"/>
            <w:sz w:val="24"/>
            <w:szCs w:val="24"/>
          </w:rPr>
          <w:delText>Ethics</w:delText>
        </w:r>
        <w:r w:rsidRPr="2751C735" w:rsidDel="2F58B9F2">
          <w:rPr>
            <w:rFonts w:ascii="Raleway" w:hAnsi="Raleway" w:eastAsia="Raleway" w:cs="Raleway"/>
            <w:sz w:val="24"/>
            <w:szCs w:val="24"/>
          </w:rPr>
          <w:delText xml:space="preserve">: Are sensitive personal data </w:delText>
        </w:r>
        <w:r w:rsidRPr="2751C735" w:rsidDel="2F58B9F2">
          <w:rPr>
            <w:rFonts w:ascii="Raleway" w:hAnsi="Raleway" w:eastAsia="Raleway" w:cs="Raleway"/>
            <w:sz w:val="24"/>
            <w:szCs w:val="24"/>
          </w:rPr>
          <w:delText>adequately</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protected</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while</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still</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providing</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meaningful</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access</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to</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historical</w:delText>
        </w:r>
        <w:r w:rsidRPr="2751C735" w:rsidDel="2F58B9F2">
          <w:rPr>
            <w:rFonts w:ascii="Raleway" w:hAnsi="Raleway" w:eastAsia="Raleway" w:cs="Raleway"/>
            <w:sz w:val="24"/>
            <w:szCs w:val="24"/>
          </w:rPr>
          <w:delText xml:space="preserve"> </w:delText>
        </w:r>
        <w:r w:rsidRPr="2751C735" w:rsidDel="2F58B9F2">
          <w:rPr>
            <w:rFonts w:ascii="Raleway" w:hAnsi="Raleway" w:eastAsia="Raleway" w:cs="Raleway"/>
            <w:sz w:val="24"/>
            <w:szCs w:val="24"/>
          </w:rPr>
          <w:delText>information</w:delText>
        </w:r>
        <w:r w:rsidRPr="2751C735" w:rsidDel="2F58B9F2">
          <w:rPr>
            <w:rFonts w:ascii="Raleway" w:hAnsi="Raleway" w:eastAsia="Raleway" w:cs="Raleway"/>
            <w:sz w:val="24"/>
            <w:szCs w:val="24"/>
          </w:rPr>
          <w:delText>?</w:delText>
        </w:r>
      </w:del>
    </w:p>
    <w:p w:rsidR="2F58B9F2" w:rsidP="2751C735" w:rsidRDefault="2F58B9F2" w14:paraId="35D455EE" w14:textId="781E8D81">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 xml:space="preserve">Axis 4: </w:t>
      </w:r>
      <w:r w:rsidRPr="2751C735" w:rsidR="2F58B9F2">
        <w:rPr>
          <w:rFonts w:ascii="Raleway" w:hAnsi="Raleway" w:eastAsia="Raleway" w:cs="Raleway"/>
          <w:b w:val="1"/>
          <w:bCs w:val="1"/>
          <w:sz w:val="28"/>
          <w:szCs w:val="28"/>
        </w:rPr>
        <w:t>Evaluation</w:t>
      </w:r>
      <w:r w:rsidRPr="2751C735" w:rsidR="2F58B9F2">
        <w:rPr>
          <w:rFonts w:ascii="Raleway" w:hAnsi="Raleway" w:eastAsia="Raleway" w:cs="Raleway"/>
          <w:b w:val="1"/>
          <w:bCs w:val="1"/>
          <w:sz w:val="28"/>
          <w:szCs w:val="28"/>
        </w:rPr>
        <w:t xml:space="preserve"> Framework </w:t>
      </w:r>
      <w:r w:rsidRPr="2751C735" w:rsidR="2F58B9F2">
        <w:rPr>
          <w:rFonts w:ascii="Raleway" w:hAnsi="Raleway" w:eastAsia="Raleway" w:cs="Raleway"/>
          <w:b w:val="1"/>
          <w:bCs w:val="1"/>
          <w:sz w:val="28"/>
          <w:szCs w:val="28"/>
        </w:rPr>
        <w:t>for</w:t>
      </w:r>
      <w:r w:rsidRPr="2751C735" w:rsidR="2F58B9F2">
        <w:rPr>
          <w:rFonts w:ascii="Raleway" w:hAnsi="Raleway" w:eastAsia="Raleway" w:cs="Raleway"/>
          <w:b w:val="1"/>
          <w:bCs w:val="1"/>
          <w:sz w:val="28"/>
          <w:szCs w:val="28"/>
        </w:rPr>
        <w:t xml:space="preserve"> Neuro-</w:t>
      </w:r>
      <w:r w:rsidRPr="2751C735" w:rsidR="2F58B9F2">
        <w:rPr>
          <w:rFonts w:ascii="Raleway" w:hAnsi="Raleway" w:eastAsia="Raleway" w:cs="Raleway"/>
          <w:b w:val="1"/>
          <w:bCs w:val="1"/>
          <w:sz w:val="28"/>
          <w:szCs w:val="28"/>
        </w:rPr>
        <w:t>Symbolic</w:t>
      </w:r>
      <w:r w:rsidRPr="2751C735" w:rsidR="2F58B9F2">
        <w:rPr>
          <w:rFonts w:ascii="Raleway" w:hAnsi="Raleway" w:eastAsia="Raleway" w:cs="Raleway"/>
          <w:b w:val="1"/>
          <w:bCs w:val="1"/>
          <w:sz w:val="28"/>
          <w:szCs w:val="28"/>
        </w:rPr>
        <w:t xml:space="preserve"> AI </w:t>
      </w:r>
      <w:r w:rsidRPr="2751C735" w:rsidR="2F58B9F2">
        <w:rPr>
          <w:rFonts w:ascii="Raleway" w:hAnsi="Raleway" w:eastAsia="Raleway" w:cs="Raleway"/>
          <w:b w:val="1"/>
          <w:bCs w:val="1"/>
          <w:sz w:val="28"/>
          <w:szCs w:val="28"/>
        </w:rPr>
        <w:t>Systems</w:t>
      </w:r>
    </w:p>
    <w:p w:rsidR="2F58B9F2" w:rsidP="2751C735" w:rsidRDefault="2F58B9F2" w14:paraId="5AE9309F" w14:textId="2B219FF7">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fourth</w:t>
      </w:r>
      <w:r w:rsidRPr="2751C735" w:rsidR="2F58B9F2">
        <w:rPr>
          <w:rFonts w:ascii="Raleway" w:hAnsi="Raleway" w:eastAsia="Raleway" w:cs="Raleway"/>
          <w:sz w:val="24"/>
          <w:szCs w:val="24"/>
        </w:rPr>
        <w:t xml:space="preserve"> axis </w:t>
      </w:r>
      <w:r w:rsidRPr="2751C735" w:rsidR="2F58B9F2">
        <w:rPr>
          <w:rFonts w:ascii="Raleway" w:hAnsi="Raleway" w:eastAsia="Raleway" w:cs="Raleway"/>
          <w:sz w:val="24"/>
          <w:szCs w:val="24"/>
        </w:rPr>
        <w:t>involves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participating</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evaluation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HerStory</w:t>
      </w:r>
      <w:r w:rsidRPr="2751C735" w:rsidR="2F58B9F2">
        <w:rPr>
          <w:rFonts w:ascii="Raleway" w:hAnsi="Raleway" w:eastAsia="Raleway" w:cs="Raleway"/>
          <w:sz w:val="24"/>
          <w:szCs w:val="24"/>
        </w:rPr>
        <w:t xml:space="preserve"> Neuro-</w:t>
      </w:r>
      <w:r w:rsidRPr="2751C735" w:rsidR="2F58B9F2">
        <w:rPr>
          <w:rFonts w:ascii="Raleway" w:hAnsi="Raleway" w:eastAsia="Raleway" w:cs="Raleway"/>
          <w:sz w:val="24"/>
          <w:szCs w:val="24"/>
        </w:rPr>
        <w:t>Symbolic</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service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architecture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transformation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Linked</w:t>
      </w:r>
      <w:r w:rsidRPr="2751C735" w:rsidR="2F58B9F2">
        <w:rPr>
          <w:rFonts w:ascii="Raleway" w:hAnsi="Raleway" w:eastAsia="Raleway" w:cs="Raleway"/>
          <w:sz w:val="24"/>
          <w:szCs w:val="24"/>
        </w:rPr>
        <w:t xml:space="preserve"> Open Data (LOD) and </w:t>
      </w:r>
      <w:r w:rsidRPr="2751C735" w:rsidR="2F58B9F2">
        <w:rPr>
          <w:rFonts w:ascii="Raleway" w:hAnsi="Raleway" w:eastAsia="Raleway" w:cs="Raleway"/>
          <w:sz w:val="24"/>
          <w:szCs w:val="24"/>
        </w:rPr>
        <w:t>semantic</w:t>
      </w:r>
      <w:r w:rsidRPr="2751C735" w:rsidR="2F58B9F2">
        <w:rPr>
          <w:rFonts w:ascii="Raleway" w:hAnsi="Raleway" w:eastAsia="Raleway" w:cs="Raleway"/>
          <w:sz w:val="24"/>
          <w:szCs w:val="24"/>
        </w:rPr>
        <w:t xml:space="preserve"> web, </w:t>
      </w:r>
      <w:r w:rsidRPr="2751C735" w:rsidR="2F58B9F2">
        <w:rPr>
          <w:rFonts w:ascii="Raleway" w:hAnsi="Raleway" w:eastAsia="Raleway" w:cs="Raleway"/>
          <w:sz w:val="24"/>
          <w:szCs w:val="24"/>
        </w:rPr>
        <w:t>interface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retrieval</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interaction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models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evaluation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considers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ethical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functional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bias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reduction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hallucination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mitigation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explainability</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gender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perspective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criteria</w:t>
      </w:r>
      <w:r w:rsidRPr="2751C735" w:rsidR="2F58B9F2">
        <w:rPr>
          <w:rFonts w:ascii="Raleway" w:hAnsi="Raleway" w:eastAsia="Raleway" w:cs="Raleway"/>
          <w:sz w:val="24"/>
          <w:szCs w:val="24"/>
        </w:rPr>
        <w:t>.</w:t>
      </w:r>
    </w:p>
    <w:p w:rsidR="2F58B9F2" w:rsidP="2751C735" w:rsidRDefault="2F58B9F2" w14:paraId="3FC8AD48" w14:textId="6AD6B39F">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neuro-</w:t>
      </w:r>
      <w:r w:rsidRPr="2751C735" w:rsidR="2F58B9F2">
        <w:rPr>
          <w:rFonts w:ascii="Raleway" w:hAnsi="Raleway" w:eastAsia="Raleway" w:cs="Raleway"/>
          <w:sz w:val="24"/>
          <w:szCs w:val="24"/>
        </w:rPr>
        <w:t>symbolic</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combine </w:t>
      </w:r>
      <w:r w:rsidRPr="2751C735" w:rsidR="2F58B9F2">
        <w:rPr>
          <w:rFonts w:ascii="Raleway" w:hAnsi="Raleway" w:eastAsia="Raleway" w:cs="Raleway"/>
          <w:sz w:val="24"/>
          <w:szCs w:val="24"/>
        </w:rPr>
        <w:t>symbolic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knowledge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representation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ontologies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knowledge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graphs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subsymbolic</w:t>
      </w:r>
      <w:r w:rsidRPr="2751C735" w:rsidR="2F58B9F2">
        <w:rPr>
          <w:rFonts w:ascii="Raleway" w:hAnsi="Raleway" w:eastAsia="Raleway" w:cs="Raleway"/>
          <w:sz w:val="24"/>
          <w:szCs w:val="24"/>
        </w:rPr>
        <w:t xml:space="preserve"> machine </w:t>
      </w:r>
      <w:r w:rsidRPr="2751C735" w:rsidR="2F58B9F2">
        <w:rPr>
          <w:rFonts w:ascii="Raleway" w:hAnsi="Raleway" w:eastAsia="Raleway" w:cs="Raleway"/>
          <w:sz w:val="24"/>
          <w:szCs w:val="24"/>
        </w:rPr>
        <w:t>learning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approaches</w:t>
      </w:r>
      <w:r w:rsidRPr="2751C735" w:rsidR="2F58B9F2">
        <w:rPr>
          <w:rFonts w:ascii="Raleway" w:hAnsi="Raleway" w:eastAsia="Raleway" w:cs="Raleway"/>
          <w:sz w:val="24"/>
          <w:szCs w:val="24"/>
        </w:rPr>
        <w:t xml:space="preserve"> (neural </w:t>
      </w:r>
      <w:r w:rsidRPr="2751C735" w:rsidR="2F58B9F2">
        <w:rPr>
          <w:rFonts w:ascii="Raleway" w:hAnsi="Raleway" w:eastAsia="Raleway" w:cs="Raleway"/>
          <w:sz w:val="24"/>
          <w:szCs w:val="24"/>
        </w:rPr>
        <w:t>networks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language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models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create</w:t>
      </w:r>
      <w:r w:rsidRPr="2751C735" w:rsidR="2F58B9F2">
        <w:rPr>
          <w:rFonts w:ascii="Raleway" w:hAnsi="Raleway" w:eastAsia="Raleway" w:cs="Raleway"/>
          <w:sz w:val="24"/>
          <w:szCs w:val="24"/>
        </w:rPr>
        <w:t xml:space="preserve"> more interpretable and </w:t>
      </w:r>
      <w:r w:rsidRPr="2751C735" w:rsidR="2F58B9F2">
        <w:rPr>
          <w:rFonts w:ascii="Raleway" w:hAnsi="Raleway" w:eastAsia="Raleway" w:cs="Raleway"/>
          <w:sz w:val="24"/>
          <w:szCs w:val="24"/>
        </w:rPr>
        <w:t>trustworthy</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hybrid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approach</w:t>
      </w:r>
      <w:r w:rsidRPr="2751C735" w:rsidR="2F58B9F2">
        <w:rPr>
          <w:rFonts w:ascii="Raleway" w:hAnsi="Raleway" w:eastAsia="Raleway" w:cs="Raleway"/>
          <w:sz w:val="24"/>
          <w:szCs w:val="24"/>
        </w:rPr>
        <w:t xml:space="preserve"> can </w:t>
      </w:r>
      <w:r w:rsidRPr="2751C735" w:rsidR="2F58B9F2">
        <w:rPr>
          <w:rFonts w:ascii="Raleway" w:hAnsi="Raleway" w:eastAsia="Raleway" w:cs="Raleway"/>
          <w:sz w:val="24"/>
          <w:szCs w:val="24"/>
        </w:rPr>
        <w:t>help</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ensure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AI-</w:t>
      </w:r>
      <w:r w:rsidRPr="2751C735" w:rsidR="2F58B9F2">
        <w:rPr>
          <w:rFonts w:ascii="Raleway" w:hAnsi="Raleway" w:eastAsia="Raleway" w:cs="Raleway"/>
          <w:sz w:val="24"/>
          <w:szCs w:val="24"/>
        </w:rPr>
        <w:t>generated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accurate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explainable</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respectful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emotional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significance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w:t>
      </w:r>
    </w:p>
    <w:p w:rsidR="2F58B9F2" w:rsidP="2751C735" w:rsidRDefault="2F58B9F2" w14:paraId="71FA7883" w14:textId="1C3F120B">
      <w:pPr>
        <w:pStyle w:val="Heading2"/>
        <w:spacing w:before="299" w:beforeAutospacing="off" w:after="299" w:afterAutospacing="off"/>
        <w:rPr>
          <w:rFonts w:ascii="Raleway" w:hAnsi="Raleway" w:eastAsia="Raleway" w:cs="Raleway"/>
          <w:b w:val="1"/>
          <w:bCs w:val="1"/>
          <w:sz w:val="36"/>
          <w:szCs w:val="36"/>
        </w:rPr>
      </w:pPr>
      <w:r w:rsidRPr="2751C735" w:rsidR="2F58B9F2">
        <w:rPr>
          <w:rFonts w:ascii="Raleway" w:hAnsi="Raleway" w:eastAsia="Raleway" w:cs="Raleway"/>
          <w:b w:val="1"/>
          <w:bCs w:val="1"/>
          <w:sz w:val="36"/>
          <w:szCs w:val="36"/>
        </w:rPr>
        <w:t xml:space="preserve">Case </w:t>
      </w:r>
      <w:r w:rsidRPr="2751C735" w:rsidR="2F58B9F2">
        <w:rPr>
          <w:rFonts w:ascii="Raleway" w:hAnsi="Raleway" w:eastAsia="Raleway" w:cs="Raleway"/>
          <w:b w:val="1"/>
          <w:bCs w:val="1"/>
          <w:sz w:val="36"/>
          <w:szCs w:val="36"/>
        </w:rPr>
        <w:t>Study</w:t>
      </w:r>
      <w:r w:rsidRPr="2751C735" w:rsidR="2F58B9F2">
        <w:rPr>
          <w:rFonts w:ascii="Raleway" w:hAnsi="Raleway" w:eastAsia="Raleway" w:cs="Raleway"/>
          <w:b w:val="1"/>
          <w:bCs w:val="1"/>
          <w:sz w:val="36"/>
          <w:szCs w:val="36"/>
        </w:rPr>
        <w:t xml:space="preserve">: Digital Archives </w:t>
      </w:r>
      <w:r w:rsidRPr="2751C735" w:rsidR="2F58B9F2">
        <w:rPr>
          <w:rFonts w:ascii="Raleway" w:hAnsi="Raleway" w:eastAsia="Raleway" w:cs="Raleway"/>
          <w:b w:val="1"/>
          <w:bCs w:val="1"/>
          <w:sz w:val="36"/>
          <w:szCs w:val="36"/>
        </w:rPr>
        <w:t>of</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Francoist</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Repression</w:t>
      </w:r>
    </w:p>
    <w:p w:rsidR="2F58B9F2" w:rsidP="2751C735" w:rsidRDefault="2F58B9F2" w14:paraId="10C4F9C4" w14:textId="7628C338">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focuses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five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specific</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humanities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initiatives</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Francoist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Spain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each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containing</w:t>
      </w:r>
      <w:r w:rsidRPr="2751C735" w:rsidR="2F58B9F2">
        <w:rPr>
          <w:rFonts w:ascii="Raleway" w:hAnsi="Raleway" w:eastAsia="Raleway" w:cs="Raleway"/>
          <w:sz w:val="24"/>
          <w:szCs w:val="24"/>
        </w:rPr>
        <w:t xml:space="preserve"> personal data </w:t>
      </w:r>
      <w:r w:rsidRPr="2751C735" w:rsidR="2F58B9F2">
        <w:rPr>
          <w:rFonts w:ascii="Raleway" w:hAnsi="Raleway" w:eastAsia="Raleway" w:cs="Raleway"/>
          <w:sz w:val="24"/>
          <w:szCs w:val="24"/>
        </w:rPr>
        <w:t>related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censorship</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during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Francoist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period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initiatives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each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driven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unique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motivations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knowledge</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technical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expertise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provide</w:t>
      </w:r>
      <w:r w:rsidRPr="2751C735" w:rsidR="2F58B9F2">
        <w:rPr>
          <w:rFonts w:ascii="Raleway" w:hAnsi="Raleway" w:eastAsia="Raleway" w:cs="Raleway"/>
          <w:sz w:val="24"/>
          <w:szCs w:val="24"/>
        </w:rPr>
        <w:t xml:space="preserve"> a </w:t>
      </w:r>
      <w:r w:rsidRPr="2751C735" w:rsidR="2F58B9F2">
        <w:rPr>
          <w:rFonts w:ascii="Raleway" w:hAnsi="Raleway" w:eastAsia="Raleway" w:cs="Raleway"/>
          <w:sz w:val="24"/>
          <w:szCs w:val="24"/>
        </w:rPr>
        <w:t>solid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foundation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ensure</w:t>
      </w:r>
      <w:r w:rsidRPr="2751C735" w:rsidR="2F58B9F2">
        <w:rPr>
          <w:rFonts w:ascii="Raleway" w:hAnsi="Raleway" w:eastAsia="Raleway" w:cs="Raleway"/>
          <w:sz w:val="24"/>
          <w:szCs w:val="24"/>
        </w:rPr>
        <w:t xml:space="preserve"> comprehensive </w:t>
      </w:r>
      <w:r w:rsidRPr="2751C735" w:rsidR="2F58B9F2">
        <w:rPr>
          <w:rFonts w:ascii="Raleway" w:hAnsi="Raleway" w:eastAsia="Raleway" w:cs="Raleway"/>
          <w:sz w:val="24"/>
          <w:szCs w:val="24"/>
        </w:rPr>
        <w:t>exploration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personal data </w:t>
      </w:r>
      <w:r w:rsidRPr="2751C735" w:rsidR="2F58B9F2">
        <w:rPr>
          <w:rFonts w:ascii="Raleway" w:hAnsi="Raleway" w:eastAsia="Raleway" w:cs="Raleway"/>
          <w:sz w:val="24"/>
          <w:szCs w:val="24"/>
        </w:rPr>
        <w:t>related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w:t>
      </w:r>
    </w:p>
    <w:p w:rsidR="4F718F51" w:rsidP="2751C735" w:rsidRDefault="4F718F51" w14:paraId="3921AA6A" w14:textId="473DDE51">
      <w:pPr>
        <w:pStyle w:val="Heading1"/>
        <w:spacing w:before="322" w:beforeAutospacing="off" w:after="322" w:afterAutospacing="off"/>
      </w:pPr>
      <w:r w:rsidRPr="2751C735" w:rsidR="4F718F51">
        <w:rPr>
          <w:b w:val="1"/>
          <w:bCs w:val="1"/>
          <w:noProof w:val="0"/>
          <w:sz w:val="48"/>
          <w:szCs w:val="48"/>
          <w:lang w:val="en-US"/>
        </w:rPr>
        <w:t>HerStory Project Databases - Descriptions</w:t>
      </w:r>
    </w:p>
    <w:p w:rsidR="4F718F51" w:rsidP="2751C735" w:rsidRDefault="4F718F51" w14:paraId="65B135DE" w14:textId="0BC93D69">
      <w:pPr>
        <w:pStyle w:val="Heading2"/>
        <w:spacing w:before="299" w:beforeAutospacing="off" w:after="299" w:afterAutospacing="off"/>
      </w:pPr>
      <w:r w:rsidRPr="2751C735" w:rsidR="4F718F51">
        <w:rPr>
          <w:b w:val="1"/>
          <w:bCs w:val="1"/>
          <w:noProof w:val="0"/>
          <w:sz w:val="36"/>
          <w:szCs w:val="36"/>
          <w:lang w:val="en-US"/>
        </w:rPr>
        <w:t>1. Censorship Databases (CeLRu Project)</w:t>
      </w:r>
    </w:p>
    <w:p w:rsidR="4F718F51" w:rsidP="2751C735" w:rsidRDefault="4F718F51" w14:paraId="445E4A9B" w14:textId="7822C520">
      <w:pPr>
        <w:spacing w:before="240" w:beforeAutospacing="off" w:after="240" w:afterAutospacing="off"/>
        <w:rPr>
          <w:rFonts w:ascii="Raleway" w:hAnsi="Raleway" w:eastAsia="Raleway" w:cs="Raleway"/>
          <w:noProof w:val="0"/>
          <w:lang w:val="en-US"/>
        </w:rPr>
      </w:pPr>
      <w:r w:rsidRPr="2751C735" w:rsidR="4F718F51">
        <w:rPr>
          <w:rFonts w:ascii="Raleway" w:hAnsi="Raleway" w:eastAsia="Raleway" w:cs="Raleway"/>
          <w:noProof w:val="0"/>
          <w:lang w:val="en-US"/>
        </w:rPr>
        <w:t xml:space="preserve">Led by Dr. Ivan García and Professor Miquel </w:t>
      </w:r>
      <w:r w:rsidRPr="2751C735" w:rsidR="4F718F51">
        <w:rPr>
          <w:rFonts w:ascii="Raleway" w:hAnsi="Raleway" w:eastAsia="Raleway" w:cs="Raleway"/>
          <w:noProof w:val="0"/>
          <w:lang w:val="en-US"/>
        </w:rPr>
        <w:t>Centelles</w:t>
      </w:r>
      <w:r w:rsidRPr="2751C735" w:rsidR="4F718F51">
        <w:rPr>
          <w:rFonts w:ascii="Raleway" w:hAnsi="Raleway" w:eastAsia="Raleway" w:cs="Raleway"/>
          <w:noProof w:val="0"/>
          <w:lang w:val="en-US"/>
        </w:rPr>
        <w:t xml:space="preserve"> from the </w:t>
      </w:r>
      <w:r w:rsidRPr="2751C735" w:rsidR="4F718F51">
        <w:rPr>
          <w:rFonts w:ascii="Raleway" w:hAnsi="Raleway" w:eastAsia="Raleway" w:cs="Raleway"/>
          <w:noProof w:val="0"/>
          <w:lang w:val="en-US"/>
        </w:rPr>
        <w:t>CeLRu</w:t>
      </w:r>
      <w:r w:rsidRPr="2751C735" w:rsidR="4F718F51">
        <w:rPr>
          <w:rFonts w:ascii="Raleway" w:hAnsi="Raleway" w:eastAsia="Raleway" w:cs="Raleway"/>
          <w:noProof w:val="0"/>
          <w:lang w:val="en-US"/>
        </w:rPr>
        <w:t xml:space="preserve"> project (PID2020-116868GB-I00), these databases compile comprehensive records of censorship mechanisms and instances during the Francoist era. The project focuses on documenting the systematic control and suppression of information, cultural production, and intellectual expression under Franco's dictatorship.</w:t>
      </w:r>
    </w:p>
    <w:p w:rsidR="4F718F51" w:rsidP="2751C735" w:rsidRDefault="4F718F51" w14:paraId="580053C9" w14:textId="14D96524">
      <w:pPr>
        <w:pStyle w:val="Heading2"/>
        <w:spacing w:before="299" w:beforeAutospacing="off" w:after="299" w:afterAutospacing="off"/>
      </w:pPr>
      <w:r w:rsidRPr="2751C735" w:rsidR="4F718F51">
        <w:rPr>
          <w:b w:val="1"/>
          <w:bCs w:val="1"/>
          <w:noProof w:val="0"/>
          <w:sz w:val="36"/>
          <w:szCs w:val="36"/>
          <w:lang w:val="en-US"/>
        </w:rPr>
        <w:t>2. International Brigades Database (SIDBRINT)</w:t>
      </w:r>
    </w:p>
    <w:p w:rsidR="4F718F51" w:rsidP="2751C735" w:rsidRDefault="4F718F51" w14:paraId="101A252C" w14:textId="66A45B72">
      <w:pPr>
        <w:pStyle w:val="Normal"/>
        <w:rPr>
          <w:rFonts w:ascii="Raleway" w:hAnsi="Raleway" w:eastAsia="Raleway" w:cs="Raleway"/>
          <w:noProof w:val="0"/>
          <w:lang w:val="en-US"/>
        </w:rPr>
      </w:pPr>
      <w:r w:rsidRPr="2751C735" w:rsidR="4F718F51">
        <w:rPr>
          <w:noProof w:val="0"/>
          <w:lang w:val="en-US"/>
        </w:rPr>
        <w:t xml:space="preserve">Overseen by Dr. Lourdes Prades, the SIDBRINT database documents the participation of international volunteers in the Spanish Civil War, capturing personal narratives and historical records of foreign fighters who joined the Republican cause. The database preserves the transnational dimension of the conflict, highlighting the global solidarity movements that </w:t>
      </w:r>
      <w:r w:rsidRPr="2751C735" w:rsidR="4F718F51">
        <w:rPr>
          <w:noProof w:val="0"/>
          <w:lang w:val="en-US"/>
        </w:rPr>
        <w:t>emerged</w:t>
      </w:r>
      <w:r w:rsidRPr="2751C735" w:rsidR="4F718F51">
        <w:rPr>
          <w:noProof w:val="0"/>
          <w:lang w:val="en-US"/>
        </w:rPr>
        <w:t xml:space="preserve"> during the 1930s. It </w:t>
      </w:r>
      <w:r w:rsidRPr="2751C735" w:rsidR="4F718F51">
        <w:rPr>
          <w:noProof w:val="0"/>
          <w:lang w:val="en-US"/>
        </w:rPr>
        <w:t>provides</w:t>
      </w:r>
      <w:r w:rsidRPr="2751C735" w:rsidR="4F718F51">
        <w:rPr>
          <w:noProof w:val="0"/>
          <w:lang w:val="en-US"/>
        </w:rPr>
        <w:t xml:space="preserve"> invaluable insights into the personal motivations, experiences, and fates of thousands of international volunteers who fought against fascism in Spain.</w:t>
      </w:r>
    </w:p>
    <w:p w:rsidR="4F718F51" w:rsidP="2751C735" w:rsidRDefault="4F718F51" w14:paraId="3698F5F8" w14:textId="5B8041D7">
      <w:pPr>
        <w:pStyle w:val="Heading2"/>
        <w:spacing w:before="299" w:beforeAutospacing="off" w:after="299" w:afterAutospacing="off"/>
      </w:pPr>
      <w:r w:rsidRPr="2751C735" w:rsidR="4F718F51">
        <w:rPr>
          <w:b w:val="1"/>
          <w:bCs w:val="1"/>
          <w:noProof w:val="0"/>
          <w:sz w:val="36"/>
          <w:szCs w:val="36"/>
          <w:lang w:val="en-US"/>
        </w:rPr>
        <w:t>3. Democratic Memory Bank</w:t>
      </w:r>
    </w:p>
    <w:p w:rsidR="4F718F51" w:rsidP="2751C735" w:rsidRDefault="4F718F51" w14:paraId="73A5FC55" w14:textId="1AA9FDC4">
      <w:pPr>
        <w:spacing w:before="240" w:beforeAutospacing="off" w:after="240" w:afterAutospacing="off"/>
      </w:pPr>
      <w:r w:rsidRPr="2751C735" w:rsidR="4F718F51">
        <w:rPr>
          <w:noProof w:val="0"/>
          <w:lang w:val="en-US"/>
        </w:rPr>
        <w:t>Directed by Alfons Aragoneses, General de Memòria Democràtica, this comprehensive repository contains data on mass graves from the Spanish Civil War, Catalan and Spanish deportees in Nazi concentration camps, and political prisoners during the Franco regime. The database represents Spain's official effort to document and preserve the memory of victims of political repression and violence. It serves as a crucial tool for historical justice, family reunification, and the collective healing process of Spanish society by making accessible previously silenced or forgotten personal histories.</w:t>
      </w:r>
    </w:p>
    <w:p w:rsidR="4F718F51" w:rsidP="2751C735" w:rsidRDefault="4F718F51" w14:paraId="6BF3CA59" w14:textId="5627A509">
      <w:pPr>
        <w:pStyle w:val="Heading2"/>
        <w:spacing w:before="299" w:beforeAutospacing="off" w:after="299" w:afterAutospacing="off"/>
      </w:pPr>
      <w:r w:rsidRPr="2751C735" w:rsidR="4F718F51">
        <w:rPr>
          <w:b w:val="1"/>
          <w:bCs w:val="1"/>
          <w:noProof w:val="0"/>
          <w:sz w:val="36"/>
          <w:szCs w:val="36"/>
          <w:lang w:val="en-US"/>
        </w:rPr>
        <w:t>4. Judicial Processes of the Dictatorship (IHR)</w:t>
      </w:r>
    </w:p>
    <w:p w:rsidR="4F718F51" w:rsidP="2751C735" w:rsidRDefault="4F718F51" w14:paraId="1DB0B2B1" w14:textId="78D3927D">
      <w:pPr>
        <w:spacing w:before="240" w:beforeAutospacing="off" w:after="240" w:afterAutospacing="off"/>
        <w:rPr>
          <w:noProof w:val="0"/>
          <w:lang w:val="en-US"/>
        </w:rPr>
      </w:pPr>
      <w:r w:rsidRPr="2751C735" w:rsidR="4F718F51">
        <w:rPr>
          <w:noProof w:val="0"/>
          <w:lang w:val="en-US"/>
        </w:rPr>
        <w:t xml:space="preserve">A collaborative effort by </w:t>
      </w:r>
      <w:r w:rsidRPr="2751C735" w:rsidR="4F718F51">
        <w:rPr>
          <w:noProof w:val="0"/>
          <w:lang w:val="en-US"/>
        </w:rPr>
        <w:t>Innovación</w:t>
      </w:r>
      <w:r w:rsidRPr="2751C735" w:rsidR="4F718F51">
        <w:rPr>
          <w:noProof w:val="0"/>
          <w:lang w:val="en-US"/>
        </w:rPr>
        <w:t xml:space="preserve"> y Derechos Humanos (IHR) led by Concha Catalán and Martin Vitel, this database documents the legal proceedings and judicial mechanisms used by the Franco regime to persecute political opponents. </w:t>
      </w:r>
    </w:p>
    <w:p w:rsidR="4F718F51" w:rsidP="2751C735" w:rsidRDefault="4F718F51" w14:paraId="4E90B400" w14:textId="39B568CC">
      <w:pPr>
        <w:pStyle w:val="Heading2"/>
        <w:spacing w:before="299" w:beforeAutospacing="off" w:after="299" w:afterAutospacing="off"/>
      </w:pPr>
      <w:r w:rsidRPr="2751C735" w:rsidR="4F718F51">
        <w:rPr>
          <w:b w:val="1"/>
          <w:bCs w:val="1"/>
          <w:noProof w:val="0"/>
          <w:sz w:val="36"/>
          <w:szCs w:val="36"/>
          <w:lang w:val="en-US"/>
        </w:rPr>
        <w:t>5. Repression at University of Barcelona (UB)</w:t>
      </w:r>
    </w:p>
    <w:p w:rsidR="4F718F51" w:rsidP="2751C735" w:rsidRDefault="4F718F51" w14:paraId="4F1FFE16" w14:textId="40BEC4FC">
      <w:pPr>
        <w:spacing w:before="240" w:beforeAutospacing="off" w:after="240" w:afterAutospacing="off"/>
      </w:pPr>
      <w:r w:rsidRPr="2751C735" w:rsidR="4F718F51">
        <w:rPr>
          <w:noProof w:val="0"/>
          <w:lang w:val="en-US"/>
        </w:rPr>
        <w:t>This institutional initiative involves Núria Cañellas from the UB archive and Rosa Fabeiro from the UB library, focusing on documenting repression within the University of Barcelona during the Franco regime. The project seeks to uncover how academic institutions were targeted by the dictatorship, including purges of faculty, censorship of research, and persecution of students and professors. This database contributes to understanding the impact of authoritarianism on higher education and intellectual freedom, documenting how universities became battlegrounds for ideological control.</w:t>
      </w:r>
    </w:p>
    <w:p w:rsidR="4F718F51" w:rsidP="2751C735" w:rsidRDefault="4F718F51" w14:paraId="1B54CF48" w14:textId="619EDB53">
      <w:pPr>
        <w:pStyle w:val="Heading2"/>
        <w:spacing w:before="299" w:beforeAutospacing="off" w:after="299" w:afterAutospacing="off"/>
      </w:pPr>
      <w:r w:rsidRPr="2751C735" w:rsidR="4F718F51">
        <w:rPr>
          <w:b w:val="1"/>
          <w:bCs w:val="1"/>
          <w:noProof w:val="0"/>
          <w:sz w:val="36"/>
          <w:szCs w:val="36"/>
          <w:lang w:val="en-US"/>
        </w:rPr>
        <w:t>6. Italian Intervention in Merindades Area, Burgos</w:t>
      </w:r>
    </w:p>
    <w:p w:rsidR="4F718F51" w:rsidP="2751C735" w:rsidRDefault="4F718F51" w14:paraId="0D738820" w14:textId="0DF51B90">
      <w:pPr>
        <w:spacing w:before="240" w:beforeAutospacing="off" w:after="240" w:afterAutospacing="off"/>
        <w:rPr>
          <w:noProof w:val="0"/>
          <w:lang w:val="en-US"/>
        </w:rPr>
      </w:pPr>
      <w:r w:rsidRPr="2751C735" w:rsidR="4F718F51">
        <w:rPr>
          <w:noProof w:val="0"/>
          <w:lang w:val="en-US"/>
        </w:rPr>
        <w:t>Directed by Dr. Amalia Pérez-</w:t>
      </w:r>
      <w:r w:rsidRPr="2751C735" w:rsidR="4F718F51">
        <w:rPr>
          <w:noProof w:val="0"/>
          <w:lang w:val="en-US"/>
        </w:rPr>
        <w:t>Juez</w:t>
      </w:r>
      <w:r w:rsidRPr="2751C735" w:rsidR="4F718F51">
        <w:rPr>
          <w:noProof w:val="0"/>
          <w:lang w:val="en-US"/>
        </w:rPr>
        <w:t xml:space="preserve"> Gil and Dr. Octavi Torres from the Gea Cultura Association, this project examines the material legacy, oral memory, and collective memory of the Civil War and dictatorship in the </w:t>
      </w:r>
      <w:r w:rsidRPr="2751C735" w:rsidR="4F718F51">
        <w:rPr>
          <w:noProof w:val="0"/>
          <w:lang w:val="en-US"/>
        </w:rPr>
        <w:t>Merindades</w:t>
      </w:r>
      <w:r w:rsidRPr="2751C735" w:rsidR="4F718F51">
        <w:rPr>
          <w:noProof w:val="0"/>
          <w:lang w:val="en-US"/>
        </w:rPr>
        <w:t xml:space="preserve"> region of Burgos. The database focuses specifically on Italian military intervention and its lasting impact on local communities, combining archaeological evidence with personal testimonies and collective memory. </w:t>
      </w:r>
    </w:p>
    <w:p w:rsidR="4F718F51" w:rsidP="2751C735" w:rsidRDefault="4F718F51" w14:paraId="74095124" w14:textId="05259677">
      <w:pPr>
        <w:pStyle w:val="Heading2"/>
        <w:spacing w:before="299" w:beforeAutospacing="off" w:after="299" w:afterAutospacing="off"/>
        <w:rPr>
          <w:b w:val="1"/>
          <w:bCs w:val="1"/>
          <w:noProof w:val="0"/>
          <w:sz w:val="36"/>
          <w:szCs w:val="36"/>
          <w:lang w:val="en-US"/>
        </w:rPr>
      </w:pPr>
      <w:r w:rsidRPr="2751C735" w:rsidR="4F718F51">
        <w:rPr>
          <w:b w:val="1"/>
          <w:bCs w:val="1"/>
          <w:noProof w:val="0"/>
          <w:sz w:val="36"/>
          <w:szCs w:val="36"/>
          <w:lang w:val="en-US"/>
        </w:rPr>
        <w:t xml:space="preserve">7. </w:t>
      </w:r>
      <w:r w:rsidRPr="2751C735" w:rsidR="0BCD4285">
        <w:rPr>
          <w:b w:val="1"/>
          <w:bCs w:val="1"/>
          <w:noProof w:val="0"/>
          <w:sz w:val="36"/>
          <w:szCs w:val="36"/>
          <w:lang w:val="en-US"/>
        </w:rPr>
        <w:t xml:space="preserve">Midwives and Nurses repressed by </w:t>
      </w:r>
      <w:r w:rsidRPr="2751C735" w:rsidR="0BCD4285">
        <w:rPr>
          <w:b w:val="1"/>
          <w:bCs w:val="1"/>
          <w:noProof w:val="0"/>
          <w:sz w:val="36"/>
          <w:szCs w:val="36"/>
          <w:lang w:val="en-US"/>
        </w:rPr>
        <w:t>Franchism</w:t>
      </w:r>
    </w:p>
    <w:p w:rsidR="4F718F51" w:rsidP="2751C735" w:rsidRDefault="4F718F51" w14:paraId="47D79DA6" w14:textId="2A6B1D9F">
      <w:pPr>
        <w:spacing w:before="240" w:beforeAutospacing="off" w:after="240" w:afterAutospacing="off"/>
        <w:rPr>
          <w:rFonts w:ascii="Raleway" w:hAnsi="Raleway" w:eastAsia="Raleway" w:cs="Raleway" w:asciiTheme="minorAscii" w:hAnsiTheme="minorAscii" w:eastAsiaTheme="minorEastAsia" w:cstheme="minorBidi"/>
          <w:noProof w:val="0"/>
          <w:color w:val="auto"/>
          <w:sz w:val="24"/>
          <w:szCs w:val="24"/>
          <w:lang w:val="en-US" w:eastAsia="ja-JP" w:bidi="ar-SA"/>
        </w:rPr>
      </w:pPr>
      <w:r w:rsidRPr="2751C735" w:rsidR="4F718F51">
        <w:rPr>
          <w:noProof w:val="0"/>
          <w:lang w:val="en-US"/>
        </w:rPr>
        <w:t xml:space="preserve">Funded by the Catalan Government and led by Lourdes Prades and Núria Ferran-Ferrer, this project </w:t>
      </w:r>
      <w:r w:rsidRPr="2751C735" w:rsidR="4F718F51">
        <w:rPr>
          <w:noProof w:val="0"/>
          <w:lang w:val="en-US"/>
        </w:rPr>
        <w:t>identifies</w:t>
      </w:r>
      <w:r w:rsidRPr="2751C735" w:rsidR="4F718F51">
        <w:rPr>
          <w:noProof w:val="0"/>
          <w:lang w:val="en-US"/>
        </w:rPr>
        <w:t xml:space="preserve">, digitizes, and </w:t>
      </w:r>
      <w:r w:rsidRPr="2751C735" w:rsidR="4F718F51">
        <w:rPr>
          <w:noProof w:val="0"/>
          <w:lang w:val="en-US"/>
        </w:rPr>
        <w:t>disseminates</w:t>
      </w:r>
      <w:r w:rsidRPr="2751C735" w:rsidR="4F718F51">
        <w:rPr>
          <w:noProof w:val="0"/>
          <w:lang w:val="en-US"/>
        </w:rPr>
        <w:t xml:space="preserve"> archival records on the ideological repression of midwives and nurses during the Franco regime (1936–1975). The database specifically addresses the gendered dimension of political repression, focusing on how women in healthcare professions were targeted for their perceived political affiliations or professional practices.</w:t>
      </w:r>
    </w:p>
    <w:p w:rsidR="4F718F51" w:rsidP="2751C735" w:rsidRDefault="4F718F51" w14:paraId="7E17A417" w14:textId="61670A1F">
      <w:pPr>
        <w:pStyle w:val="Normal"/>
        <w:rPr>
          <w:rFonts w:ascii="Raleway" w:hAnsi="Raleway" w:eastAsia="Raleway" w:cs="Raleway"/>
          <w:noProof w:val="0"/>
          <w:sz w:val="24"/>
          <w:szCs w:val="24"/>
          <w:lang w:val="en-US"/>
        </w:rPr>
      </w:pPr>
      <w:r w:rsidRPr="2751C735" w:rsidR="4F718F51">
        <w:rPr>
          <w:rFonts w:ascii="Raleway" w:hAnsi="Raleway" w:eastAsia="Raleway" w:cs="Raleway" w:asciiTheme="minorAscii" w:hAnsiTheme="minorAscii" w:eastAsiaTheme="minorEastAsia" w:cstheme="minorBidi"/>
          <w:noProof w:val="0"/>
          <w:color w:val="auto"/>
          <w:sz w:val="24"/>
          <w:szCs w:val="24"/>
          <w:lang w:val="en-US" w:eastAsia="ja-JP" w:bidi="ar-SA"/>
        </w:rPr>
        <w:t xml:space="preserve">These databases collectively form the foundation for the </w:t>
      </w:r>
      <w:r w:rsidRPr="2751C735" w:rsidR="4F718F51">
        <w:rPr>
          <w:rFonts w:ascii="Raleway" w:hAnsi="Raleway" w:eastAsia="Raleway" w:cs="Raleway" w:asciiTheme="minorAscii" w:hAnsiTheme="minorAscii" w:eastAsiaTheme="minorEastAsia" w:cstheme="minorBidi"/>
          <w:noProof w:val="0"/>
          <w:color w:val="auto"/>
          <w:sz w:val="24"/>
          <w:szCs w:val="24"/>
          <w:lang w:val="en-US" w:eastAsia="ja-JP" w:bidi="ar-SA"/>
        </w:rPr>
        <w:t>HerStory</w:t>
      </w:r>
      <w:r w:rsidRPr="2751C735" w:rsidR="4F718F51">
        <w:rPr>
          <w:rFonts w:ascii="Raleway" w:hAnsi="Raleway" w:eastAsia="Raleway" w:cs="Raleway" w:asciiTheme="minorAscii" w:hAnsiTheme="minorAscii" w:eastAsiaTheme="minorEastAsia" w:cstheme="minorBidi"/>
          <w:noProof w:val="0"/>
          <w:color w:val="auto"/>
          <w:sz w:val="24"/>
          <w:szCs w:val="24"/>
          <w:lang w:val="en-US" w:eastAsia="ja-JP" w:bidi="ar-SA"/>
        </w:rPr>
        <w:t xml:space="preserve"> project's application of advanced information architecture and Neuro-Symbolic AI approaches to uncover and connect marginalized narratives related to gender, repression, and censorship during the Francoist era.</w:t>
      </w:r>
    </w:p>
    <w:p w:rsidR="2751C735" w:rsidP="2751C735" w:rsidRDefault="2751C735" w14:paraId="37519BE4" w14:textId="032C3FFC">
      <w:pPr>
        <w:pStyle w:val="Normal"/>
      </w:pPr>
    </w:p>
    <w:p w:rsidR="2F58B9F2" w:rsidP="2751C735" w:rsidRDefault="2F58B9F2" w14:paraId="7678D44E" w14:textId="1A5C06C6">
      <w:pPr>
        <w:pStyle w:val="Heading2"/>
        <w:spacing w:before="299" w:beforeAutospacing="off" w:after="299" w:afterAutospacing="off"/>
      </w:pPr>
      <w:r w:rsidRPr="2751C735" w:rsidR="2F58B9F2">
        <w:rPr>
          <w:rFonts w:ascii="Raleway" w:hAnsi="Raleway" w:eastAsia="Raleway" w:cs="Raleway"/>
          <w:b w:val="1"/>
          <w:bCs w:val="1"/>
          <w:sz w:val="36"/>
          <w:szCs w:val="36"/>
        </w:rPr>
        <w:t>Information</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Architecture</w:t>
      </w:r>
      <w:r w:rsidRPr="2751C735" w:rsidR="2F58B9F2">
        <w:rPr>
          <w:rFonts w:ascii="Raleway" w:hAnsi="Raleway" w:eastAsia="Raleway" w:cs="Raleway"/>
          <w:b w:val="1"/>
          <w:bCs w:val="1"/>
          <w:sz w:val="36"/>
          <w:szCs w:val="36"/>
        </w:rPr>
        <w:t xml:space="preserve"> and </w:t>
      </w:r>
      <w:r w:rsidRPr="2751C735" w:rsidR="2F58B9F2">
        <w:rPr>
          <w:rFonts w:ascii="Raleway" w:hAnsi="Raleway" w:eastAsia="Raleway" w:cs="Raleway"/>
          <w:b w:val="1"/>
          <w:bCs w:val="1"/>
          <w:sz w:val="36"/>
          <w:szCs w:val="36"/>
        </w:rPr>
        <w:t>Semantic</w:t>
      </w:r>
      <w:r w:rsidRPr="2751C735" w:rsidR="2F58B9F2">
        <w:rPr>
          <w:rFonts w:ascii="Raleway" w:hAnsi="Raleway" w:eastAsia="Raleway" w:cs="Raleway"/>
          <w:b w:val="1"/>
          <w:bCs w:val="1"/>
          <w:sz w:val="36"/>
          <w:szCs w:val="36"/>
        </w:rPr>
        <w:t xml:space="preserve"> Technologies</w:t>
      </w:r>
    </w:p>
    <w:p w:rsidR="2F58B9F2" w:rsidP="2751C735" w:rsidRDefault="2F58B9F2" w14:paraId="50F7AC5B" w14:textId="62590AB0">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involves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prototyping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architecture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services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navigation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labeling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visualization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curation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access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data </w:t>
      </w:r>
      <w:r w:rsidRPr="2751C735" w:rsidR="2F58B9F2">
        <w:rPr>
          <w:rFonts w:ascii="Raleway" w:hAnsi="Raleway" w:eastAsia="Raleway" w:cs="Raleway"/>
          <w:sz w:val="24"/>
          <w:szCs w:val="24"/>
        </w:rPr>
        <w:t>about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Francoist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a </w:t>
      </w:r>
      <w:r w:rsidRPr="2751C735" w:rsidR="2F58B9F2">
        <w:rPr>
          <w:rFonts w:ascii="Raleway" w:hAnsi="Raleway" w:eastAsia="Raleway" w:cs="Raleway"/>
          <w:sz w:val="24"/>
          <w:szCs w:val="24"/>
        </w:rPr>
        <w:t>gender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perspective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includes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analyzing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models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applied</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existing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experiences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defining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technically</w:t>
      </w:r>
      <w:r w:rsidRPr="2751C735" w:rsidR="2F58B9F2">
        <w:rPr>
          <w:rFonts w:ascii="Raleway" w:hAnsi="Raleway" w:eastAsia="Raleway" w:cs="Raleway"/>
          <w:sz w:val="24"/>
          <w:szCs w:val="24"/>
        </w:rPr>
        <w:t xml:space="preserve"> viable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architecture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strategies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generating</w:t>
      </w:r>
      <w:r w:rsidRPr="2751C735" w:rsidR="2F58B9F2">
        <w:rPr>
          <w:rFonts w:ascii="Raleway" w:hAnsi="Raleway" w:eastAsia="Raleway" w:cs="Raleway"/>
          <w:sz w:val="24"/>
          <w:szCs w:val="24"/>
        </w:rPr>
        <w:t xml:space="preserve"> evaluable </w:t>
      </w:r>
      <w:r w:rsidRPr="2751C735" w:rsidR="2F58B9F2">
        <w:rPr>
          <w:rFonts w:ascii="Raleway" w:hAnsi="Raleway" w:eastAsia="Raleway" w:cs="Raleway"/>
          <w:sz w:val="24"/>
          <w:szCs w:val="24"/>
        </w:rPr>
        <w:t>prototypes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through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integrating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results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from</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work</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interest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groups</w:t>
      </w:r>
      <w:r w:rsidRPr="2751C735" w:rsidR="2F58B9F2">
        <w:rPr>
          <w:rFonts w:ascii="Raleway" w:hAnsi="Raleway" w:eastAsia="Raleway" w:cs="Raleway"/>
          <w:sz w:val="24"/>
          <w:szCs w:val="24"/>
        </w:rPr>
        <w:t>.</w:t>
      </w:r>
    </w:p>
    <w:p w:rsidR="2F58B9F2" w:rsidP="2751C735" w:rsidRDefault="2F58B9F2" w14:paraId="3D57B001" w14:textId="79DDF905">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architecture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must</w:t>
      </w:r>
      <w:r w:rsidRPr="2751C735" w:rsidR="2F58B9F2">
        <w:rPr>
          <w:rFonts w:ascii="Raleway" w:hAnsi="Raleway" w:eastAsia="Raleway" w:cs="Raleway"/>
          <w:sz w:val="24"/>
          <w:szCs w:val="24"/>
        </w:rPr>
        <w:t xml:space="preserve"> balance </w:t>
      </w:r>
      <w:r w:rsidRPr="2751C735" w:rsidR="2F58B9F2">
        <w:rPr>
          <w:rFonts w:ascii="Raleway" w:hAnsi="Raleway" w:eastAsia="Raleway" w:cs="Raleway"/>
          <w:sz w:val="24"/>
          <w:szCs w:val="24"/>
        </w:rPr>
        <w:t>several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competing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demands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providing</w:t>
      </w:r>
      <w:r w:rsidRPr="2751C735" w:rsidR="2F58B9F2">
        <w:rPr>
          <w:rFonts w:ascii="Raleway" w:hAnsi="Raleway" w:eastAsia="Raleway" w:cs="Raleway"/>
          <w:sz w:val="24"/>
          <w:szCs w:val="24"/>
        </w:rPr>
        <w:t xml:space="preserve"> comprehensive </w:t>
      </w:r>
      <w:r w:rsidRPr="2751C735" w:rsidR="2F58B9F2">
        <w:rPr>
          <w:rFonts w:ascii="Raleway" w:hAnsi="Raleway" w:eastAsia="Raleway" w:cs="Raleway"/>
          <w:sz w:val="24"/>
          <w:szCs w:val="24"/>
        </w:rPr>
        <w:t>access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while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respecting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privacy</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emotional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sensitivity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supporting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both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expert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researchers</w:t>
      </w:r>
      <w:r w:rsidRPr="2751C735" w:rsidR="2F58B9F2">
        <w:rPr>
          <w:rFonts w:ascii="Raleway" w:hAnsi="Raleway" w:eastAsia="Raleway" w:cs="Raleway"/>
          <w:sz w:val="24"/>
          <w:szCs w:val="24"/>
        </w:rPr>
        <w:t xml:space="preserve"> and general </w:t>
      </w:r>
      <w:r w:rsidRPr="2751C735" w:rsidR="2F58B9F2">
        <w:rPr>
          <w:rFonts w:ascii="Raleway" w:hAnsi="Raleway" w:eastAsia="Raleway" w:cs="Raleway"/>
          <w:sz w:val="24"/>
          <w:szCs w:val="24"/>
        </w:rPr>
        <w:t>public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users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ensuring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organization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presentation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does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not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perpetuate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biases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injustices</w:t>
      </w:r>
      <w:r w:rsidRPr="2751C735" w:rsidR="2F58B9F2">
        <w:rPr>
          <w:rFonts w:ascii="Raleway" w:hAnsi="Raleway" w:eastAsia="Raleway" w:cs="Raleway"/>
          <w:sz w:val="24"/>
          <w:szCs w:val="24"/>
        </w:rPr>
        <w:t>.</w:t>
      </w:r>
    </w:p>
    <w:p w:rsidR="2F58B9F2" w:rsidP="2751C735" w:rsidRDefault="2F58B9F2" w14:paraId="0C0DE201" w14:textId="0B0AAFC0">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Navigation</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Design</w:t>
      </w:r>
    </w:p>
    <w:p w:rsidR="2F58B9F2" w:rsidP="2751C735" w:rsidRDefault="2F58B9F2" w14:paraId="21316F3C" w14:textId="73D98A9B">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navigation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must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accommodate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different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user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types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varying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levels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expertise</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emotional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investment</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material.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family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members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searching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about</w:t>
      </w:r>
      <w:r w:rsidRPr="2751C735" w:rsidR="2F58B9F2">
        <w:rPr>
          <w:rFonts w:ascii="Raleway" w:hAnsi="Raleway" w:eastAsia="Raleway" w:cs="Raleway"/>
          <w:sz w:val="24"/>
          <w:szCs w:val="24"/>
        </w:rPr>
        <w:t xml:space="preserve"> relatives,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navigation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should</w:t>
      </w:r>
      <w:r w:rsidRPr="2751C735" w:rsidR="2F58B9F2">
        <w:rPr>
          <w:rFonts w:ascii="Raleway" w:hAnsi="Raleway" w:eastAsia="Raleway" w:cs="Raleway"/>
          <w:sz w:val="24"/>
          <w:szCs w:val="24"/>
        </w:rPr>
        <w:t xml:space="preserve"> be intuitive and </w:t>
      </w:r>
      <w:r w:rsidRPr="2751C735" w:rsidR="2F58B9F2">
        <w:rPr>
          <w:rFonts w:ascii="Raleway" w:hAnsi="Raleway" w:eastAsia="Raleway" w:cs="Raleway"/>
          <w:sz w:val="24"/>
          <w:szCs w:val="24"/>
        </w:rPr>
        <w:t>supportive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clear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pathways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emotional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support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resources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navigation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should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provide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sophisticated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filtering</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analysis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tools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activists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navigation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should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highlight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connections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between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events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contemporary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issues</w:t>
      </w:r>
      <w:r w:rsidRPr="2751C735" w:rsidR="2F58B9F2">
        <w:rPr>
          <w:rFonts w:ascii="Raleway" w:hAnsi="Raleway" w:eastAsia="Raleway" w:cs="Raleway"/>
          <w:sz w:val="24"/>
          <w:szCs w:val="24"/>
        </w:rPr>
        <w:t>.</w:t>
      </w:r>
    </w:p>
    <w:p w:rsidR="2F58B9F2" w:rsidP="2751C735" w:rsidRDefault="2F58B9F2" w14:paraId="3EDE6FAA" w14:textId="646ACCC7">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Labeling</w:t>
      </w:r>
      <w:r w:rsidRPr="2751C735" w:rsidR="2F58B9F2">
        <w:rPr>
          <w:rFonts w:ascii="Raleway" w:hAnsi="Raleway" w:eastAsia="Raleway" w:cs="Raleway"/>
          <w:b w:val="1"/>
          <w:bCs w:val="1"/>
          <w:sz w:val="28"/>
          <w:szCs w:val="28"/>
        </w:rPr>
        <w:t xml:space="preserve"> and </w:t>
      </w:r>
      <w:r w:rsidRPr="2751C735" w:rsidR="2F58B9F2">
        <w:rPr>
          <w:rFonts w:ascii="Raleway" w:hAnsi="Raleway" w:eastAsia="Raleway" w:cs="Raleway"/>
          <w:b w:val="1"/>
          <w:bCs w:val="1"/>
          <w:sz w:val="28"/>
          <w:szCs w:val="28"/>
        </w:rPr>
        <w:t>Categorization</w:t>
      </w:r>
    </w:p>
    <w:p w:rsidR="2F58B9F2" w:rsidP="2751C735" w:rsidRDefault="2F58B9F2" w14:paraId="3A0A975D" w14:textId="25097550">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labeling</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categorization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must</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carefully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avoid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reproducing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biases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Traditional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archival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categories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not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adequately</w:t>
      </w:r>
      <w:r w:rsidRPr="2751C735" w:rsidR="2F58B9F2">
        <w:rPr>
          <w:rFonts w:ascii="Raleway" w:hAnsi="Raleway" w:eastAsia="Raleway" w:cs="Raleway"/>
          <w:sz w:val="24"/>
          <w:szCs w:val="24"/>
        </w:rPr>
        <w:t xml:space="preserve"> capture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experiences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marginalized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groups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may</w:t>
      </w:r>
      <w:r w:rsidRPr="2751C735" w:rsidR="2F58B9F2">
        <w:rPr>
          <w:rFonts w:ascii="Raleway" w:hAnsi="Raleway" w:eastAsia="Raleway" w:cs="Raleway"/>
          <w:sz w:val="24"/>
          <w:szCs w:val="24"/>
        </w:rPr>
        <w:t xml:space="preserve"> use </w:t>
      </w:r>
      <w:r w:rsidRPr="2751C735" w:rsidR="2F58B9F2">
        <w:rPr>
          <w:rFonts w:ascii="Raleway" w:hAnsi="Raleway" w:eastAsia="Raleway" w:cs="Raleway"/>
          <w:sz w:val="24"/>
          <w:szCs w:val="24"/>
        </w:rPr>
        <w:t>language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offensive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inappropriate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involves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working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affected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develop</w:t>
      </w:r>
      <w:r w:rsidRPr="2751C735" w:rsidR="2F58B9F2">
        <w:rPr>
          <w:rFonts w:ascii="Raleway" w:hAnsi="Raleway" w:eastAsia="Raleway" w:cs="Raleway"/>
          <w:sz w:val="24"/>
          <w:szCs w:val="24"/>
        </w:rPr>
        <w:t xml:space="preserve"> more inclusive and </w:t>
      </w:r>
      <w:r w:rsidRPr="2751C735" w:rsidR="2F58B9F2">
        <w:rPr>
          <w:rFonts w:ascii="Raleway" w:hAnsi="Raleway" w:eastAsia="Raleway" w:cs="Raleway"/>
          <w:sz w:val="24"/>
          <w:szCs w:val="24"/>
        </w:rPr>
        <w:t>accurate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categorization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w:t>
      </w:r>
    </w:p>
    <w:p w:rsidR="2F58B9F2" w:rsidP="2751C735" w:rsidRDefault="2F58B9F2" w14:paraId="5AD234A5" w14:textId="4F60E35C">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Visualization</w:t>
      </w:r>
    </w:p>
    <w:p w:rsidR="2F58B9F2" w:rsidP="2751C735" w:rsidRDefault="2F58B9F2" w14:paraId="7F0116B3" w14:textId="7D61880B">
      <w:pPr>
        <w:spacing w:before="240" w:beforeAutospacing="off" w:after="240" w:afterAutospacing="off"/>
      </w:pPr>
      <w:r w:rsidRPr="2751C735" w:rsidR="2F58B9F2">
        <w:rPr>
          <w:rFonts w:ascii="Raleway" w:hAnsi="Raleway" w:eastAsia="Raleway" w:cs="Raleway"/>
          <w:sz w:val="24"/>
          <w:szCs w:val="24"/>
        </w:rPr>
        <w:t xml:space="preserve">Data </w:t>
      </w:r>
      <w:r w:rsidRPr="2751C735" w:rsidR="2F58B9F2">
        <w:rPr>
          <w:rFonts w:ascii="Raleway" w:hAnsi="Raleway" w:eastAsia="Raleway" w:cs="Raleway"/>
          <w:sz w:val="24"/>
          <w:szCs w:val="24"/>
        </w:rPr>
        <w:t>visualization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tools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must</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designed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reveal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patterns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connections</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data </w:t>
      </w:r>
      <w:r w:rsidRPr="2751C735" w:rsidR="2F58B9F2">
        <w:rPr>
          <w:rFonts w:ascii="Raleway" w:hAnsi="Raleway" w:eastAsia="Raleway" w:cs="Raleway"/>
          <w:sz w:val="24"/>
          <w:szCs w:val="24"/>
        </w:rPr>
        <w:t>while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being</w:t>
      </w:r>
      <w:r w:rsidRPr="2751C735" w:rsidR="2F58B9F2">
        <w:rPr>
          <w:rFonts w:ascii="Raleway" w:hAnsi="Raleway" w:eastAsia="Raleway" w:cs="Raleway"/>
          <w:sz w:val="24"/>
          <w:szCs w:val="24"/>
        </w:rPr>
        <w:t xml:space="preserve"> sensitive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human </w:t>
      </w:r>
      <w:r w:rsidRPr="2751C735" w:rsidR="2F58B9F2">
        <w:rPr>
          <w:rFonts w:ascii="Raleway" w:hAnsi="Raleway" w:eastAsia="Raleway" w:cs="Raleway"/>
          <w:sz w:val="24"/>
          <w:szCs w:val="24"/>
        </w:rPr>
        <w:t>cost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represented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data </w:t>
      </w:r>
      <w:r w:rsidRPr="2751C735" w:rsidR="2F58B9F2">
        <w:rPr>
          <w:rFonts w:ascii="Raleway" w:hAnsi="Raleway" w:eastAsia="Raleway" w:cs="Raleway"/>
          <w:sz w:val="24"/>
          <w:szCs w:val="24"/>
        </w:rPr>
        <w:t>points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Visualizations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should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help</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users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understand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scale</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scope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while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maintaining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dignity</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humanity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individuals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whose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experiences</w:t>
      </w:r>
      <w:r w:rsidRPr="2751C735" w:rsidR="2F58B9F2">
        <w:rPr>
          <w:rFonts w:ascii="Raleway" w:hAnsi="Raleway" w:eastAsia="Raleway" w:cs="Raleway"/>
          <w:sz w:val="24"/>
          <w:szCs w:val="24"/>
        </w:rPr>
        <w:t xml:space="preserve"> are </w:t>
      </w:r>
      <w:r w:rsidRPr="2751C735" w:rsidR="2F58B9F2">
        <w:rPr>
          <w:rFonts w:ascii="Raleway" w:hAnsi="Raleway" w:eastAsia="Raleway" w:cs="Raleway"/>
          <w:sz w:val="24"/>
          <w:szCs w:val="24"/>
        </w:rPr>
        <w:t>being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represented</w:t>
      </w:r>
      <w:r w:rsidRPr="2751C735" w:rsidR="2F58B9F2">
        <w:rPr>
          <w:rFonts w:ascii="Raleway" w:hAnsi="Raleway" w:eastAsia="Raleway" w:cs="Raleway"/>
          <w:sz w:val="24"/>
          <w:szCs w:val="24"/>
        </w:rPr>
        <w:t>.</w:t>
      </w:r>
    </w:p>
    <w:p w:rsidR="2F58B9F2" w:rsidP="2751C735" w:rsidRDefault="2F58B9F2" w14:paraId="63C99313" w14:textId="38B2A2E2">
      <w:pPr>
        <w:pStyle w:val="Heading2"/>
        <w:spacing w:before="299" w:beforeAutospacing="off" w:after="299" w:afterAutospacing="off"/>
        <w:rPr>
          <w:rFonts w:ascii="Raleway" w:hAnsi="Raleway" w:eastAsia="Raleway" w:cs="Raleway"/>
          <w:b w:val="1"/>
          <w:bCs w:val="1"/>
          <w:sz w:val="36"/>
          <w:szCs w:val="36"/>
        </w:rPr>
      </w:pPr>
      <w:r w:rsidRPr="2751C735" w:rsidR="2F58B9F2">
        <w:rPr>
          <w:rFonts w:ascii="Raleway" w:hAnsi="Raleway" w:eastAsia="Raleway" w:cs="Raleway"/>
          <w:b w:val="1"/>
          <w:bCs w:val="1"/>
          <w:sz w:val="36"/>
          <w:szCs w:val="36"/>
        </w:rPr>
        <w:t>Linked</w:t>
      </w:r>
      <w:r w:rsidRPr="2751C735" w:rsidR="2F58B9F2">
        <w:rPr>
          <w:rFonts w:ascii="Raleway" w:hAnsi="Raleway" w:eastAsia="Raleway" w:cs="Raleway"/>
          <w:b w:val="1"/>
          <w:bCs w:val="1"/>
          <w:sz w:val="36"/>
          <w:szCs w:val="36"/>
        </w:rPr>
        <w:t xml:space="preserve"> Open Data and </w:t>
      </w:r>
      <w:r w:rsidRPr="2751C735" w:rsidR="2F58B9F2">
        <w:rPr>
          <w:rFonts w:ascii="Raleway" w:hAnsi="Raleway" w:eastAsia="Raleway" w:cs="Raleway"/>
          <w:b w:val="1"/>
          <w:bCs w:val="1"/>
          <w:sz w:val="36"/>
          <w:szCs w:val="36"/>
        </w:rPr>
        <w:t>Semantic</w:t>
      </w:r>
      <w:r w:rsidRPr="2751C735" w:rsidR="2F58B9F2">
        <w:rPr>
          <w:rFonts w:ascii="Raleway" w:hAnsi="Raleway" w:eastAsia="Raleway" w:cs="Raleway"/>
          <w:b w:val="1"/>
          <w:bCs w:val="1"/>
          <w:sz w:val="36"/>
          <w:szCs w:val="36"/>
        </w:rPr>
        <w:t xml:space="preserve"> Web </w:t>
      </w:r>
      <w:r w:rsidRPr="2751C735" w:rsidR="2F58B9F2">
        <w:rPr>
          <w:rFonts w:ascii="Raleway" w:hAnsi="Raleway" w:eastAsia="Raleway" w:cs="Raleway"/>
          <w:b w:val="1"/>
          <w:bCs w:val="1"/>
          <w:sz w:val="36"/>
          <w:szCs w:val="36"/>
        </w:rPr>
        <w:t>Integration</w:t>
      </w:r>
    </w:p>
    <w:p w:rsidR="2F58B9F2" w:rsidP="2751C735" w:rsidRDefault="2F58B9F2" w14:paraId="641B1AFE" w14:textId="7B0CB0EB">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involves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participating</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transformation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databases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Linked</w:t>
      </w:r>
      <w:r w:rsidRPr="2751C735" w:rsidR="2F58B9F2">
        <w:rPr>
          <w:rFonts w:ascii="Raleway" w:hAnsi="Raleway" w:eastAsia="Raleway" w:cs="Raleway"/>
          <w:sz w:val="24"/>
          <w:szCs w:val="24"/>
        </w:rPr>
        <w:t xml:space="preserve"> Open Data (LOD) </w:t>
      </w:r>
      <w:r w:rsidRPr="2751C735" w:rsidR="2F58B9F2">
        <w:rPr>
          <w:rFonts w:ascii="Raleway" w:hAnsi="Raleway" w:eastAsia="Raleway" w:cs="Raleway"/>
          <w:sz w:val="24"/>
          <w:szCs w:val="24"/>
        </w:rPr>
        <w:t>through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semantic</w:t>
      </w:r>
      <w:r w:rsidRPr="2751C735" w:rsidR="2F58B9F2">
        <w:rPr>
          <w:rFonts w:ascii="Raleway" w:hAnsi="Raleway" w:eastAsia="Raleway" w:cs="Raleway"/>
          <w:sz w:val="24"/>
          <w:szCs w:val="24"/>
        </w:rPr>
        <w:t xml:space="preserve"> web </w:t>
      </w:r>
      <w:r w:rsidRPr="2751C735" w:rsidR="2F58B9F2">
        <w:rPr>
          <w:rFonts w:ascii="Raleway" w:hAnsi="Raleway" w:eastAsia="Raleway" w:cs="Raleway"/>
          <w:sz w:val="24"/>
          <w:szCs w:val="24"/>
        </w:rPr>
        <w:t>technologies</w:t>
      </w:r>
      <w:r w:rsidRPr="2751C735" w:rsidR="2F58B9F2">
        <w:rPr>
          <w:rFonts w:ascii="Raleway" w:hAnsi="Raleway" w:eastAsia="Raleway" w:cs="Raleway"/>
          <w:sz w:val="24"/>
          <w:szCs w:val="24"/>
        </w:rPr>
        <w:t xml:space="preserve"> (RDF, </w:t>
      </w:r>
      <w:r w:rsidRPr="2751C735" w:rsidR="2F58B9F2">
        <w:rPr>
          <w:rFonts w:ascii="Raleway" w:hAnsi="Raleway" w:eastAsia="Raleway" w:cs="Raleway"/>
          <w:sz w:val="24"/>
          <w:szCs w:val="24"/>
        </w:rPr>
        <w:t>ontologies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ensuring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inclusion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underrepresented</w:t>
      </w:r>
      <w:r w:rsidRPr="2751C735" w:rsidR="2F58B9F2">
        <w:rPr>
          <w:rFonts w:ascii="Raleway" w:hAnsi="Raleway" w:eastAsia="Raleway" w:cs="Raleway"/>
          <w:sz w:val="24"/>
          <w:szCs w:val="24"/>
        </w:rPr>
        <w:t xml:space="preserve"> narratives (</w:t>
      </w:r>
      <w:r w:rsidRPr="2751C735" w:rsidR="2F58B9F2">
        <w:rPr>
          <w:rFonts w:ascii="Raleway" w:hAnsi="Raleway" w:eastAsia="Raleway" w:cs="Raleway"/>
          <w:sz w:val="24"/>
          <w:szCs w:val="24"/>
        </w:rPr>
        <w:t>such</w:t>
      </w:r>
      <w:r w:rsidRPr="2751C735" w:rsidR="2F58B9F2">
        <w:rPr>
          <w:rFonts w:ascii="Raleway" w:hAnsi="Raleway" w:eastAsia="Raleway" w:cs="Raleway"/>
          <w:sz w:val="24"/>
          <w:szCs w:val="24"/>
        </w:rPr>
        <w:t xml:space="preserve"> as </w:t>
      </w:r>
      <w:r w:rsidRPr="2751C735" w:rsidR="2F58B9F2">
        <w:rPr>
          <w:rFonts w:ascii="Raleway" w:hAnsi="Raleway" w:eastAsia="Raleway" w:cs="Raleway"/>
          <w:sz w:val="24"/>
          <w:szCs w:val="24"/>
        </w:rPr>
        <w:t>those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related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gender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intersectionalities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underrepresented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groups</w:t>
      </w:r>
      <w:r w:rsidRPr="2751C735" w:rsidR="2F58B9F2">
        <w:rPr>
          <w:rFonts w:ascii="Raleway" w:hAnsi="Raleway" w:eastAsia="Raleway" w:cs="Raleway"/>
          <w:sz w:val="24"/>
          <w:szCs w:val="24"/>
        </w:rPr>
        <w:t>).</w:t>
      </w:r>
    </w:p>
    <w:p w:rsidR="2F58B9F2" w:rsidP="2751C735" w:rsidRDefault="2F58B9F2" w14:paraId="53BE67CE" w14:textId="46AC1EA6">
      <w:pPr>
        <w:spacing w:before="240" w:beforeAutospacing="off" w:after="240" w:afterAutospacing="off"/>
      </w:pPr>
      <w:r w:rsidRPr="2751C735" w:rsidR="2F58B9F2">
        <w:rPr>
          <w:rFonts w:ascii="Raleway" w:hAnsi="Raleway" w:eastAsia="Raleway" w:cs="Raleway"/>
          <w:sz w:val="24"/>
          <w:szCs w:val="24"/>
        </w:rPr>
        <w:t>Linked</w:t>
      </w:r>
      <w:r w:rsidRPr="2751C735" w:rsidR="2F58B9F2">
        <w:rPr>
          <w:rFonts w:ascii="Raleway" w:hAnsi="Raleway" w:eastAsia="Raleway" w:cs="Raleway"/>
          <w:sz w:val="24"/>
          <w:szCs w:val="24"/>
        </w:rPr>
        <w:t xml:space="preserve"> Open Data </w:t>
      </w:r>
      <w:r w:rsidRPr="2751C735" w:rsidR="2F58B9F2">
        <w:rPr>
          <w:rFonts w:ascii="Raleway" w:hAnsi="Raleway" w:eastAsia="Raleway" w:cs="Raleway"/>
          <w:sz w:val="24"/>
          <w:szCs w:val="24"/>
        </w:rPr>
        <w:t>technologies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offer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significant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opportunities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connecting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related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across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different</w:t>
      </w:r>
      <w:r w:rsidRPr="2751C735" w:rsidR="2F58B9F2">
        <w:rPr>
          <w:rFonts w:ascii="Raleway" w:hAnsi="Raleway" w:eastAsia="Raleway" w:cs="Raleway"/>
          <w:sz w:val="24"/>
          <w:szCs w:val="24"/>
        </w:rPr>
        <w:t xml:space="preserve"> archives and </w:t>
      </w:r>
      <w:r w:rsidRPr="2751C735" w:rsidR="2F58B9F2">
        <w:rPr>
          <w:rFonts w:ascii="Raleway" w:hAnsi="Raleway" w:eastAsia="Raleway" w:cs="Raleway"/>
          <w:sz w:val="24"/>
          <w:szCs w:val="24"/>
        </w:rPr>
        <w:t>databases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creating</w:t>
      </w:r>
      <w:r w:rsidRPr="2751C735" w:rsidR="2F58B9F2">
        <w:rPr>
          <w:rFonts w:ascii="Raleway" w:hAnsi="Raleway" w:eastAsia="Raleway" w:cs="Raleway"/>
          <w:sz w:val="24"/>
          <w:szCs w:val="24"/>
        </w:rPr>
        <w:t xml:space="preserve"> a more comprehensive and </w:t>
      </w:r>
      <w:r w:rsidRPr="2751C735" w:rsidR="2F58B9F2">
        <w:rPr>
          <w:rFonts w:ascii="Raleway" w:hAnsi="Raleway" w:eastAsia="Raleway" w:cs="Raleway"/>
          <w:sz w:val="24"/>
          <w:szCs w:val="24"/>
        </w:rPr>
        <w:t>interconnected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view</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However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integration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diverse </w:t>
      </w:r>
      <w:r w:rsidRPr="2751C735" w:rsidR="2F58B9F2">
        <w:rPr>
          <w:rFonts w:ascii="Raleway" w:hAnsi="Raleway" w:eastAsia="Raleway" w:cs="Raleway"/>
          <w:sz w:val="24"/>
          <w:szCs w:val="24"/>
        </w:rPr>
        <w:t>datasets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also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presents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challenges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related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data </w:t>
      </w:r>
      <w:r w:rsidRPr="2751C735" w:rsidR="2F58B9F2">
        <w:rPr>
          <w:rFonts w:ascii="Raleway" w:hAnsi="Raleway" w:eastAsia="Raleway" w:cs="Raleway"/>
          <w:sz w:val="24"/>
          <w:szCs w:val="24"/>
        </w:rPr>
        <w:t>quality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consistency</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potential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perpetuating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biases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across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connected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datasets</w:t>
      </w:r>
      <w:r w:rsidRPr="2751C735" w:rsidR="2F58B9F2">
        <w:rPr>
          <w:rFonts w:ascii="Raleway" w:hAnsi="Raleway" w:eastAsia="Raleway" w:cs="Raleway"/>
          <w:sz w:val="24"/>
          <w:szCs w:val="24"/>
        </w:rPr>
        <w:t>.</w:t>
      </w:r>
    </w:p>
    <w:p w:rsidR="2F58B9F2" w:rsidP="2751C735" w:rsidRDefault="2F58B9F2" w14:paraId="279318E9" w14:textId="3533238A">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Ontology</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Development</w:t>
      </w:r>
    </w:p>
    <w:p w:rsidR="2F58B9F2" w:rsidP="2751C735" w:rsidRDefault="2F58B9F2" w14:paraId="72C59BC7" w14:textId="5929721B">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development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ontologies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data </w:t>
      </w:r>
      <w:r w:rsidRPr="2751C735" w:rsidR="2F58B9F2">
        <w:rPr>
          <w:rFonts w:ascii="Raleway" w:hAnsi="Raleway" w:eastAsia="Raleway" w:cs="Raleway"/>
          <w:sz w:val="24"/>
          <w:szCs w:val="24"/>
        </w:rPr>
        <w:t>requires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careful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consideration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how</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concepts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relationships</w:t>
      </w:r>
      <w:r w:rsidRPr="2751C735" w:rsidR="2F58B9F2">
        <w:rPr>
          <w:rFonts w:ascii="Raleway" w:hAnsi="Raleway" w:eastAsia="Raleway" w:cs="Raleway"/>
          <w:sz w:val="24"/>
          <w:szCs w:val="24"/>
        </w:rPr>
        <w:t xml:space="preserve"> are </w:t>
      </w:r>
      <w:r w:rsidRPr="2751C735" w:rsidR="2F58B9F2">
        <w:rPr>
          <w:rFonts w:ascii="Raleway" w:hAnsi="Raleway" w:eastAsia="Raleway" w:cs="Raleway"/>
          <w:sz w:val="24"/>
          <w:szCs w:val="24"/>
        </w:rPr>
        <w:t>defined</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represented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Traditional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ontologies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not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adequately</w:t>
      </w:r>
      <w:r w:rsidRPr="2751C735" w:rsidR="2F58B9F2">
        <w:rPr>
          <w:rFonts w:ascii="Raleway" w:hAnsi="Raleway" w:eastAsia="Raleway" w:cs="Raleway"/>
          <w:sz w:val="24"/>
          <w:szCs w:val="24"/>
        </w:rPr>
        <w:t xml:space="preserve"> capture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complexity</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nuance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experiences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particularly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those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marginalized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groups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involves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working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affected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develop</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ontologies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accurately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experiences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perspectives</w:t>
      </w:r>
      <w:r w:rsidRPr="2751C735" w:rsidR="2F58B9F2">
        <w:rPr>
          <w:rFonts w:ascii="Raleway" w:hAnsi="Raleway" w:eastAsia="Raleway" w:cs="Raleway"/>
          <w:sz w:val="24"/>
          <w:szCs w:val="24"/>
        </w:rPr>
        <w:t>.</w:t>
      </w:r>
    </w:p>
    <w:p w:rsidR="2F58B9F2" w:rsidP="2751C735" w:rsidRDefault="2F58B9F2" w14:paraId="3672BB88" w14:textId="16333C21">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 xml:space="preserve">Data </w:t>
      </w:r>
      <w:r w:rsidRPr="2751C735" w:rsidR="2F58B9F2">
        <w:rPr>
          <w:rFonts w:ascii="Raleway" w:hAnsi="Raleway" w:eastAsia="Raleway" w:cs="Raleway"/>
          <w:b w:val="1"/>
          <w:bCs w:val="1"/>
          <w:sz w:val="28"/>
          <w:szCs w:val="28"/>
        </w:rPr>
        <w:t>Integration</w:t>
      </w:r>
    </w:p>
    <w:p w:rsidR="2F58B9F2" w:rsidP="2751C735" w:rsidRDefault="2F58B9F2" w14:paraId="3FEF559E" w14:textId="068D8D96">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integration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data </w:t>
      </w:r>
      <w:r w:rsidRPr="2751C735" w:rsidR="2F58B9F2">
        <w:rPr>
          <w:rFonts w:ascii="Raleway" w:hAnsi="Raleway" w:eastAsia="Raleway" w:cs="Raleway"/>
          <w:sz w:val="24"/>
          <w:szCs w:val="24"/>
        </w:rPr>
        <w:t>from</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multiple</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requires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careful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attention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issues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data </w:t>
      </w:r>
      <w:r w:rsidRPr="2751C735" w:rsidR="2F58B9F2">
        <w:rPr>
          <w:rFonts w:ascii="Raleway" w:hAnsi="Raleway" w:eastAsia="Raleway" w:cs="Raleway"/>
          <w:sz w:val="24"/>
          <w:szCs w:val="24"/>
        </w:rPr>
        <w:t>quality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consistency</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provenance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Different</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may</w:t>
      </w:r>
      <w:r w:rsidRPr="2751C735" w:rsidR="2F58B9F2">
        <w:rPr>
          <w:rFonts w:ascii="Raleway" w:hAnsi="Raleway" w:eastAsia="Raleway" w:cs="Raleway"/>
          <w:sz w:val="24"/>
          <w:szCs w:val="24"/>
        </w:rPr>
        <w:t xml:space="preserve"> use </w:t>
      </w:r>
      <w:r w:rsidRPr="2751C735" w:rsidR="2F58B9F2">
        <w:rPr>
          <w:rFonts w:ascii="Raleway" w:hAnsi="Raleway" w:eastAsia="Raleway" w:cs="Raleway"/>
          <w:sz w:val="24"/>
          <w:szCs w:val="24"/>
        </w:rPr>
        <w:t>different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standards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formats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terminology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requiring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sophisticated</w:t>
      </w:r>
      <w:r w:rsidRPr="2751C735" w:rsidR="2F58B9F2">
        <w:rPr>
          <w:rFonts w:ascii="Raleway" w:hAnsi="Raleway" w:eastAsia="Raleway" w:cs="Raleway"/>
          <w:sz w:val="24"/>
          <w:szCs w:val="24"/>
        </w:rPr>
        <w:t xml:space="preserve"> data </w:t>
      </w:r>
      <w:r w:rsidRPr="2751C735" w:rsidR="2F58B9F2">
        <w:rPr>
          <w:rFonts w:ascii="Raleway" w:hAnsi="Raleway" w:eastAsia="Raleway" w:cs="Raleway"/>
          <w:sz w:val="24"/>
          <w:szCs w:val="24"/>
        </w:rPr>
        <w:t>integration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techniques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integration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must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also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consider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how</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handle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conflicting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contradictory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while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maintaining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integrity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original </w:t>
      </w:r>
      <w:r w:rsidRPr="2751C735" w:rsidR="2F58B9F2">
        <w:rPr>
          <w:rFonts w:ascii="Raleway" w:hAnsi="Raleway" w:eastAsia="Raleway" w:cs="Raleway"/>
          <w:sz w:val="24"/>
          <w:szCs w:val="24"/>
        </w:rPr>
        <w:t>sources</w:t>
      </w:r>
      <w:r w:rsidRPr="2751C735" w:rsidR="2F58B9F2">
        <w:rPr>
          <w:rFonts w:ascii="Raleway" w:hAnsi="Raleway" w:eastAsia="Raleway" w:cs="Raleway"/>
          <w:sz w:val="24"/>
          <w:szCs w:val="24"/>
        </w:rPr>
        <w:t>.</w:t>
      </w:r>
    </w:p>
    <w:p w:rsidR="2F58B9F2" w:rsidP="2751C735" w:rsidRDefault="2F58B9F2" w14:paraId="52D6BE8E" w14:textId="5954AC86">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 xml:space="preserve">Cross-Archive </w:t>
      </w:r>
      <w:r w:rsidRPr="2751C735" w:rsidR="2F58B9F2">
        <w:rPr>
          <w:rFonts w:ascii="Raleway" w:hAnsi="Raleway" w:eastAsia="Raleway" w:cs="Raleway"/>
          <w:b w:val="1"/>
          <w:bCs w:val="1"/>
          <w:sz w:val="28"/>
          <w:szCs w:val="28"/>
        </w:rPr>
        <w:t>Connections</w:t>
      </w:r>
    </w:p>
    <w:p w:rsidR="2F58B9F2" w:rsidP="2751C735" w:rsidRDefault="2F58B9F2" w14:paraId="15A5F5F4" w14:textId="1A1BD746">
      <w:pPr>
        <w:spacing w:before="240" w:beforeAutospacing="off" w:after="240" w:afterAutospacing="off"/>
      </w:pPr>
      <w:r w:rsidRPr="2751C735" w:rsidR="2F58B9F2">
        <w:rPr>
          <w:rFonts w:ascii="Raleway" w:hAnsi="Raleway" w:eastAsia="Raleway" w:cs="Raleway"/>
          <w:sz w:val="24"/>
          <w:szCs w:val="24"/>
        </w:rPr>
        <w:t>Linked</w:t>
      </w:r>
      <w:r w:rsidRPr="2751C735" w:rsidR="2F58B9F2">
        <w:rPr>
          <w:rFonts w:ascii="Raleway" w:hAnsi="Raleway" w:eastAsia="Raleway" w:cs="Raleway"/>
          <w:sz w:val="24"/>
          <w:szCs w:val="24"/>
        </w:rPr>
        <w:t xml:space="preserve"> Open Data </w:t>
      </w:r>
      <w:r w:rsidRPr="2751C735" w:rsidR="2F58B9F2">
        <w:rPr>
          <w:rFonts w:ascii="Raleway" w:hAnsi="Raleway" w:eastAsia="Raleway" w:cs="Raleway"/>
          <w:sz w:val="24"/>
          <w:szCs w:val="24"/>
        </w:rPr>
        <w:t>technologies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enable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creation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connections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between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related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across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different</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instance</w:t>
      </w:r>
      <w:r w:rsidRPr="2751C735" w:rsidR="2F58B9F2">
        <w:rPr>
          <w:rFonts w:ascii="Raleway" w:hAnsi="Raleway" w:eastAsia="Raleway" w:cs="Raleway"/>
          <w:sz w:val="24"/>
          <w:szCs w:val="24"/>
        </w:rPr>
        <w:t xml:space="preserve">, a </w:t>
      </w:r>
      <w:r w:rsidRPr="2751C735" w:rsidR="2F58B9F2">
        <w:rPr>
          <w:rFonts w:ascii="Raleway" w:hAnsi="Raleway" w:eastAsia="Raleway" w:cs="Raleway"/>
          <w:sz w:val="24"/>
          <w:szCs w:val="24"/>
        </w:rPr>
        <w:t>family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member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might</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able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trace </w:t>
      </w:r>
      <w:r w:rsidRPr="2751C735" w:rsidR="2F58B9F2">
        <w:rPr>
          <w:rFonts w:ascii="Raleway" w:hAnsi="Raleway" w:eastAsia="Raleway" w:cs="Raleway"/>
          <w:sz w:val="24"/>
          <w:szCs w:val="24"/>
        </w:rPr>
        <w:t>connections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between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relative's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experience</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broader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patterns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might</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able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identify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previously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unknown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connections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between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different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resistance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movements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persecution</w:t>
      </w:r>
      <w:r w:rsidRPr="2751C735" w:rsidR="2F58B9F2">
        <w:rPr>
          <w:rFonts w:ascii="Raleway" w:hAnsi="Raleway" w:eastAsia="Raleway" w:cs="Raleway"/>
          <w:sz w:val="24"/>
          <w:szCs w:val="24"/>
        </w:rPr>
        <w:t>.</w:t>
      </w:r>
    </w:p>
    <w:p w:rsidR="2F58B9F2" w:rsidP="2751C735" w:rsidRDefault="2F58B9F2" w14:paraId="5D37FEC0" w14:textId="5B8FC1D6">
      <w:pPr>
        <w:pStyle w:val="Heading2"/>
        <w:spacing w:before="299" w:beforeAutospacing="off" w:after="299" w:afterAutospacing="off"/>
      </w:pPr>
      <w:r w:rsidRPr="2751C735" w:rsidR="2F58B9F2">
        <w:rPr>
          <w:rFonts w:ascii="Raleway" w:hAnsi="Raleway" w:eastAsia="Raleway" w:cs="Raleway"/>
          <w:b w:val="1"/>
          <w:bCs w:val="1"/>
          <w:sz w:val="36"/>
          <w:szCs w:val="36"/>
        </w:rPr>
        <w:t>Neuro-</w:t>
      </w:r>
      <w:r w:rsidRPr="2751C735" w:rsidR="2F58B9F2">
        <w:rPr>
          <w:rFonts w:ascii="Raleway" w:hAnsi="Raleway" w:eastAsia="Raleway" w:cs="Raleway"/>
          <w:b w:val="1"/>
          <w:bCs w:val="1"/>
          <w:sz w:val="36"/>
          <w:szCs w:val="36"/>
        </w:rPr>
        <w:t>Symbolic</w:t>
      </w:r>
      <w:r w:rsidRPr="2751C735" w:rsidR="2F58B9F2">
        <w:rPr>
          <w:rFonts w:ascii="Raleway" w:hAnsi="Raleway" w:eastAsia="Raleway" w:cs="Raleway"/>
          <w:b w:val="1"/>
          <w:bCs w:val="1"/>
          <w:sz w:val="36"/>
          <w:szCs w:val="36"/>
        </w:rPr>
        <w:t xml:space="preserve"> AI </w:t>
      </w:r>
      <w:r w:rsidRPr="2751C735" w:rsidR="2F58B9F2">
        <w:rPr>
          <w:rFonts w:ascii="Raleway" w:hAnsi="Raleway" w:eastAsia="Raleway" w:cs="Raleway"/>
          <w:b w:val="1"/>
          <w:bCs w:val="1"/>
          <w:sz w:val="36"/>
          <w:szCs w:val="36"/>
        </w:rPr>
        <w:t>for</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Historical</w:t>
      </w:r>
      <w:r w:rsidRPr="2751C735" w:rsidR="2F58B9F2">
        <w:rPr>
          <w:rFonts w:ascii="Raleway" w:hAnsi="Raleway" w:eastAsia="Raleway" w:cs="Raleway"/>
          <w:b w:val="1"/>
          <w:bCs w:val="1"/>
          <w:sz w:val="36"/>
          <w:szCs w:val="36"/>
        </w:rPr>
        <w:t xml:space="preserve"> Archives</w:t>
      </w:r>
    </w:p>
    <w:p w:rsidR="2F58B9F2" w:rsidP="2751C735" w:rsidRDefault="2F58B9F2" w14:paraId="068210E2" w14:textId="26D51235">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involves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collaborating</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development</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evaluation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Neuro-</w:t>
      </w:r>
      <w:r w:rsidRPr="2751C735" w:rsidR="2F58B9F2">
        <w:rPr>
          <w:rFonts w:ascii="Raleway" w:hAnsi="Raleway" w:eastAsia="Raleway" w:cs="Raleway"/>
          <w:sz w:val="24"/>
          <w:szCs w:val="24"/>
        </w:rPr>
        <w:t>Symbolic</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representation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retrieval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criteria</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explainability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ethics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absence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bias</w:t>
      </w:r>
      <w:r w:rsidRPr="2751C735" w:rsidR="2F58B9F2">
        <w:rPr>
          <w:rFonts w:ascii="Raleway" w:hAnsi="Raleway" w:eastAsia="Raleway" w:cs="Raleway"/>
          <w:sz w:val="24"/>
          <w:szCs w:val="24"/>
        </w:rPr>
        <w:t>.</w:t>
      </w:r>
    </w:p>
    <w:p w:rsidR="2F58B9F2" w:rsidP="2751C735" w:rsidRDefault="2F58B9F2" w14:paraId="0528B0D5" w14:textId="6EE6D4D8">
      <w:pPr>
        <w:spacing w:before="240" w:beforeAutospacing="off" w:after="240" w:afterAutospacing="off"/>
      </w:pPr>
      <w:r w:rsidRPr="2751C735" w:rsidR="2F58B9F2">
        <w:rPr>
          <w:rFonts w:ascii="Raleway" w:hAnsi="Raleway" w:eastAsia="Raleway" w:cs="Raleway"/>
          <w:sz w:val="24"/>
          <w:szCs w:val="24"/>
        </w:rPr>
        <w:t>Neuro-</w:t>
      </w:r>
      <w:r w:rsidRPr="2751C735" w:rsidR="2F58B9F2">
        <w:rPr>
          <w:rFonts w:ascii="Raleway" w:hAnsi="Raleway" w:eastAsia="Raleway" w:cs="Raleway"/>
          <w:sz w:val="24"/>
          <w:szCs w:val="24"/>
        </w:rPr>
        <w:t>symbolic</w:t>
      </w:r>
      <w:r w:rsidRPr="2751C735" w:rsidR="2F58B9F2">
        <w:rPr>
          <w:rFonts w:ascii="Raleway" w:hAnsi="Raleway" w:eastAsia="Raleway" w:cs="Raleway"/>
          <w:sz w:val="24"/>
          <w:szCs w:val="24"/>
        </w:rPr>
        <w:t xml:space="preserve"> AI combines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strengths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symbolic</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which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is</w:t>
      </w:r>
      <w:r w:rsidRPr="2751C735" w:rsidR="2F58B9F2">
        <w:rPr>
          <w:rFonts w:ascii="Raleway" w:hAnsi="Raleway" w:eastAsia="Raleway" w:cs="Raleway"/>
          <w:sz w:val="24"/>
          <w:szCs w:val="24"/>
        </w:rPr>
        <w:t xml:space="preserve"> interpretable and can </w:t>
      </w:r>
      <w:r w:rsidRPr="2751C735" w:rsidR="2F58B9F2">
        <w:rPr>
          <w:rFonts w:ascii="Raleway" w:hAnsi="Raleway" w:eastAsia="Raleway" w:cs="Raleway"/>
          <w:sz w:val="24"/>
          <w:szCs w:val="24"/>
        </w:rPr>
        <w:t>incorporate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explicit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knowledge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strengths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subsymbolic</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which</w:t>
      </w:r>
      <w:r w:rsidRPr="2751C735" w:rsidR="2F58B9F2">
        <w:rPr>
          <w:rFonts w:ascii="Raleway" w:hAnsi="Raleway" w:eastAsia="Raleway" w:cs="Raleway"/>
          <w:sz w:val="24"/>
          <w:szCs w:val="24"/>
        </w:rPr>
        <w:t xml:space="preserve"> can </w:t>
      </w:r>
      <w:r w:rsidRPr="2751C735" w:rsidR="2F58B9F2">
        <w:rPr>
          <w:rFonts w:ascii="Raleway" w:hAnsi="Raleway" w:eastAsia="Raleway" w:cs="Raleway"/>
          <w:sz w:val="24"/>
          <w:szCs w:val="24"/>
        </w:rPr>
        <w:t>learn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from</w:t>
      </w:r>
      <w:r w:rsidRPr="2751C735" w:rsidR="2F58B9F2">
        <w:rPr>
          <w:rFonts w:ascii="Raleway" w:hAnsi="Raleway" w:eastAsia="Raleway" w:cs="Raleway"/>
          <w:sz w:val="24"/>
          <w:szCs w:val="24"/>
        </w:rPr>
        <w:t xml:space="preserve"> data and </w:t>
      </w:r>
      <w:r w:rsidRPr="2751C735" w:rsidR="2F58B9F2">
        <w:rPr>
          <w:rFonts w:ascii="Raleway" w:hAnsi="Raleway" w:eastAsia="Raleway" w:cs="Raleway"/>
          <w:sz w:val="24"/>
          <w:szCs w:val="24"/>
        </w:rPr>
        <w:t>handle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complex</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patterns</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hybrid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approach</w:t>
      </w:r>
      <w:r w:rsidRPr="2751C735" w:rsidR="2F58B9F2">
        <w:rPr>
          <w:rFonts w:ascii="Raleway" w:hAnsi="Raleway" w:eastAsia="Raleway" w:cs="Raleway"/>
          <w:sz w:val="24"/>
          <w:szCs w:val="24"/>
        </w:rPr>
        <w:t xml:space="preserve"> can </w:t>
      </w:r>
      <w:r w:rsidRPr="2751C735" w:rsidR="2F58B9F2">
        <w:rPr>
          <w:rFonts w:ascii="Raleway" w:hAnsi="Raleway" w:eastAsia="Raleway" w:cs="Raleway"/>
          <w:sz w:val="24"/>
          <w:szCs w:val="24"/>
        </w:rPr>
        <w:t>help</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create</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are </w:t>
      </w:r>
      <w:r w:rsidRPr="2751C735" w:rsidR="2F58B9F2">
        <w:rPr>
          <w:rFonts w:ascii="Raleway" w:hAnsi="Raleway" w:eastAsia="Raleway" w:cs="Raleway"/>
          <w:sz w:val="24"/>
          <w:szCs w:val="24"/>
        </w:rPr>
        <w:t>both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powerful</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trustworthy</w:t>
      </w:r>
      <w:r w:rsidRPr="2751C735" w:rsidR="2F58B9F2">
        <w:rPr>
          <w:rFonts w:ascii="Raleway" w:hAnsi="Raleway" w:eastAsia="Raleway" w:cs="Raleway"/>
          <w:sz w:val="24"/>
          <w:szCs w:val="24"/>
        </w:rPr>
        <w:t>.</w:t>
      </w:r>
    </w:p>
    <w:p w:rsidR="2F58B9F2" w:rsidP="2751C735" w:rsidRDefault="2F58B9F2" w14:paraId="14403A38" w14:textId="318ED388">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Explainable</w:t>
      </w:r>
      <w:r w:rsidRPr="2751C735" w:rsidR="2F58B9F2">
        <w:rPr>
          <w:rFonts w:ascii="Raleway" w:hAnsi="Raleway" w:eastAsia="Raleway" w:cs="Raleway"/>
          <w:b w:val="1"/>
          <w:bCs w:val="1"/>
          <w:sz w:val="28"/>
          <w:szCs w:val="28"/>
        </w:rPr>
        <w:t xml:space="preserve"> AI </w:t>
      </w:r>
      <w:r w:rsidRPr="2751C735" w:rsidR="2F58B9F2">
        <w:rPr>
          <w:rFonts w:ascii="Raleway" w:hAnsi="Raleway" w:eastAsia="Raleway" w:cs="Raleway"/>
          <w:b w:val="1"/>
          <w:bCs w:val="1"/>
          <w:sz w:val="28"/>
          <w:szCs w:val="28"/>
        </w:rPr>
        <w:t>for</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Historical</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Context</w:t>
      </w:r>
    </w:p>
    <w:p w:rsidR="2F58B9F2" w:rsidP="2751C735" w:rsidRDefault="2F58B9F2" w14:paraId="330EAA93" w14:textId="5E5D43DD">
      <w:pPr>
        <w:spacing w:before="240" w:beforeAutospacing="off" w:after="240" w:afterAutospacing="off"/>
      </w:pP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often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requires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careful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interpretation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contextualization</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can </w:t>
      </w:r>
      <w:r w:rsidRPr="2751C735" w:rsidR="2F58B9F2">
        <w:rPr>
          <w:rFonts w:ascii="Raleway" w:hAnsi="Raleway" w:eastAsia="Raleway" w:cs="Raleway"/>
          <w:sz w:val="24"/>
          <w:szCs w:val="24"/>
        </w:rPr>
        <w:t>explain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reasoning</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provide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transparent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justifications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recommendations</w:t>
      </w:r>
      <w:r w:rsidRPr="2751C735" w:rsidR="2F58B9F2">
        <w:rPr>
          <w:rFonts w:ascii="Raleway" w:hAnsi="Raleway" w:eastAsia="Raleway" w:cs="Raleway"/>
          <w:sz w:val="24"/>
          <w:szCs w:val="24"/>
        </w:rPr>
        <w:t xml:space="preserve"> are crucial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maintaining</w:t>
      </w:r>
      <w:r w:rsidRPr="2751C735" w:rsidR="2F58B9F2">
        <w:rPr>
          <w:rFonts w:ascii="Raleway" w:hAnsi="Raleway" w:eastAsia="Raleway" w:cs="Raleway"/>
          <w:sz w:val="24"/>
          <w:szCs w:val="24"/>
        </w:rPr>
        <w:t xml:space="preserve"> trust and </w:t>
      </w:r>
      <w:r w:rsidRPr="2751C735" w:rsidR="2F58B9F2">
        <w:rPr>
          <w:rFonts w:ascii="Raleway" w:hAnsi="Raleway" w:eastAsia="Raleway" w:cs="Raleway"/>
          <w:sz w:val="24"/>
          <w:szCs w:val="24"/>
        </w:rPr>
        <w:t>ensuring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accuracy</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neuro-</w:t>
      </w:r>
      <w:r w:rsidRPr="2751C735" w:rsidR="2F58B9F2">
        <w:rPr>
          <w:rFonts w:ascii="Raleway" w:hAnsi="Raleway" w:eastAsia="Raleway" w:cs="Raleway"/>
          <w:sz w:val="24"/>
          <w:szCs w:val="24"/>
        </w:rPr>
        <w:t>symbolic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approach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enables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creation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can </w:t>
      </w:r>
      <w:r w:rsidRPr="2751C735" w:rsidR="2F58B9F2">
        <w:rPr>
          <w:rFonts w:ascii="Raleway" w:hAnsi="Raleway" w:eastAsia="Raleway" w:cs="Raleway"/>
          <w:sz w:val="24"/>
          <w:szCs w:val="24"/>
        </w:rPr>
        <w:t>provide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clear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explanations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outputs </w:t>
      </w:r>
      <w:r w:rsidRPr="2751C735" w:rsidR="2F58B9F2">
        <w:rPr>
          <w:rFonts w:ascii="Raleway" w:hAnsi="Raleway" w:eastAsia="Raleway" w:cs="Raleway"/>
          <w:sz w:val="24"/>
          <w:szCs w:val="24"/>
        </w:rPr>
        <w:t>while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still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leveraging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power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machine </w:t>
      </w:r>
      <w:r w:rsidRPr="2751C735" w:rsidR="2F58B9F2">
        <w:rPr>
          <w:rFonts w:ascii="Raleway" w:hAnsi="Raleway" w:eastAsia="Raleway" w:cs="Raleway"/>
          <w:sz w:val="24"/>
          <w:szCs w:val="24"/>
        </w:rPr>
        <w:t>learning</w:t>
      </w:r>
      <w:r w:rsidRPr="2751C735" w:rsidR="2F58B9F2">
        <w:rPr>
          <w:rFonts w:ascii="Raleway" w:hAnsi="Raleway" w:eastAsia="Raleway" w:cs="Raleway"/>
          <w:sz w:val="24"/>
          <w:szCs w:val="24"/>
        </w:rPr>
        <w:t>.</w:t>
      </w:r>
    </w:p>
    <w:p w:rsidR="2F58B9F2" w:rsidP="2751C735" w:rsidRDefault="2F58B9F2" w14:paraId="59097116" w14:textId="6FDA8B4B">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Bias</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Detection</w:t>
      </w:r>
      <w:r w:rsidRPr="2751C735" w:rsidR="2F58B9F2">
        <w:rPr>
          <w:rFonts w:ascii="Raleway" w:hAnsi="Raleway" w:eastAsia="Raleway" w:cs="Raleway"/>
          <w:b w:val="1"/>
          <w:bCs w:val="1"/>
          <w:sz w:val="28"/>
          <w:szCs w:val="28"/>
        </w:rPr>
        <w:t xml:space="preserve"> and </w:t>
      </w:r>
      <w:r w:rsidRPr="2751C735" w:rsidR="2F58B9F2">
        <w:rPr>
          <w:rFonts w:ascii="Raleway" w:hAnsi="Raleway" w:eastAsia="Raleway" w:cs="Raleway"/>
          <w:b w:val="1"/>
          <w:bCs w:val="1"/>
          <w:sz w:val="28"/>
          <w:szCs w:val="28"/>
        </w:rPr>
        <w:t>Mitigation</w:t>
      </w:r>
    </w:p>
    <w:p w:rsidR="2F58B9F2" w:rsidP="2751C735" w:rsidRDefault="2F58B9F2" w14:paraId="69BBA702" w14:textId="77710F15">
      <w:pPr>
        <w:spacing w:before="240" w:beforeAutospacing="off" w:after="240" w:afterAutospacing="off"/>
      </w:pP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often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contain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biases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reflect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power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structures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prejudices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societies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created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them</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must</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designed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detect</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mitigate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biases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rather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perpetuate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them</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neuro-</w:t>
      </w:r>
      <w:r w:rsidRPr="2751C735" w:rsidR="2F58B9F2">
        <w:rPr>
          <w:rFonts w:ascii="Raleway" w:hAnsi="Raleway" w:eastAsia="Raleway" w:cs="Raleway"/>
          <w:sz w:val="24"/>
          <w:szCs w:val="24"/>
        </w:rPr>
        <w:t>symbolic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approach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allows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explicit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encoding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ethical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principles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bias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detection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mechanisms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while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still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benefiting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from</w:t>
      </w:r>
      <w:r w:rsidRPr="2751C735" w:rsidR="2F58B9F2">
        <w:rPr>
          <w:rFonts w:ascii="Raleway" w:hAnsi="Raleway" w:eastAsia="Raleway" w:cs="Raleway"/>
          <w:sz w:val="24"/>
          <w:szCs w:val="24"/>
        </w:rPr>
        <w:t xml:space="preserve"> machine </w:t>
      </w:r>
      <w:r w:rsidRPr="2751C735" w:rsidR="2F58B9F2">
        <w:rPr>
          <w:rFonts w:ascii="Raleway" w:hAnsi="Raleway" w:eastAsia="Raleway" w:cs="Raleway"/>
          <w:sz w:val="24"/>
          <w:szCs w:val="24"/>
        </w:rPr>
        <w:t>learning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capabilities</w:t>
      </w:r>
      <w:r w:rsidRPr="2751C735" w:rsidR="2F58B9F2">
        <w:rPr>
          <w:rFonts w:ascii="Raleway" w:hAnsi="Raleway" w:eastAsia="Raleway" w:cs="Raleway"/>
          <w:sz w:val="24"/>
          <w:szCs w:val="24"/>
        </w:rPr>
        <w:t>.</w:t>
      </w:r>
    </w:p>
    <w:p w:rsidR="2F58B9F2" w:rsidP="2751C735" w:rsidRDefault="2F58B9F2" w14:paraId="3C4D06E1" w14:textId="1AB7D024">
      <w:pPr>
        <w:pStyle w:val="Heading3"/>
        <w:spacing w:before="281" w:beforeAutospacing="off" w:after="281" w:afterAutospacing="off"/>
      </w:pPr>
      <w:r w:rsidRPr="2751C735" w:rsidR="2F58B9F2">
        <w:rPr>
          <w:rFonts w:ascii="Raleway" w:hAnsi="Raleway" w:eastAsia="Raleway" w:cs="Raleway"/>
          <w:b w:val="1"/>
          <w:bCs w:val="1"/>
          <w:sz w:val="28"/>
          <w:szCs w:val="28"/>
        </w:rPr>
        <w:t>Privacy-Preserving</w:t>
      </w:r>
      <w:r w:rsidRPr="2751C735" w:rsidR="2F58B9F2">
        <w:rPr>
          <w:rFonts w:ascii="Raleway" w:hAnsi="Raleway" w:eastAsia="Raleway" w:cs="Raleway"/>
          <w:b w:val="1"/>
          <w:bCs w:val="1"/>
          <w:sz w:val="28"/>
          <w:szCs w:val="28"/>
        </w:rPr>
        <w:t xml:space="preserve"> AI</w:t>
      </w:r>
    </w:p>
    <w:p w:rsidR="2F58B9F2" w:rsidP="2751C735" w:rsidRDefault="2F58B9F2" w14:paraId="078D11B0" w14:textId="5B261104">
      <w:pPr>
        <w:spacing w:before="240" w:beforeAutospacing="off" w:after="240" w:afterAutospacing="off"/>
      </w:pP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often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contain</w:t>
      </w:r>
      <w:r w:rsidRPr="2751C735" w:rsidR="2F58B9F2">
        <w:rPr>
          <w:rFonts w:ascii="Raleway" w:hAnsi="Raleway" w:eastAsia="Raleway" w:cs="Raleway"/>
          <w:sz w:val="24"/>
          <w:szCs w:val="24"/>
        </w:rPr>
        <w:t xml:space="preserve"> sensitive personal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must</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protected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while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still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providing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meaningful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access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knowledge</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must</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designed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respect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privacy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while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enabling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discovery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involve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techniques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such</w:t>
      </w:r>
      <w:r w:rsidRPr="2751C735" w:rsidR="2F58B9F2">
        <w:rPr>
          <w:rFonts w:ascii="Raleway" w:hAnsi="Raleway" w:eastAsia="Raleway" w:cs="Raleway"/>
          <w:sz w:val="24"/>
          <w:szCs w:val="24"/>
        </w:rPr>
        <w:t xml:space="preserve"> as </w:t>
      </w:r>
      <w:r w:rsidRPr="2751C735" w:rsidR="2F58B9F2">
        <w:rPr>
          <w:rFonts w:ascii="Raleway" w:hAnsi="Raleway" w:eastAsia="Raleway" w:cs="Raleway"/>
          <w:sz w:val="24"/>
          <w:szCs w:val="24"/>
        </w:rPr>
        <w:t>differential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privacy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federated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learning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other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privacy-preserving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approaches</w:t>
      </w:r>
      <w:r w:rsidRPr="2751C735" w:rsidR="2F58B9F2">
        <w:rPr>
          <w:rFonts w:ascii="Raleway" w:hAnsi="Raleway" w:eastAsia="Raleway" w:cs="Raleway"/>
          <w:sz w:val="24"/>
          <w:szCs w:val="24"/>
        </w:rPr>
        <w:t>.</w:t>
      </w:r>
    </w:p>
    <w:p w:rsidR="2F58B9F2" w:rsidP="2751C735" w:rsidRDefault="2F58B9F2" w14:paraId="4B2607A0" w14:textId="1A53F241">
      <w:pPr>
        <w:pStyle w:val="Heading2"/>
        <w:spacing w:before="299" w:beforeAutospacing="off" w:after="299" w:afterAutospacing="off"/>
        <w:rPr>
          <w:rFonts w:ascii="Raleway" w:hAnsi="Raleway" w:eastAsia="Raleway" w:cs="Raleway"/>
          <w:b w:val="1"/>
          <w:bCs w:val="1"/>
          <w:sz w:val="36"/>
          <w:szCs w:val="36"/>
        </w:rPr>
      </w:pPr>
      <w:r w:rsidRPr="2751C735" w:rsidR="2F58B9F2">
        <w:rPr>
          <w:rFonts w:ascii="Raleway" w:hAnsi="Raleway" w:eastAsia="Raleway" w:cs="Raleway"/>
          <w:b w:val="1"/>
          <w:bCs w:val="1"/>
          <w:sz w:val="36"/>
          <w:szCs w:val="36"/>
        </w:rPr>
        <w:t>Impact</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on</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Participatory</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Curation</w:t>
      </w:r>
      <w:r w:rsidRPr="2751C735" w:rsidR="2F58B9F2">
        <w:rPr>
          <w:rFonts w:ascii="Raleway" w:hAnsi="Raleway" w:eastAsia="Raleway" w:cs="Raleway"/>
          <w:b w:val="1"/>
          <w:bCs w:val="1"/>
          <w:sz w:val="36"/>
          <w:szCs w:val="36"/>
        </w:rPr>
        <w:t xml:space="preserve"> and Digital </w:t>
      </w:r>
      <w:r w:rsidRPr="2751C735" w:rsidR="2F58B9F2">
        <w:rPr>
          <w:rFonts w:ascii="Raleway" w:hAnsi="Raleway" w:eastAsia="Raleway" w:cs="Raleway"/>
          <w:b w:val="1"/>
          <w:bCs w:val="1"/>
          <w:sz w:val="36"/>
          <w:szCs w:val="36"/>
        </w:rPr>
        <w:t>Humanities</w:t>
      </w:r>
    </w:p>
    <w:p w:rsidR="2F58B9F2" w:rsidP="2751C735" w:rsidRDefault="2F58B9F2" w14:paraId="338D8F66" w14:textId="5D2FDA39">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explores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role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neuro-</w:t>
      </w:r>
      <w:r w:rsidRPr="2751C735" w:rsidR="2F58B9F2">
        <w:rPr>
          <w:rFonts w:ascii="Raleway" w:hAnsi="Raleway" w:eastAsia="Raleway" w:cs="Raleway"/>
          <w:sz w:val="24"/>
          <w:szCs w:val="24"/>
        </w:rPr>
        <w:t>symbolic</w:t>
      </w:r>
      <w:r w:rsidRPr="2751C735" w:rsidR="2F58B9F2">
        <w:rPr>
          <w:rFonts w:ascii="Raleway" w:hAnsi="Raleway" w:eastAsia="Raleway" w:cs="Raleway"/>
          <w:sz w:val="24"/>
          <w:szCs w:val="24"/>
        </w:rPr>
        <w:t xml:space="preserve"> AI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preservation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curation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dissemination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memory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gender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perspective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intersectionality</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underrepresented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groups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analyzes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impact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citizen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improvement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quality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visibility</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representation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data in open </w:t>
      </w:r>
      <w:r w:rsidRPr="2751C735" w:rsidR="2F58B9F2">
        <w:rPr>
          <w:rFonts w:ascii="Raleway" w:hAnsi="Raleway" w:eastAsia="Raleway" w:cs="Raleway"/>
          <w:sz w:val="24"/>
          <w:szCs w:val="24"/>
        </w:rPr>
        <w:t>semantic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w:t>
      </w:r>
    </w:p>
    <w:p w:rsidR="2F58B9F2" w:rsidP="2751C735" w:rsidRDefault="2F58B9F2" w14:paraId="2A25310A" w14:textId="2D06B01E">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Participatory</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Curation</w:t>
      </w:r>
    </w:p>
    <w:p w:rsidR="2F58B9F2" w:rsidP="2751C735" w:rsidRDefault="2F58B9F2" w14:paraId="276E0A6B" w14:textId="2A41294D">
      <w:pPr>
        <w:spacing w:before="240" w:beforeAutospacing="off" w:after="240" w:afterAutospacing="off"/>
      </w:pPr>
      <w:r w:rsidRPr="2751C735" w:rsidR="2F58B9F2">
        <w:rPr>
          <w:rFonts w:ascii="Raleway" w:hAnsi="Raleway" w:eastAsia="Raleway" w:cs="Raleway"/>
          <w:sz w:val="24"/>
          <w:szCs w:val="24"/>
        </w:rPr>
        <w:t>Traditional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archival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curation</w:t>
      </w:r>
      <w:r w:rsidRPr="2751C735" w:rsidR="2F58B9F2">
        <w:rPr>
          <w:rFonts w:ascii="Raleway" w:hAnsi="Raleway" w:eastAsia="Raleway" w:cs="Raleway"/>
          <w:sz w:val="24"/>
          <w:szCs w:val="24"/>
        </w:rPr>
        <w:t xml:space="preserve"> has </w:t>
      </w:r>
      <w:r w:rsidRPr="2751C735" w:rsidR="2F58B9F2">
        <w:rPr>
          <w:rFonts w:ascii="Raleway" w:hAnsi="Raleway" w:eastAsia="Raleway" w:cs="Raleway"/>
          <w:sz w:val="24"/>
          <w:szCs w:val="24"/>
        </w:rPr>
        <w:t>often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been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domain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professional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archivists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historians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not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fully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perspectives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needs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whose</w:t>
      </w:r>
      <w:r w:rsidRPr="2751C735" w:rsidR="2F58B9F2">
        <w:rPr>
          <w:rFonts w:ascii="Raleway" w:hAnsi="Raleway" w:eastAsia="Raleway" w:cs="Raleway"/>
          <w:sz w:val="24"/>
          <w:szCs w:val="24"/>
        </w:rPr>
        <w:t xml:space="preserve"> histories are </w:t>
      </w:r>
      <w:r w:rsidRPr="2751C735" w:rsidR="2F58B9F2">
        <w:rPr>
          <w:rFonts w:ascii="Raleway" w:hAnsi="Raleway" w:eastAsia="Raleway" w:cs="Raleway"/>
          <w:sz w:val="24"/>
          <w:szCs w:val="24"/>
        </w:rPr>
        <w:t>being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preserved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curation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involves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engaging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directly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affected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curation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ensuring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voices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perspectives</w:t>
      </w:r>
      <w:r w:rsidRPr="2751C735" w:rsidR="2F58B9F2">
        <w:rPr>
          <w:rFonts w:ascii="Raleway" w:hAnsi="Raleway" w:eastAsia="Raleway" w:cs="Raleway"/>
          <w:sz w:val="24"/>
          <w:szCs w:val="24"/>
        </w:rPr>
        <w:t xml:space="preserve"> are </w:t>
      </w:r>
      <w:r w:rsidRPr="2751C735" w:rsidR="2F58B9F2">
        <w:rPr>
          <w:rFonts w:ascii="Raleway" w:hAnsi="Raleway" w:eastAsia="Raleway" w:cs="Raleway"/>
          <w:sz w:val="24"/>
          <w:szCs w:val="24"/>
        </w:rPr>
        <w:t>included</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decisions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about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preserve, </w:t>
      </w:r>
      <w:r w:rsidRPr="2751C735" w:rsidR="2F58B9F2">
        <w:rPr>
          <w:rFonts w:ascii="Raleway" w:hAnsi="Raleway" w:eastAsia="Raleway" w:cs="Raleway"/>
          <w:sz w:val="24"/>
          <w:szCs w:val="24"/>
        </w:rPr>
        <w:t>how</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organize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it</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how</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present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it</w:t>
      </w:r>
      <w:r w:rsidRPr="2751C735" w:rsidR="2F58B9F2">
        <w:rPr>
          <w:rFonts w:ascii="Raleway" w:hAnsi="Raleway" w:eastAsia="Raleway" w:cs="Raleway"/>
          <w:sz w:val="24"/>
          <w:szCs w:val="24"/>
        </w:rPr>
        <w:t>.</w:t>
      </w:r>
    </w:p>
    <w:p w:rsidR="2F58B9F2" w:rsidP="2751C735" w:rsidRDefault="2F58B9F2" w14:paraId="7B79F445" w14:textId="30324E2E">
      <w:pPr>
        <w:pStyle w:val="Heading3"/>
        <w:spacing w:before="281" w:beforeAutospacing="off" w:after="281" w:afterAutospacing="off"/>
      </w:pPr>
      <w:r w:rsidRPr="2751C735" w:rsidR="2F58B9F2">
        <w:rPr>
          <w:rFonts w:ascii="Raleway" w:hAnsi="Raleway" w:eastAsia="Raleway" w:cs="Raleway"/>
          <w:b w:val="1"/>
          <w:bCs w:val="1"/>
          <w:sz w:val="28"/>
          <w:szCs w:val="28"/>
        </w:rPr>
        <w:t>Quality</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Improvement</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Through</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Community</w:t>
      </w:r>
      <w:r w:rsidRPr="2751C735" w:rsidR="2F58B9F2">
        <w:rPr>
          <w:rFonts w:ascii="Raleway" w:hAnsi="Raleway" w:eastAsia="Raleway" w:cs="Raleway"/>
          <w:b w:val="1"/>
          <w:bCs w:val="1"/>
          <w:sz w:val="28"/>
          <w:szCs w:val="28"/>
        </w:rPr>
        <w:t xml:space="preserve"> Input</w:t>
      </w:r>
    </w:p>
    <w:p w:rsidR="2F58B9F2" w:rsidP="2751C735" w:rsidRDefault="2F58B9F2" w14:paraId="12716726" w14:textId="76DA4251">
      <w:pPr>
        <w:spacing w:before="240" w:beforeAutospacing="off" w:after="240" w:afterAutospacing="off"/>
      </w:pPr>
      <w:r w:rsidRPr="2751C735" w:rsidR="2F58B9F2">
        <w:rPr>
          <w:rFonts w:ascii="Raleway" w:hAnsi="Raleway" w:eastAsia="Raleway" w:cs="Raleway"/>
          <w:sz w:val="24"/>
          <w:szCs w:val="24"/>
        </w:rPr>
        <w:t>Community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participation</w:t>
      </w:r>
      <w:r w:rsidRPr="2751C735" w:rsidR="2F58B9F2">
        <w:rPr>
          <w:rFonts w:ascii="Raleway" w:hAnsi="Raleway" w:eastAsia="Raleway" w:cs="Raleway"/>
          <w:sz w:val="24"/>
          <w:szCs w:val="24"/>
        </w:rPr>
        <w:t xml:space="preserve"> can </w:t>
      </w:r>
      <w:r w:rsidRPr="2751C735" w:rsidR="2F58B9F2">
        <w:rPr>
          <w:rFonts w:ascii="Raleway" w:hAnsi="Raleway" w:eastAsia="Raleway" w:cs="Raleway"/>
          <w:sz w:val="24"/>
          <w:szCs w:val="24"/>
        </w:rPr>
        <w:t>significantly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improve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quality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by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providing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additional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correcting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errors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identifying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important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connections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might</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missed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professional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archivists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working</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isolation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members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often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have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unique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insights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significance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archival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materials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can </w:t>
      </w:r>
      <w:r w:rsidRPr="2751C735" w:rsidR="2F58B9F2">
        <w:rPr>
          <w:rFonts w:ascii="Raleway" w:hAnsi="Raleway" w:eastAsia="Raleway" w:cs="Raleway"/>
          <w:sz w:val="24"/>
          <w:szCs w:val="24"/>
        </w:rPr>
        <w:t>enhance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overall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quality</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usefulness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archive.</w:t>
      </w:r>
    </w:p>
    <w:p w:rsidR="2F58B9F2" w:rsidP="2751C735" w:rsidRDefault="2F58B9F2" w14:paraId="5B8FD7A0" w14:textId="7FD969BD">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Visibility</w:t>
      </w:r>
      <w:r w:rsidRPr="2751C735" w:rsidR="2F58B9F2">
        <w:rPr>
          <w:rFonts w:ascii="Raleway" w:hAnsi="Raleway" w:eastAsia="Raleway" w:cs="Raleway"/>
          <w:b w:val="1"/>
          <w:bCs w:val="1"/>
          <w:sz w:val="28"/>
          <w:szCs w:val="28"/>
        </w:rPr>
        <w:t xml:space="preserve"> and </w:t>
      </w:r>
      <w:r w:rsidRPr="2751C735" w:rsidR="2F58B9F2">
        <w:rPr>
          <w:rFonts w:ascii="Raleway" w:hAnsi="Raleway" w:eastAsia="Raleway" w:cs="Raleway"/>
          <w:b w:val="1"/>
          <w:bCs w:val="1"/>
          <w:sz w:val="28"/>
          <w:szCs w:val="28"/>
        </w:rPr>
        <w:t>Representation</w:t>
      </w:r>
    </w:p>
    <w:p w:rsidR="2F58B9F2" w:rsidP="2751C735" w:rsidRDefault="2F58B9F2" w14:paraId="2758BF13" w14:textId="5AD1B968">
      <w:pPr>
        <w:spacing w:before="240" w:beforeAutospacing="off" w:after="240" w:afterAutospacing="off"/>
      </w:pPr>
      <w:r w:rsidRPr="2751C735" w:rsidR="2F58B9F2">
        <w:rPr>
          <w:rFonts w:ascii="Raleway" w:hAnsi="Raleway" w:eastAsia="Raleway" w:cs="Raleway"/>
          <w:sz w:val="24"/>
          <w:szCs w:val="24"/>
        </w:rPr>
        <w:t>Community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participation</w:t>
      </w:r>
      <w:r w:rsidRPr="2751C735" w:rsidR="2F58B9F2">
        <w:rPr>
          <w:rFonts w:ascii="Raleway" w:hAnsi="Raleway" w:eastAsia="Raleway" w:cs="Raleway"/>
          <w:sz w:val="24"/>
          <w:szCs w:val="24"/>
        </w:rPr>
        <w:t xml:space="preserve"> can </w:t>
      </w:r>
      <w:r w:rsidRPr="2751C735" w:rsidR="2F58B9F2">
        <w:rPr>
          <w:rFonts w:ascii="Raleway" w:hAnsi="Raleway" w:eastAsia="Raleway" w:cs="Raleway"/>
          <w:sz w:val="24"/>
          <w:szCs w:val="24"/>
        </w:rPr>
        <w:t>help</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ensure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marginalized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voices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perspectives</w:t>
      </w:r>
      <w:r w:rsidRPr="2751C735" w:rsidR="2F58B9F2">
        <w:rPr>
          <w:rFonts w:ascii="Raleway" w:hAnsi="Raleway" w:eastAsia="Raleway" w:cs="Raleway"/>
          <w:sz w:val="24"/>
          <w:szCs w:val="24"/>
        </w:rPr>
        <w:t xml:space="preserve"> are </w:t>
      </w:r>
      <w:r w:rsidRPr="2751C735" w:rsidR="2F58B9F2">
        <w:rPr>
          <w:rFonts w:ascii="Raleway" w:hAnsi="Raleway" w:eastAsia="Raleway" w:cs="Raleway"/>
          <w:sz w:val="24"/>
          <w:szCs w:val="24"/>
        </w:rPr>
        <w:t>adequately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represented</w:t>
      </w:r>
      <w:r w:rsidRPr="2751C735" w:rsidR="2F58B9F2">
        <w:rPr>
          <w:rFonts w:ascii="Raleway" w:hAnsi="Raleway" w:eastAsia="Raleway" w:cs="Raleway"/>
          <w:sz w:val="24"/>
          <w:szCs w:val="24"/>
        </w:rPr>
        <w:t xml:space="preserve"> in digital archives. </w:t>
      </w:r>
      <w:r w:rsidRPr="2751C735" w:rsidR="2F58B9F2">
        <w:rPr>
          <w:rFonts w:ascii="Raleway" w:hAnsi="Raleway" w:eastAsia="Raleway" w:cs="Raleway"/>
          <w:sz w:val="24"/>
          <w:szCs w:val="24"/>
        </w:rPr>
        <w:t>By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involving</w:t>
      </w:r>
      <w:r w:rsidRPr="2751C735" w:rsidR="2F58B9F2">
        <w:rPr>
          <w:rFonts w:ascii="Raleway" w:hAnsi="Raleway" w:eastAsia="Raleway" w:cs="Raleway"/>
          <w:sz w:val="24"/>
          <w:szCs w:val="24"/>
        </w:rPr>
        <w:t xml:space="preserve"> diverse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curation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w:t>
      </w:r>
      <w:r w:rsidRPr="2751C735" w:rsidR="2F58B9F2">
        <w:rPr>
          <w:rFonts w:ascii="Raleway" w:hAnsi="Raleway" w:eastAsia="Raleway" w:cs="Raleway"/>
          <w:sz w:val="24"/>
          <w:szCs w:val="24"/>
        </w:rPr>
        <w:t xml:space="preserve">, archives can </w:t>
      </w:r>
      <w:r w:rsidRPr="2751C735" w:rsidR="2F58B9F2">
        <w:rPr>
          <w:rFonts w:ascii="Raleway" w:hAnsi="Raleway" w:eastAsia="Raleway" w:cs="Raleway"/>
          <w:sz w:val="24"/>
          <w:szCs w:val="24"/>
        </w:rPr>
        <w:t>become</w:t>
      </w:r>
      <w:r w:rsidRPr="2751C735" w:rsidR="2F58B9F2">
        <w:rPr>
          <w:rFonts w:ascii="Raleway" w:hAnsi="Raleway" w:eastAsia="Raleway" w:cs="Raleway"/>
          <w:sz w:val="24"/>
          <w:szCs w:val="24"/>
        </w:rPr>
        <w:t xml:space="preserve"> more inclusive and representative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full </w:t>
      </w:r>
      <w:r w:rsidRPr="2751C735" w:rsidR="2F58B9F2">
        <w:rPr>
          <w:rFonts w:ascii="Raleway" w:hAnsi="Raleway" w:eastAsia="Raleway" w:cs="Raleway"/>
          <w:sz w:val="24"/>
          <w:szCs w:val="24"/>
        </w:rPr>
        <w:t>complexity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experiences</w:t>
      </w:r>
      <w:r w:rsidRPr="2751C735" w:rsidR="2F58B9F2">
        <w:rPr>
          <w:rFonts w:ascii="Raleway" w:hAnsi="Raleway" w:eastAsia="Raleway" w:cs="Raleway"/>
          <w:sz w:val="24"/>
          <w:szCs w:val="24"/>
        </w:rPr>
        <w:t>.</w:t>
      </w:r>
    </w:p>
    <w:p w:rsidR="2F58B9F2" w:rsidP="2751C735" w:rsidRDefault="2F58B9F2" w14:paraId="7B382A60" w14:textId="6E3479A2">
      <w:pPr>
        <w:pStyle w:val="Heading2"/>
        <w:spacing w:before="299" w:beforeAutospacing="off" w:after="299" w:afterAutospacing="off"/>
        <w:rPr>
          <w:rFonts w:ascii="Raleway" w:hAnsi="Raleway" w:eastAsia="Raleway" w:cs="Raleway"/>
          <w:b w:val="1"/>
          <w:bCs w:val="1"/>
          <w:sz w:val="36"/>
          <w:szCs w:val="36"/>
        </w:rPr>
      </w:pPr>
      <w:r w:rsidRPr="2751C735" w:rsidR="2F58B9F2">
        <w:rPr>
          <w:rFonts w:ascii="Raleway" w:hAnsi="Raleway" w:eastAsia="Raleway" w:cs="Raleway"/>
          <w:b w:val="1"/>
          <w:bCs w:val="1"/>
          <w:sz w:val="36"/>
          <w:szCs w:val="36"/>
        </w:rPr>
        <w:t>Ethical</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Considerations</w:t>
      </w:r>
      <w:r w:rsidRPr="2751C735" w:rsidR="2F58B9F2">
        <w:rPr>
          <w:rFonts w:ascii="Raleway" w:hAnsi="Raleway" w:eastAsia="Raleway" w:cs="Raleway"/>
          <w:b w:val="1"/>
          <w:bCs w:val="1"/>
          <w:sz w:val="36"/>
          <w:szCs w:val="36"/>
        </w:rPr>
        <w:t xml:space="preserve"> and Social </w:t>
      </w:r>
      <w:r w:rsidRPr="2751C735" w:rsidR="2F58B9F2">
        <w:rPr>
          <w:rFonts w:ascii="Raleway" w:hAnsi="Raleway" w:eastAsia="Raleway" w:cs="Raleway"/>
          <w:b w:val="1"/>
          <w:bCs w:val="1"/>
          <w:sz w:val="36"/>
          <w:szCs w:val="36"/>
        </w:rPr>
        <w:t>Responsibility</w:t>
      </w:r>
    </w:p>
    <w:p w:rsidR="2F58B9F2" w:rsidP="2751C735" w:rsidRDefault="2F58B9F2" w14:paraId="26D3B12A" w14:textId="6F4083F7">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development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raises </w:t>
      </w:r>
      <w:r w:rsidRPr="2751C735" w:rsidR="2F58B9F2">
        <w:rPr>
          <w:rFonts w:ascii="Raleway" w:hAnsi="Raleway" w:eastAsia="Raleway" w:cs="Raleway"/>
          <w:sz w:val="24"/>
          <w:szCs w:val="24"/>
        </w:rPr>
        <w:t>numerous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ethical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considerations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must</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carefully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addressed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throughout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considerations</w:t>
      </w:r>
      <w:r w:rsidRPr="2751C735" w:rsidR="2F58B9F2">
        <w:rPr>
          <w:rFonts w:ascii="Raleway" w:hAnsi="Raleway" w:eastAsia="Raleway" w:cs="Raleway"/>
          <w:sz w:val="24"/>
          <w:szCs w:val="24"/>
        </w:rPr>
        <w:t xml:space="preserve"> are </w:t>
      </w:r>
      <w:r w:rsidRPr="2751C735" w:rsidR="2F58B9F2">
        <w:rPr>
          <w:rFonts w:ascii="Raleway" w:hAnsi="Raleway" w:eastAsia="Raleway" w:cs="Raleway"/>
          <w:sz w:val="24"/>
          <w:szCs w:val="24"/>
        </w:rPr>
        <w:t>particularly</w:t>
      </w:r>
      <w:r w:rsidRPr="2751C735" w:rsidR="2F58B9F2">
        <w:rPr>
          <w:rFonts w:ascii="Raleway" w:hAnsi="Raleway" w:eastAsia="Raleway" w:cs="Raleway"/>
          <w:sz w:val="24"/>
          <w:szCs w:val="24"/>
        </w:rPr>
        <w:t xml:space="preserve"> acute </w:t>
      </w:r>
      <w:r w:rsidRPr="2751C735" w:rsidR="2F58B9F2">
        <w:rPr>
          <w:rFonts w:ascii="Raleway" w:hAnsi="Raleway" w:eastAsia="Raleway" w:cs="Raleway"/>
          <w:sz w:val="24"/>
          <w:szCs w:val="24"/>
        </w:rPr>
        <w:t>when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dealing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sensitive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related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trauma, and human </w:t>
      </w:r>
      <w:r w:rsidRPr="2751C735" w:rsidR="2F58B9F2">
        <w:rPr>
          <w:rFonts w:ascii="Raleway" w:hAnsi="Raleway" w:eastAsia="Raleway" w:cs="Raleway"/>
          <w:sz w:val="24"/>
          <w:szCs w:val="24"/>
        </w:rPr>
        <w:t>rights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violations</w:t>
      </w:r>
      <w:r w:rsidRPr="2751C735" w:rsidR="2F58B9F2">
        <w:rPr>
          <w:rFonts w:ascii="Raleway" w:hAnsi="Raleway" w:eastAsia="Raleway" w:cs="Raleway"/>
          <w:sz w:val="24"/>
          <w:szCs w:val="24"/>
        </w:rPr>
        <w:t>.</w:t>
      </w:r>
    </w:p>
    <w:p w:rsidR="2F58B9F2" w:rsidP="2751C735" w:rsidRDefault="2F58B9F2" w14:paraId="116F8AD1" w14:textId="4CF6656C">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Privacy</w:t>
      </w:r>
      <w:r w:rsidRPr="2751C735" w:rsidR="2F58B9F2">
        <w:rPr>
          <w:rFonts w:ascii="Raleway" w:hAnsi="Raleway" w:eastAsia="Raleway" w:cs="Raleway"/>
          <w:b w:val="1"/>
          <w:bCs w:val="1"/>
          <w:sz w:val="28"/>
          <w:szCs w:val="28"/>
        </w:rPr>
        <w:t xml:space="preserve"> and Data </w:t>
      </w:r>
      <w:r w:rsidRPr="2751C735" w:rsidR="2F58B9F2">
        <w:rPr>
          <w:rFonts w:ascii="Raleway" w:hAnsi="Raleway" w:eastAsia="Raleway" w:cs="Raleway"/>
          <w:b w:val="1"/>
          <w:bCs w:val="1"/>
          <w:sz w:val="28"/>
          <w:szCs w:val="28"/>
        </w:rPr>
        <w:t>Protection</w:t>
      </w:r>
    </w:p>
    <w:p w:rsidR="2F58B9F2" w:rsidP="2751C735" w:rsidRDefault="2F58B9F2" w14:paraId="6B1CE396" w14:textId="6DCE17F2">
      <w:pPr>
        <w:spacing w:before="240" w:beforeAutospacing="off" w:after="240" w:afterAutospacing="off"/>
      </w:pP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often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contain</w:t>
      </w:r>
      <w:r w:rsidRPr="2751C735" w:rsidR="2F58B9F2">
        <w:rPr>
          <w:rFonts w:ascii="Raleway" w:hAnsi="Raleway" w:eastAsia="Raleway" w:cs="Raleway"/>
          <w:sz w:val="24"/>
          <w:szCs w:val="24"/>
        </w:rPr>
        <w:t xml:space="preserve"> sensitive personal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must</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protected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while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still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providing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meaningful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access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knowledge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requires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careful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attention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data </w:t>
      </w:r>
      <w:r w:rsidRPr="2751C735" w:rsidR="2F58B9F2">
        <w:rPr>
          <w:rFonts w:ascii="Raleway" w:hAnsi="Raleway" w:eastAsia="Raleway" w:cs="Raleway"/>
          <w:sz w:val="24"/>
          <w:szCs w:val="24"/>
        </w:rPr>
        <w:t>protection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regulations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privacy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principles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development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appropriate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access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controls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consent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mechanisms</w:t>
      </w:r>
      <w:r w:rsidRPr="2751C735" w:rsidR="2F58B9F2">
        <w:rPr>
          <w:rFonts w:ascii="Raleway" w:hAnsi="Raleway" w:eastAsia="Raleway" w:cs="Raleway"/>
          <w:sz w:val="24"/>
          <w:szCs w:val="24"/>
        </w:rPr>
        <w:t>.</w:t>
      </w:r>
    </w:p>
    <w:p w:rsidR="2F58B9F2" w:rsidP="2751C735" w:rsidRDefault="2F58B9F2" w14:paraId="2FA6EEDF" w14:textId="0CF65FE2">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Trauma-</w:t>
      </w:r>
      <w:r w:rsidRPr="2751C735" w:rsidR="2F58B9F2">
        <w:rPr>
          <w:rFonts w:ascii="Raleway" w:hAnsi="Raleway" w:eastAsia="Raleway" w:cs="Raleway"/>
          <w:b w:val="1"/>
          <w:bCs w:val="1"/>
          <w:sz w:val="28"/>
          <w:szCs w:val="28"/>
        </w:rPr>
        <w:t>Informed</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Design</w:t>
      </w:r>
    </w:p>
    <w:p w:rsidR="2F58B9F2" w:rsidP="2751C735" w:rsidRDefault="2F58B9F2" w14:paraId="188DF0BC" w14:textId="5BF09AF2">
      <w:pPr>
        <w:spacing w:before="240" w:beforeAutospacing="off" w:after="240" w:afterAutospacing="off"/>
      </w:pPr>
      <w:r w:rsidRPr="2751C735" w:rsidR="2F58B9F2">
        <w:rPr>
          <w:rFonts w:ascii="Raleway" w:hAnsi="Raleway" w:eastAsia="Raleway" w:cs="Raleway"/>
          <w:sz w:val="24"/>
          <w:szCs w:val="24"/>
        </w:rPr>
        <w:t>Many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users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archives are </w:t>
      </w:r>
      <w:r w:rsidRPr="2751C735" w:rsidR="2F58B9F2">
        <w:rPr>
          <w:rFonts w:ascii="Raleway" w:hAnsi="Raleway" w:eastAsia="Raleway" w:cs="Raleway"/>
          <w:sz w:val="24"/>
          <w:szCs w:val="24"/>
        </w:rPr>
        <w:t>seeking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about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traumatic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events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affected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families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must</w:t>
      </w:r>
      <w:r w:rsidRPr="2751C735" w:rsidR="2F58B9F2">
        <w:rPr>
          <w:rFonts w:ascii="Raleway" w:hAnsi="Raleway" w:eastAsia="Raleway" w:cs="Raleway"/>
          <w:sz w:val="24"/>
          <w:szCs w:val="24"/>
        </w:rPr>
        <w:t xml:space="preserve"> be trauma-</w:t>
      </w:r>
      <w:r w:rsidRPr="2751C735" w:rsidR="2F58B9F2">
        <w:rPr>
          <w:rFonts w:ascii="Raleway" w:hAnsi="Raleway" w:eastAsia="Raleway" w:cs="Raleway"/>
          <w:sz w:val="24"/>
          <w:szCs w:val="24"/>
        </w:rPr>
        <w:t>informed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providing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appropriate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support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warnings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resources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users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may</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processing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difficult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emotional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content</w:t>
      </w:r>
      <w:r w:rsidRPr="2751C735" w:rsidR="2F58B9F2">
        <w:rPr>
          <w:rFonts w:ascii="Raleway" w:hAnsi="Raleway" w:eastAsia="Raleway" w:cs="Raleway"/>
          <w:sz w:val="24"/>
          <w:szCs w:val="24"/>
        </w:rPr>
        <w:t>.</w:t>
      </w:r>
    </w:p>
    <w:p w:rsidR="2F58B9F2" w:rsidP="2751C735" w:rsidRDefault="2F58B9F2" w14:paraId="0A26953C" w14:textId="3AC8CF57">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 xml:space="preserve">Cultural </w:t>
      </w:r>
      <w:r w:rsidRPr="2751C735" w:rsidR="2F58B9F2">
        <w:rPr>
          <w:rFonts w:ascii="Raleway" w:hAnsi="Raleway" w:eastAsia="Raleway" w:cs="Raleway"/>
          <w:b w:val="1"/>
          <w:bCs w:val="1"/>
          <w:sz w:val="28"/>
          <w:szCs w:val="28"/>
        </w:rPr>
        <w:t>Sensitivity</w:t>
      </w:r>
    </w:p>
    <w:p w:rsidR="2F58B9F2" w:rsidP="2751C735" w:rsidRDefault="2F58B9F2" w14:paraId="7DA724C8" w14:textId="1BDF5259">
      <w:pPr>
        <w:spacing w:before="240" w:beforeAutospacing="off" w:after="240" w:afterAutospacing="off"/>
      </w:pP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must</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designed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cultural </w:t>
      </w:r>
      <w:r w:rsidRPr="2751C735" w:rsidR="2F58B9F2">
        <w:rPr>
          <w:rFonts w:ascii="Raleway" w:hAnsi="Raleway" w:eastAsia="Raleway" w:cs="Raleway"/>
          <w:sz w:val="24"/>
          <w:szCs w:val="24"/>
        </w:rPr>
        <w:t>sensitivity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recognizing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different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have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different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perspectives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how</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should</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presented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accessed</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used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requires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ongoing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engagement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affected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and a </w:t>
      </w:r>
      <w:r w:rsidRPr="2751C735" w:rsidR="2F58B9F2">
        <w:rPr>
          <w:rFonts w:ascii="Raleway" w:hAnsi="Raleway" w:eastAsia="Raleway" w:cs="Raleway"/>
          <w:sz w:val="24"/>
          <w:szCs w:val="24"/>
        </w:rPr>
        <w:t>commitment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respecting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cultural </w:t>
      </w:r>
      <w:r w:rsidRPr="2751C735" w:rsidR="2F58B9F2">
        <w:rPr>
          <w:rFonts w:ascii="Raleway" w:hAnsi="Raleway" w:eastAsia="Raleway" w:cs="Raleway"/>
          <w:sz w:val="24"/>
          <w:szCs w:val="24"/>
        </w:rPr>
        <w:t>values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practices</w:t>
      </w:r>
      <w:r w:rsidRPr="2751C735" w:rsidR="2F58B9F2">
        <w:rPr>
          <w:rFonts w:ascii="Raleway" w:hAnsi="Raleway" w:eastAsia="Raleway" w:cs="Raleway"/>
          <w:sz w:val="24"/>
          <w:szCs w:val="24"/>
        </w:rPr>
        <w:t>.</w:t>
      </w:r>
    </w:p>
    <w:p w:rsidR="2F58B9F2" w:rsidP="2751C735" w:rsidRDefault="2F58B9F2" w14:paraId="670DF02A" w14:textId="340CCB6C">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Historic</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justice</w:t>
      </w:r>
    </w:p>
    <w:p w:rsidR="2F58B9F2" w:rsidP="2751C735" w:rsidRDefault="2F58B9F2" w14:paraId="763A2763" w14:textId="0EB25B54">
      <w:pPr>
        <w:spacing w:before="240" w:beforeAutospacing="off" w:after="240" w:afterAutospacing="off"/>
      </w:pPr>
      <w:r w:rsidRPr="2751C735" w:rsidR="2F58B9F2">
        <w:rPr>
          <w:rFonts w:ascii="Raleway" w:hAnsi="Raleway" w:eastAsia="Raleway" w:cs="Raleway"/>
          <w:sz w:val="24"/>
          <w:szCs w:val="24"/>
        </w:rPr>
        <w:t xml:space="preserve">Digital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can </w:t>
      </w:r>
      <w:r w:rsidRPr="2751C735" w:rsidR="2F58B9F2">
        <w:rPr>
          <w:rFonts w:ascii="Raleway" w:hAnsi="Raleway" w:eastAsia="Raleway" w:cs="Raleway"/>
          <w:sz w:val="24"/>
          <w:szCs w:val="24"/>
        </w:rPr>
        <w:t>play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important</w:t>
      </w:r>
      <w:r w:rsidRPr="2751C735" w:rsidR="2F58B9F2">
        <w:rPr>
          <w:rFonts w:ascii="Raleway" w:hAnsi="Raleway" w:eastAsia="Raleway" w:cs="Raleway"/>
          <w:sz w:val="24"/>
          <w:szCs w:val="24"/>
        </w:rPr>
        <w:t xml:space="preserve"> role in </w:t>
      </w:r>
      <w:r w:rsidRPr="2751C735" w:rsidR="2F58B9F2">
        <w:rPr>
          <w:rFonts w:ascii="Raleway" w:hAnsi="Raleway" w:eastAsia="Raleway" w:cs="Raleway"/>
          <w:sz w:val="24"/>
          <w:szCs w:val="24"/>
        </w:rPr>
        <w:t>processes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reparative </w:t>
      </w:r>
      <w:r w:rsidRPr="2751C735" w:rsidR="2F58B9F2">
        <w:rPr>
          <w:rFonts w:ascii="Raleway" w:hAnsi="Raleway" w:eastAsia="Raleway" w:cs="Raleway"/>
          <w:sz w:val="24"/>
          <w:szCs w:val="24"/>
        </w:rPr>
        <w:t>justice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providing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access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has </w:t>
      </w:r>
      <w:r w:rsidRPr="2751C735" w:rsidR="2F58B9F2">
        <w:rPr>
          <w:rFonts w:ascii="Raleway" w:hAnsi="Raleway" w:eastAsia="Raleway" w:cs="Raleway"/>
          <w:sz w:val="24"/>
          <w:szCs w:val="24"/>
        </w:rPr>
        <w:t>been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previously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hidden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suppressed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However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creation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must</w:t>
      </w:r>
      <w:r w:rsidRPr="2751C735" w:rsidR="2F58B9F2">
        <w:rPr>
          <w:rFonts w:ascii="Raleway" w:hAnsi="Raleway" w:eastAsia="Raleway" w:cs="Raleway"/>
          <w:sz w:val="24"/>
          <w:szCs w:val="24"/>
        </w:rPr>
        <w:t xml:space="preserve"> be done in </w:t>
      </w:r>
      <w:r w:rsidRPr="2751C735" w:rsidR="2F58B9F2">
        <w:rPr>
          <w:rFonts w:ascii="Raleway" w:hAnsi="Raleway" w:eastAsia="Raleway" w:cs="Raleway"/>
          <w:sz w:val="24"/>
          <w:szCs w:val="24"/>
        </w:rPr>
        <w:t>ways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respect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dignity</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agency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affected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contribute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rather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hinder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healing</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reconciliation</w:t>
      </w:r>
      <w:r w:rsidRPr="2751C735" w:rsidR="2F58B9F2">
        <w:rPr>
          <w:rFonts w:ascii="Raleway" w:hAnsi="Raleway" w:eastAsia="Raleway" w:cs="Raleway"/>
          <w:sz w:val="24"/>
          <w:szCs w:val="24"/>
        </w:rPr>
        <w:t>.</w:t>
      </w:r>
    </w:p>
    <w:p w:rsidR="2F58B9F2" w:rsidP="2751C735" w:rsidRDefault="2F58B9F2" w14:paraId="3A9B9B9B" w14:textId="77E2E32A">
      <w:pPr>
        <w:pStyle w:val="Heading2"/>
        <w:spacing w:before="299" w:beforeAutospacing="off" w:after="299" w:afterAutospacing="off"/>
        <w:rPr>
          <w:rFonts w:ascii="Raleway" w:hAnsi="Raleway" w:eastAsia="Raleway" w:cs="Raleway"/>
          <w:b w:val="1"/>
          <w:bCs w:val="1"/>
          <w:sz w:val="36"/>
          <w:szCs w:val="36"/>
        </w:rPr>
      </w:pPr>
      <w:r w:rsidRPr="2751C735" w:rsidR="2F58B9F2">
        <w:rPr>
          <w:rFonts w:ascii="Raleway" w:hAnsi="Raleway" w:eastAsia="Raleway" w:cs="Raleway"/>
          <w:b w:val="1"/>
          <w:bCs w:val="1"/>
          <w:sz w:val="36"/>
          <w:szCs w:val="36"/>
        </w:rPr>
        <w:t>Expected</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Outcomes</w:t>
      </w:r>
      <w:r w:rsidRPr="2751C735" w:rsidR="2F58B9F2">
        <w:rPr>
          <w:rFonts w:ascii="Raleway" w:hAnsi="Raleway" w:eastAsia="Raleway" w:cs="Raleway"/>
          <w:b w:val="1"/>
          <w:bCs w:val="1"/>
          <w:sz w:val="36"/>
          <w:szCs w:val="36"/>
        </w:rPr>
        <w:t xml:space="preserve"> and </w:t>
      </w:r>
      <w:r w:rsidRPr="2751C735" w:rsidR="2F58B9F2">
        <w:rPr>
          <w:rFonts w:ascii="Raleway" w:hAnsi="Raleway" w:eastAsia="Raleway" w:cs="Raleway"/>
          <w:b w:val="1"/>
          <w:bCs w:val="1"/>
          <w:sz w:val="36"/>
          <w:szCs w:val="36"/>
        </w:rPr>
        <w:t>Impact</w:t>
      </w:r>
    </w:p>
    <w:p w:rsidR="2F58B9F2" w:rsidP="2751C735" w:rsidRDefault="2F58B9F2" w14:paraId="70B8B583" w14:textId="31AE4B3E">
      <w:pPr>
        <w:spacing w:before="240" w:beforeAutospacing="off" w:after="240" w:afterAutospacing="off"/>
      </w:pP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expected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produce </w:t>
      </w:r>
      <w:r w:rsidRPr="2751C735" w:rsidR="2F58B9F2">
        <w:rPr>
          <w:rFonts w:ascii="Raleway" w:hAnsi="Raleway" w:eastAsia="Raleway" w:cs="Raleway"/>
          <w:sz w:val="24"/>
          <w:szCs w:val="24"/>
        </w:rPr>
        <w:t>several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significant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outcomes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will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advance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both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theoretical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understanding</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practical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application</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field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w:t>
      </w:r>
    </w:p>
    <w:p w:rsidR="2F58B9F2" w:rsidP="2751C735" w:rsidRDefault="2F58B9F2" w14:paraId="7F874C25" w14:textId="1B05DCA7">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Theoretical</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Contributions</w:t>
      </w:r>
    </w:p>
    <w:p w:rsidR="2F58B9F2" w:rsidP="2751C735" w:rsidRDefault="2F58B9F2" w14:paraId="1EF5AD90" w14:textId="5C1F681F">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will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contribute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theoretical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understanding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how</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and neuro-</w:t>
      </w:r>
      <w:r w:rsidRPr="2751C735" w:rsidR="2F58B9F2">
        <w:rPr>
          <w:rFonts w:ascii="Raleway" w:hAnsi="Raleway" w:eastAsia="Raleway" w:cs="Raleway"/>
          <w:sz w:val="24"/>
          <w:szCs w:val="24"/>
        </w:rPr>
        <w:t>symbolic</w:t>
      </w:r>
      <w:r w:rsidRPr="2751C735" w:rsidR="2F58B9F2">
        <w:rPr>
          <w:rFonts w:ascii="Raleway" w:hAnsi="Raleway" w:eastAsia="Raleway" w:cs="Raleway"/>
          <w:sz w:val="24"/>
          <w:szCs w:val="24"/>
        </w:rPr>
        <w:t xml:space="preserve"> AI can </w:t>
      </w:r>
      <w:r w:rsidRPr="2751C735" w:rsidR="2F58B9F2">
        <w:rPr>
          <w:rFonts w:ascii="Raleway" w:hAnsi="Raleway" w:eastAsia="Raleway" w:cs="Raleway"/>
          <w:sz w:val="24"/>
          <w:szCs w:val="24"/>
        </w:rPr>
        <w:t>address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epistemic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injustice</w:t>
      </w:r>
      <w:r w:rsidRPr="2751C735" w:rsidR="2F58B9F2">
        <w:rPr>
          <w:rFonts w:ascii="Raleway" w:hAnsi="Raleway" w:eastAsia="Raleway" w:cs="Raleway"/>
          <w:sz w:val="24"/>
          <w:szCs w:val="24"/>
        </w:rPr>
        <w:t xml:space="preserve"> in digital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will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develop</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frameworks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evaluating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ethical</w:t>
      </w:r>
      <w:r w:rsidRPr="2751C735" w:rsidR="2F58B9F2">
        <w:rPr>
          <w:rFonts w:ascii="Raleway" w:hAnsi="Raleway" w:eastAsia="Raleway" w:cs="Raleway"/>
          <w:sz w:val="24"/>
          <w:szCs w:val="24"/>
        </w:rPr>
        <w:t xml:space="preserve"> and social </w:t>
      </w:r>
      <w:r w:rsidRPr="2751C735" w:rsidR="2F58B9F2">
        <w:rPr>
          <w:rFonts w:ascii="Raleway" w:hAnsi="Raleway" w:eastAsia="Raleway" w:cs="Raleway"/>
          <w:sz w:val="24"/>
          <w:szCs w:val="24"/>
        </w:rPr>
        <w:t>implications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technologies</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provide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insights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how</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technologies</w:t>
      </w:r>
      <w:r w:rsidRPr="2751C735" w:rsidR="2F58B9F2">
        <w:rPr>
          <w:rFonts w:ascii="Raleway" w:hAnsi="Raleway" w:eastAsia="Raleway" w:cs="Raleway"/>
          <w:sz w:val="24"/>
          <w:szCs w:val="24"/>
        </w:rPr>
        <w:t xml:space="preserve"> can </w:t>
      </w:r>
      <w:r w:rsidRPr="2751C735" w:rsidR="2F58B9F2">
        <w:rPr>
          <w:rFonts w:ascii="Raleway" w:hAnsi="Raleway" w:eastAsia="Raleway" w:cs="Raleway"/>
          <w:sz w:val="24"/>
          <w:szCs w:val="24"/>
        </w:rPr>
        <w:t>promote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rather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perpetuate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injustices</w:t>
      </w:r>
      <w:r w:rsidRPr="2751C735" w:rsidR="2F58B9F2">
        <w:rPr>
          <w:rFonts w:ascii="Raleway" w:hAnsi="Raleway" w:eastAsia="Raleway" w:cs="Raleway"/>
          <w:sz w:val="24"/>
          <w:szCs w:val="24"/>
        </w:rPr>
        <w:t>.</w:t>
      </w:r>
    </w:p>
    <w:p w:rsidR="2F58B9F2" w:rsidP="2751C735" w:rsidRDefault="2F58B9F2" w14:paraId="026CF180" w14:textId="03810056">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Methodological</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Contributions</w:t>
      </w:r>
    </w:p>
    <w:p w:rsidR="2F58B9F2" w:rsidP="2751C735" w:rsidRDefault="2F58B9F2" w14:paraId="369B7985" w14:textId="19D158BA">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will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develop</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validate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methodologies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providing</w:t>
      </w:r>
      <w:r w:rsidRPr="2751C735" w:rsidR="2F58B9F2">
        <w:rPr>
          <w:rFonts w:ascii="Raleway" w:hAnsi="Raleway" w:eastAsia="Raleway" w:cs="Raleway"/>
          <w:sz w:val="24"/>
          <w:szCs w:val="24"/>
        </w:rPr>
        <w:t xml:space="preserve"> a </w:t>
      </w:r>
      <w:r w:rsidRPr="2751C735" w:rsidR="2F58B9F2">
        <w:rPr>
          <w:rFonts w:ascii="Raleway" w:hAnsi="Raleway" w:eastAsia="Raleway" w:cs="Raleway"/>
          <w:sz w:val="24"/>
          <w:szCs w:val="24"/>
        </w:rPr>
        <w:t>model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can be </w:t>
      </w:r>
      <w:r w:rsidRPr="2751C735" w:rsidR="2F58B9F2">
        <w:rPr>
          <w:rFonts w:ascii="Raleway" w:hAnsi="Raleway" w:eastAsia="Raleway" w:cs="Raleway"/>
          <w:sz w:val="24"/>
          <w:szCs w:val="24"/>
        </w:rPr>
        <w:t>applied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other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types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It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will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also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contribute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development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evaluation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frameworks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assessing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effectiveness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impact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epistemic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justice</w:t>
      </w:r>
      <w:r w:rsidRPr="2751C735" w:rsidR="2F58B9F2">
        <w:rPr>
          <w:rFonts w:ascii="Raleway" w:hAnsi="Raleway" w:eastAsia="Raleway" w:cs="Raleway"/>
          <w:sz w:val="24"/>
          <w:szCs w:val="24"/>
        </w:rPr>
        <w:t>.</w:t>
      </w:r>
    </w:p>
    <w:p w:rsidR="2F58B9F2" w:rsidP="2751C735" w:rsidRDefault="2F58B9F2" w14:paraId="71C67A1F" w14:textId="69668616">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Technical</w:t>
      </w:r>
      <w:r w:rsidRPr="2751C735" w:rsidR="2F58B9F2">
        <w:rPr>
          <w:rFonts w:ascii="Raleway" w:hAnsi="Raleway" w:eastAsia="Raleway" w:cs="Raleway"/>
          <w:b w:val="1"/>
          <w:bCs w:val="1"/>
          <w:sz w:val="28"/>
          <w:szCs w:val="28"/>
        </w:rPr>
        <w:t xml:space="preserve"> </w:t>
      </w:r>
      <w:r w:rsidRPr="2751C735" w:rsidR="2F58B9F2">
        <w:rPr>
          <w:rFonts w:ascii="Raleway" w:hAnsi="Raleway" w:eastAsia="Raleway" w:cs="Raleway"/>
          <w:b w:val="1"/>
          <w:bCs w:val="1"/>
          <w:sz w:val="28"/>
          <w:szCs w:val="28"/>
        </w:rPr>
        <w:t>Contributions</w:t>
      </w:r>
    </w:p>
    <w:p w:rsidR="2F58B9F2" w:rsidP="2751C735" w:rsidRDefault="2F58B9F2" w14:paraId="23F3C955" w14:textId="058E2552">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will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develop</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evaluate</w:t>
      </w:r>
      <w:r w:rsidRPr="2751C735" w:rsidR="2F58B9F2">
        <w:rPr>
          <w:rFonts w:ascii="Raleway" w:hAnsi="Raleway" w:eastAsia="Raleway" w:cs="Raleway"/>
          <w:sz w:val="24"/>
          <w:szCs w:val="24"/>
        </w:rPr>
        <w:t xml:space="preserve"> neuro-</w:t>
      </w:r>
      <w:r w:rsidRPr="2751C735" w:rsidR="2F58B9F2">
        <w:rPr>
          <w:rFonts w:ascii="Raleway" w:hAnsi="Raleway" w:eastAsia="Raleway" w:cs="Raleway"/>
          <w:sz w:val="24"/>
          <w:szCs w:val="24"/>
        </w:rPr>
        <w:t>symbolic</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specifically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demonstrating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how</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hybrid</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approaches</w:t>
      </w:r>
      <w:r w:rsidRPr="2751C735" w:rsidR="2F58B9F2">
        <w:rPr>
          <w:rFonts w:ascii="Raleway" w:hAnsi="Raleway" w:eastAsia="Raleway" w:cs="Raleway"/>
          <w:sz w:val="24"/>
          <w:szCs w:val="24"/>
        </w:rPr>
        <w:t xml:space="preserve"> can </w:t>
      </w:r>
      <w:r w:rsidRPr="2751C735" w:rsidR="2F58B9F2">
        <w:rPr>
          <w:rFonts w:ascii="Raleway" w:hAnsi="Raleway" w:eastAsia="Raleway" w:cs="Raleway"/>
          <w:sz w:val="24"/>
          <w:szCs w:val="24"/>
        </w:rPr>
        <w:t>improve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interpretability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accuracy</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ethical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appropriateness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 xml:space="preserve"> in sensitive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contexts</w:t>
      </w:r>
      <w:r w:rsidRPr="2751C735" w:rsidR="2F58B9F2">
        <w:rPr>
          <w:rFonts w:ascii="Raleway" w:hAnsi="Raleway" w:eastAsia="Raleway" w:cs="Raleway"/>
          <w:sz w:val="24"/>
          <w:szCs w:val="24"/>
        </w:rPr>
        <w:t>.</w:t>
      </w:r>
    </w:p>
    <w:p w:rsidR="2F58B9F2" w:rsidP="2751C735" w:rsidRDefault="2F58B9F2" w14:paraId="4BC32622" w14:textId="7667572C">
      <w:pPr>
        <w:pStyle w:val="Heading3"/>
        <w:spacing w:before="281" w:beforeAutospacing="off" w:after="281" w:afterAutospacing="off"/>
        <w:rPr>
          <w:rFonts w:ascii="Raleway" w:hAnsi="Raleway" w:eastAsia="Raleway" w:cs="Raleway"/>
          <w:b w:val="1"/>
          <w:bCs w:val="1"/>
          <w:sz w:val="28"/>
          <w:szCs w:val="28"/>
        </w:rPr>
      </w:pPr>
      <w:r w:rsidRPr="2751C735" w:rsidR="2F58B9F2">
        <w:rPr>
          <w:rFonts w:ascii="Raleway" w:hAnsi="Raleway" w:eastAsia="Raleway" w:cs="Raleway"/>
          <w:b w:val="1"/>
          <w:bCs w:val="1"/>
          <w:sz w:val="28"/>
          <w:szCs w:val="28"/>
        </w:rPr>
        <w:t xml:space="preserve">Social </w:t>
      </w:r>
      <w:r w:rsidRPr="2751C735" w:rsidR="2F58B9F2">
        <w:rPr>
          <w:rFonts w:ascii="Raleway" w:hAnsi="Raleway" w:eastAsia="Raleway" w:cs="Raleway"/>
          <w:b w:val="1"/>
          <w:bCs w:val="1"/>
          <w:sz w:val="28"/>
          <w:szCs w:val="28"/>
        </w:rPr>
        <w:t>Impact</w:t>
      </w:r>
    </w:p>
    <w:p w:rsidR="2F58B9F2" w:rsidP="2751C735" w:rsidRDefault="2F58B9F2" w14:paraId="6F108F97" w14:textId="23798525">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will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contribute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memory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recovery</w:t>
      </w:r>
      <w:r w:rsidRPr="2751C735" w:rsidR="2F58B9F2">
        <w:rPr>
          <w:rFonts w:ascii="Raleway" w:hAnsi="Raleway" w:eastAsia="Raleway" w:cs="Raleway"/>
          <w:sz w:val="24"/>
          <w:szCs w:val="24"/>
        </w:rPr>
        <w:t xml:space="preserve"> and reparative </w:t>
      </w:r>
      <w:r w:rsidRPr="2751C735" w:rsidR="2F58B9F2">
        <w:rPr>
          <w:rFonts w:ascii="Raleway" w:hAnsi="Raleway" w:eastAsia="Raleway" w:cs="Raleway"/>
          <w:sz w:val="24"/>
          <w:szCs w:val="24"/>
        </w:rPr>
        <w:t>justice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creating</w:t>
      </w:r>
      <w:r w:rsidRPr="2751C735" w:rsidR="2F58B9F2">
        <w:rPr>
          <w:rFonts w:ascii="Raleway" w:hAnsi="Raleway" w:eastAsia="Raleway" w:cs="Raleway"/>
          <w:sz w:val="24"/>
          <w:szCs w:val="24"/>
        </w:rPr>
        <w:t xml:space="preserve"> more inclusive and representative digital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It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will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provide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tools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resources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can </w:t>
      </w:r>
      <w:r w:rsidRPr="2751C735" w:rsidR="2F58B9F2">
        <w:rPr>
          <w:rFonts w:ascii="Raleway" w:hAnsi="Raleway" w:eastAsia="Raleway" w:cs="Raleway"/>
          <w:sz w:val="24"/>
          <w:szCs w:val="24"/>
        </w:rPr>
        <w:t>support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ongoing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efforts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document</w:t>
      </w:r>
      <w:r w:rsidRPr="2751C735" w:rsidR="2F58B9F2">
        <w:rPr>
          <w:rFonts w:ascii="Raleway" w:hAnsi="Raleway" w:eastAsia="Raleway" w:cs="Raleway"/>
          <w:sz w:val="24"/>
          <w:szCs w:val="24"/>
        </w:rPr>
        <w:t xml:space="preserve"> and 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memory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while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promoting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healing</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reconciliation</w:t>
      </w:r>
      <w:r w:rsidRPr="2751C735" w:rsidR="2F58B9F2">
        <w:rPr>
          <w:rFonts w:ascii="Raleway" w:hAnsi="Raleway" w:eastAsia="Raleway" w:cs="Raleway"/>
          <w:sz w:val="24"/>
          <w:szCs w:val="24"/>
        </w:rPr>
        <w:t>.</w:t>
      </w:r>
    </w:p>
    <w:p w:rsidR="2F58B9F2" w:rsidP="2751C735" w:rsidRDefault="2F58B9F2" w14:paraId="55E57582" w14:textId="61B70D38">
      <w:pPr>
        <w:pStyle w:val="Heading2"/>
        <w:spacing w:before="299" w:beforeAutospacing="off" w:after="299" w:afterAutospacing="off"/>
      </w:pPr>
      <w:r w:rsidRPr="2751C735" w:rsidR="2F58B9F2">
        <w:rPr>
          <w:rFonts w:ascii="Raleway" w:hAnsi="Raleway" w:eastAsia="Raleway" w:cs="Raleway"/>
          <w:b w:val="1"/>
          <w:bCs w:val="1"/>
          <w:sz w:val="36"/>
          <w:szCs w:val="36"/>
        </w:rPr>
        <w:t>Conclusion</w:t>
      </w:r>
      <w:r w:rsidRPr="2751C735" w:rsidR="2F58B9F2">
        <w:rPr>
          <w:rFonts w:ascii="Raleway" w:hAnsi="Raleway" w:eastAsia="Raleway" w:cs="Raleway"/>
          <w:b w:val="1"/>
          <w:bCs w:val="1"/>
          <w:sz w:val="36"/>
          <w:szCs w:val="36"/>
        </w:rPr>
        <w:t xml:space="preserve">: </w:t>
      </w:r>
      <w:r w:rsidRPr="2751C735" w:rsidR="2F58B9F2">
        <w:rPr>
          <w:rFonts w:ascii="Raleway" w:hAnsi="Raleway" w:eastAsia="Raleway" w:cs="Raleway"/>
          <w:b w:val="1"/>
          <w:bCs w:val="1"/>
          <w:sz w:val="36"/>
          <w:szCs w:val="36"/>
        </w:rPr>
        <w:t>Toward</w:t>
      </w:r>
      <w:r w:rsidRPr="2751C735" w:rsidR="2F58B9F2">
        <w:rPr>
          <w:rFonts w:ascii="Raleway" w:hAnsi="Raleway" w:eastAsia="Raleway" w:cs="Raleway"/>
          <w:b w:val="1"/>
          <w:bCs w:val="1"/>
          <w:sz w:val="36"/>
          <w:szCs w:val="36"/>
        </w:rPr>
        <w:t xml:space="preserve"> More Just Digital </w:t>
      </w:r>
      <w:r w:rsidRPr="2751C735" w:rsidR="2F58B9F2">
        <w:rPr>
          <w:rFonts w:ascii="Raleway" w:hAnsi="Raleway" w:eastAsia="Raleway" w:cs="Raleway"/>
          <w:b w:val="1"/>
          <w:bCs w:val="1"/>
          <w:sz w:val="36"/>
          <w:szCs w:val="36"/>
        </w:rPr>
        <w:t>Historical</w:t>
      </w:r>
      <w:r w:rsidRPr="2751C735" w:rsidR="2F58B9F2">
        <w:rPr>
          <w:rFonts w:ascii="Raleway" w:hAnsi="Raleway" w:eastAsia="Raleway" w:cs="Raleway"/>
          <w:b w:val="1"/>
          <w:bCs w:val="1"/>
          <w:sz w:val="36"/>
          <w:szCs w:val="36"/>
        </w:rPr>
        <w:t xml:space="preserve"> Archives</w:t>
      </w:r>
    </w:p>
    <w:p w:rsidR="2F58B9F2" w:rsidP="2751C735" w:rsidRDefault="2F58B9F2" w14:paraId="3C3741D1" w14:textId="7DB968BF">
      <w:pPr>
        <w:spacing w:before="240" w:beforeAutospacing="off" w:after="240" w:afterAutospacing="off"/>
      </w:pP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proposal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represents</w:t>
      </w:r>
      <w:r w:rsidRPr="2751C735" w:rsidR="2F58B9F2">
        <w:rPr>
          <w:rFonts w:ascii="Raleway" w:hAnsi="Raleway" w:eastAsia="Raleway" w:cs="Raleway"/>
          <w:sz w:val="24"/>
          <w:szCs w:val="24"/>
        </w:rPr>
        <w:t xml:space="preserve"> a comprehensive </w:t>
      </w:r>
      <w:r w:rsidRPr="2751C735" w:rsidR="2F58B9F2">
        <w:rPr>
          <w:rFonts w:ascii="Raleway" w:hAnsi="Raleway" w:eastAsia="Raleway" w:cs="Raleway"/>
          <w:sz w:val="24"/>
          <w:szCs w:val="24"/>
        </w:rPr>
        <w:t>approach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addressing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epistemic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injustice</w:t>
      </w:r>
      <w:r w:rsidRPr="2751C735" w:rsidR="2F58B9F2">
        <w:rPr>
          <w:rFonts w:ascii="Raleway" w:hAnsi="Raleway" w:eastAsia="Raleway" w:cs="Raleway"/>
          <w:sz w:val="24"/>
          <w:szCs w:val="24"/>
        </w:rPr>
        <w:t xml:space="preserve"> in digital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through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integration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methodologies</w:t>
      </w:r>
      <w:r w:rsidRPr="2751C735" w:rsidR="2F58B9F2">
        <w:rPr>
          <w:rFonts w:ascii="Raleway" w:hAnsi="Raleway" w:eastAsia="Raleway" w:cs="Raleway"/>
          <w:sz w:val="24"/>
          <w:szCs w:val="24"/>
        </w:rPr>
        <w:t xml:space="preserve"> and neuro-</w:t>
      </w:r>
      <w:r w:rsidRPr="2751C735" w:rsidR="2F58B9F2">
        <w:rPr>
          <w:rFonts w:ascii="Raleway" w:hAnsi="Raleway" w:eastAsia="Raleway" w:cs="Raleway"/>
          <w:sz w:val="24"/>
          <w:szCs w:val="24"/>
        </w:rPr>
        <w:t>symbolic</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technologies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focusing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specific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Francoist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databases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engaging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directly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affected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aims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create</w:t>
      </w:r>
      <w:r w:rsidRPr="2751C735" w:rsidR="2F58B9F2">
        <w:rPr>
          <w:rFonts w:ascii="Raleway" w:hAnsi="Raleway" w:eastAsia="Raleway" w:cs="Raleway"/>
          <w:sz w:val="24"/>
          <w:szCs w:val="24"/>
        </w:rPr>
        <w:t xml:space="preserve"> a </w:t>
      </w:r>
      <w:r w:rsidRPr="2751C735" w:rsidR="2F58B9F2">
        <w:rPr>
          <w:rFonts w:ascii="Raleway" w:hAnsi="Raleway" w:eastAsia="Raleway" w:cs="Raleway"/>
          <w:sz w:val="24"/>
          <w:szCs w:val="24"/>
        </w:rPr>
        <w:t>model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more inclusive, representative, and </w:t>
      </w:r>
      <w:r w:rsidRPr="2751C735" w:rsidR="2F58B9F2">
        <w:rPr>
          <w:rFonts w:ascii="Raleway" w:hAnsi="Raleway" w:eastAsia="Raleway" w:cs="Raleway"/>
          <w:sz w:val="24"/>
          <w:szCs w:val="24"/>
        </w:rPr>
        <w:t>ethically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appropriate</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w:t>
      </w:r>
    </w:p>
    <w:p w:rsidR="2F58B9F2" w:rsidP="2751C735" w:rsidRDefault="2F58B9F2" w14:paraId="07F0A3A1" w14:textId="5C6C048A">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significance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extends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beyond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specific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Francoist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broader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questions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about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how</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technologies</w:t>
      </w:r>
      <w:r w:rsidRPr="2751C735" w:rsidR="2F58B9F2">
        <w:rPr>
          <w:rFonts w:ascii="Raleway" w:hAnsi="Raleway" w:eastAsia="Raleway" w:cs="Raleway"/>
          <w:sz w:val="24"/>
          <w:szCs w:val="24"/>
        </w:rPr>
        <w:t xml:space="preserve"> can be </w:t>
      </w:r>
      <w:r w:rsidRPr="2751C735" w:rsidR="2F58B9F2">
        <w:rPr>
          <w:rFonts w:ascii="Raleway" w:hAnsi="Raleway" w:eastAsia="Raleway" w:cs="Raleway"/>
          <w:sz w:val="24"/>
          <w:szCs w:val="24"/>
        </w:rPr>
        <w:t>designed</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deployed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promote</w:t>
      </w:r>
      <w:r w:rsidRPr="2751C735" w:rsidR="2F58B9F2">
        <w:rPr>
          <w:rFonts w:ascii="Raleway" w:hAnsi="Raleway" w:eastAsia="Raleway" w:cs="Raleway"/>
          <w:sz w:val="24"/>
          <w:szCs w:val="24"/>
        </w:rPr>
        <w:t xml:space="preserve"> social </w:t>
      </w:r>
      <w:r w:rsidRPr="2751C735" w:rsidR="2F58B9F2">
        <w:rPr>
          <w:rFonts w:ascii="Raleway" w:hAnsi="Raleway" w:eastAsia="Raleway" w:cs="Raleway"/>
          <w:sz w:val="24"/>
          <w:szCs w:val="24"/>
        </w:rPr>
        <w:t>justice</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truth</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an</w:t>
      </w:r>
      <w:r w:rsidRPr="2751C735" w:rsidR="2F58B9F2">
        <w:rPr>
          <w:rFonts w:ascii="Raleway" w:hAnsi="Raleway" w:eastAsia="Raleway" w:cs="Raleway"/>
          <w:sz w:val="24"/>
          <w:szCs w:val="24"/>
        </w:rPr>
        <w:t xml:space="preserve"> era </w:t>
      </w:r>
      <w:r w:rsidRPr="2751C735" w:rsidR="2F58B9F2">
        <w:rPr>
          <w:rFonts w:ascii="Raleway" w:hAnsi="Raleway" w:eastAsia="Raleway" w:cs="Raleway"/>
          <w:sz w:val="24"/>
          <w:szCs w:val="24"/>
        </w:rPr>
        <w:t>when</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technologies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play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increasingly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important</w:t>
      </w:r>
      <w:r w:rsidRPr="2751C735" w:rsidR="2F58B9F2">
        <w:rPr>
          <w:rFonts w:ascii="Raleway" w:hAnsi="Raleway" w:eastAsia="Raleway" w:cs="Raleway"/>
          <w:sz w:val="24"/>
          <w:szCs w:val="24"/>
        </w:rPr>
        <w:t xml:space="preserve"> role in </w:t>
      </w:r>
      <w:r w:rsidRPr="2751C735" w:rsidR="2F58B9F2">
        <w:rPr>
          <w:rFonts w:ascii="Raleway" w:hAnsi="Raleway" w:eastAsia="Raleway" w:cs="Raleway"/>
          <w:sz w:val="24"/>
          <w:szCs w:val="24"/>
        </w:rPr>
        <w:t>how</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access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understand</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remember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past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is</w:t>
      </w:r>
      <w:r w:rsidRPr="2751C735" w:rsidR="2F58B9F2">
        <w:rPr>
          <w:rFonts w:ascii="Raleway" w:hAnsi="Raleway" w:eastAsia="Raleway" w:cs="Raleway"/>
          <w:sz w:val="24"/>
          <w:szCs w:val="24"/>
        </w:rPr>
        <w:t xml:space="preserve"> crucial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technologies</w:t>
      </w:r>
      <w:r w:rsidRPr="2751C735" w:rsidR="2F58B9F2">
        <w:rPr>
          <w:rFonts w:ascii="Raleway" w:hAnsi="Raleway" w:eastAsia="Raleway" w:cs="Raleway"/>
          <w:sz w:val="24"/>
          <w:szCs w:val="24"/>
        </w:rPr>
        <w:t xml:space="preserve"> be </w:t>
      </w:r>
      <w:r w:rsidRPr="2751C735" w:rsidR="2F58B9F2">
        <w:rPr>
          <w:rFonts w:ascii="Raleway" w:hAnsi="Raleway" w:eastAsia="Raleway" w:cs="Raleway"/>
          <w:sz w:val="24"/>
          <w:szCs w:val="24"/>
        </w:rPr>
        <w:t>designed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with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attention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their</w:t>
      </w:r>
      <w:r w:rsidRPr="2751C735" w:rsidR="2F58B9F2">
        <w:rPr>
          <w:rFonts w:ascii="Raleway" w:hAnsi="Raleway" w:eastAsia="Raleway" w:cs="Raleway"/>
          <w:sz w:val="24"/>
          <w:szCs w:val="24"/>
        </w:rPr>
        <w:t xml:space="preserve"> social and </w:t>
      </w:r>
      <w:r w:rsidRPr="2751C735" w:rsidR="2F58B9F2">
        <w:rPr>
          <w:rFonts w:ascii="Raleway" w:hAnsi="Raleway" w:eastAsia="Raleway" w:cs="Raleway"/>
          <w:sz w:val="24"/>
          <w:szCs w:val="24"/>
        </w:rPr>
        <w:t>ethical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implications</w:t>
      </w:r>
      <w:r w:rsidRPr="2751C735" w:rsidR="2F58B9F2">
        <w:rPr>
          <w:rFonts w:ascii="Raleway" w:hAnsi="Raleway" w:eastAsia="Raleway" w:cs="Raleway"/>
          <w:sz w:val="24"/>
          <w:szCs w:val="24"/>
        </w:rPr>
        <w:t>.</w:t>
      </w:r>
    </w:p>
    <w:p w:rsidR="2F58B9F2" w:rsidP="2751C735" w:rsidRDefault="2F58B9F2" w14:paraId="3BFD903C" w14:textId="76BD6237">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approach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ensures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voices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perspectives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marginalized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are central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development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process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neuro-</w:t>
      </w:r>
      <w:r w:rsidRPr="2751C735" w:rsidR="2F58B9F2">
        <w:rPr>
          <w:rFonts w:ascii="Raleway" w:hAnsi="Raleway" w:eastAsia="Raleway" w:cs="Raleway"/>
          <w:sz w:val="24"/>
          <w:szCs w:val="24"/>
        </w:rPr>
        <w:t>symbolic</w:t>
      </w:r>
      <w:r w:rsidRPr="2751C735" w:rsidR="2F58B9F2">
        <w:rPr>
          <w:rFonts w:ascii="Raleway" w:hAnsi="Raleway" w:eastAsia="Raleway" w:cs="Raleway"/>
          <w:sz w:val="24"/>
          <w:szCs w:val="24"/>
        </w:rPr>
        <w:t xml:space="preserve"> AI </w:t>
      </w:r>
      <w:r w:rsidRPr="2751C735" w:rsidR="2F58B9F2">
        <w:rPr>
          <w:rFonts w:ascii="Raleway" w:hAnsi="Raleway" w:eastAsia="Raleway" w:cs="Raleway"/>
          <w:sz w:val="24"/>
          <w:szCs w:val="24"/>
        </w:rPr>
        <w:t>approach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provides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technical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capabilities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while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maintaining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transparency</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explainability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Together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these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approaches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offer</w:t>
      </w:r>
      <w:r w:rsidRPr="2751C735" w:rsidR="2F58B9F2">
        <w:rPr>
          <w:rFonts w:ascii="Raleway" w:hAnsi="Raleway" w:eastAsia="Raleway" w:cs="Raleway"/>
          <w:sz w:val="24"/>
          <w:szCs w:val="24"/>
        </w:rPr>
        <w:t xml:space="preserve"> a </w:t>
      </w:r>
      <w:r w:rsidRPr="2751C735" w:rsidR="2F58B9F2">
        <w:rPr>
          <w:rFonts w:ascii="Raleway" w:hAnsi="Raleway" w:eastAsia="Raleway" w:cs="Raleway"/>
          <w:sz w:val="24"/>
          <w:szCs w:val="24"/>
        </w:rPr>
        <w:t>framework</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creating</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needs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diverse </w:t>
      </w:r>
      <w:r w:rsidRPr="2751C735" w:rsidR="2F58B9F2">
        <w:rPr>
          <w:rFonts w:ascii="Raleway" w:hAnsi="Raleway" w:eastAsia="Raleway" w:cs="Raleway"/>
          <w:sz w:val="24"/>
          <w:szCs w:val="24"/>
        </w:rPr>
        <w:t>communities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while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promoting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epistemic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justice</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truth</w:t>
      </w:r>
      <w:r w:rsidRPr="2751C735" w:rsidR="2F58B9F2">
        <w:rPr>
          <w:rFonts w:ascii="Raleway" w:hAnsi="Raleway" w:eastAsia="Raleway" w:cs="Raleway"/>
          <w:sz w:val="24"/>
          <w:szCs w:val="24"/>
        </w:rPr>
        <w:t>.</w:t>
      </w:r>
    </w:p>
    <w:p w:rsidR="2F58B9F2" w:rsidP="2751C735" w:rsidRDefault="2F58B9F2" w14:paraId="5D7CC876" w14:textId="44D85414">
      <w:pPr>
        <w:spacing w:before="240" w:beforeAutospacing="off" w:after="240" w:afterAutospacing="off"/>
      </w:pP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will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contribute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ongoing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efforts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recover</w:t>
      </w:r>
      <w:r w:rsidRPr="2751C735" w:rsidR="2F58B9F2">
        <w:rPr>
          <w:rFonts w:ascii="Raleway" w:hAnsi="Raleway" w:eastAsia="Raleway" w:cs="Raleway"/>
          <w:sz w:val="24"/>
          <w:szCs w:val="24"/>
        </w:rPr>
        <w:t xml:space="preserve"> and 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memory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while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ensuring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technologies</w:t>
      </w:r>
      <w:r w:rsidRPr="2751C735" w:rsidR="2F58B9F2">
        <w:rPr>
          <w:rFonts w:ascii="Raleway" w:hAnsi="Raleway" w:eastAsia="Raleway" w:cs="Raleway"/>
          <w:sz w:val="24"/>
          <w:szCs w:val="24"/>
        </w:rPr>
        <w:t xml:space="preserve"> serve as </w:t>
      </w:r>
      <w:r w:rsidRPr="2751C735" w:rsidR="2F58B9F2">
        <w:rPr>
          <w:rFonts w:ascii="Raleway" w:hAnsi="Raleway" w:eastAsia="Raleway" w:cs="Raleway"/>
          <w:sz w:val="24"/>
          <w:szCs w:val="24"/>
        </w:rPr>
        <w:t>tools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for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justice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rather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instruments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continued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marginalization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demonstrating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how</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and neuro-</w:t>
      </w:r>
      <w:r w:rsidRPr="2751C735" w:rsidR="2F58B9F2">
        <w:rPr>
          <w:rFonts w:ascii="Raleway" w:hAnsi="Raleway" w:eastAsia="Raleway" w:cs="Raleway"/>
          <w:sz w:val="24"/>
          <w:szCs w:val="24"/>
        </w:rPr>
        <w:t>symbolic</w:t>
      </w:r>
      <w:r w:rsidRPr="2751C735" w:rsidR="2F58B9F2">
        <w:rPr>
          <w:rFonts w:ascii="Raleway" w:hAnsi="Raleway" w:eastAsia="Raleway" w:cs="Raleway"/>
          <w:sz w:val="24"/>
          <w:szCs w:val="24"/>
        </w:rPr>
        <w:t xml:space="preserve"> AI can be </w:t>
      </w:r>
      <w:r w:rsidRPr="2751C735" w:rsidR="2F58B9F2">
        <w:rPr>
          <w:rFonts w:ascii="Raleway" w:hAnsi="Raleway" w:eastAsia="Raleway" w:cs="Raleway"/>
          <w:sz w:val="24"/>
          <w:szCs w:val="24"/>
        </w:rPr>
        <w:t>effectively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integrated</w:t>
      </w:r>
      <w:r w:rsidRPr="2751C735" w:rsidR="2F58B9F2">
        <w:rPr>
          <w:rFonts w:ascii="Raleway" w:hAnsi="Raleway" w:eastAsia="Raleway" w:cs="Raleway"/>
          <w:sz w:val="24"/>
          <w:szCs w:val="24"/>
        </w:rPr>
        <w:t xml:space="preserve"> in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sensitive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this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research</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will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provide</w:t>
      </w:r>
      <w:r w:rsidRPr="2751C735" w:rsidR="2F58B9F2">
        <w:rPr>
          <w:rFonts w:ascii="Raleway" w:hAnsi="Raleway" w:eastAsia="Raleway" w:cs="Raleway"/>
          <w:sz w:val="24"/>
          <w:szCs w:val="24"/>
        </w:rPr>
        <w:t xml:space="preserve"> a </w:t>
      </w:r>
      <w:r w:rsidRPr="2751C735" w:rsidR="2F58B9F2">
        <w:rPr>
          <w:rFonts w:ascii="Raleway" w:hAnsi="Raleway" w:eastAsia="Raleway" w:cs="Raleway"/>
          <w:sz w:val="24"/>
          <w:szCs w:val="24"/>
        </w:rPr>
        <w:t>model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that</w:t>
      </w:r>
      <w:r w:rsidRPr="2751C735" w:rsidR="2F58B9F2">
        <w:rPr>
          <w:rFonts w:ascii="Raleway" w:hAnsi="Raleway" w:eastAsia="Raleway" w:cs="Raleway"/>
          <w:sz w:val="24"/>
          <w:szCs w:val="24"/>
        </w:rPr>
        <w:t xml:space="preserve"> can be </w:t>
      </w:r>
      <w:r w:rsidRPr="2751C735" w:rsidR="2F58B9F2">
        <w:rPr>
          <w:rFonts w:ascii="Raleway" w:hAnsi="Raleway" w:eastAsia="Raleway" w:cs="Raleway"/>
          <w:sz w:val="24"/>
          <w:szCs w:val="24"/>
        </w:rPr>
        <w:t>applied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other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contexts</w:t>
      </w:r>
      <w:r w:rsidRPr="2751C735" w:rsidR="2F58B9F2">
        <w:rPr>
          <w:rFonts w:ascii="Raleway" w:hAnsi="Raleway" w:eastAsia="Raleway" w:cs="Raleway"/>
          <w:sz w:val="24"/>
          <w:szCs w:val="24"/>
        </w:rPr>
        <w:t xml:space="preserve"> and </w:t>
      </w:r>
      <w:r w:rsidRPr="2751C735" w:rsidR="2F58B9F2">
        <w:rPr>
          <w:rFonts w:ascii="Raleway" w:hAnsi="Raleway" w:eastAsia="Raleway" w:cs="Raleway"/>
          <w:sz w:val="24"/>
          <w:szCs w:val="24"/>
        </w:rPr>
        <w:t>types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contributing</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to</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the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broader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goal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of</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creating</w:t>
      </w:r>
      <w:r w:rsidRPr="2751C735" w:rsidR="2F58B9F2">
        <w:rPr>
          <w:rFonts w:ascii="Raleway" w:hAnsi="Raleway" w:eastAsia="Raleway" w:cs="Raleway"/>
          <w:sz w:val="24"/>
          <w:szCs w:val="24"/>
        </w:rPr>
        <w:t xml:space="preserve"> more </w:t>
      </w:r>
      <w:r w:rsidRPr="2751C735" w:rsidR="2F58B9F2">
        <w:rPr>
          <w:rFonts w:ascii="Raleway" w:hAnsi="Raleway" w:eastAsia="Raleway" w:cs="Raleway"/>
          <w:sz w:val="24"/>
          <w:szCs w:val="24"/>
        </w:rPr>
        <w:t>just</w:t>
      </w:r>
      <w:r w:rsidRPr="2751C735" w:rsidR="2F58B9F2">
        <w:rPr>
          <w:rFonts w:ascii="Raleway" w:hAnsi="Raleway" w:eastAsia="Raleway" w:cs="Raleway"/>
          <w:sz w:val="24"/>
          <w:szCs w:val="24"/>
        </w:rPr>
        <w:t xml:space="preserve"> and inclusive digital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systems</w:t>
      </w:r>
      <w:r w:rsidRPr="2751C735" w:rsidR="2F58B9F2">
        <w:rPr>
          <w:rFonts w:ascii="Raleway" w:hAnsi="Raleway" w:eastAsia="Raleway" w:cs="Raleway"/>
          <w:sz w:val="24"/>
          <w:szCs w:val="24"/>
        </w:rPr>
        <w:t>.</w:t>
      </w:r>
    </w:p>
    <w:p w:rsidR="2751C735" w:rsidRDefault="2751C735" w14:paraId="60466867" w14:textId="3C1D8C31"/>
    <w:p w:rsidR="2F58B9F2" w:rsidP="2751C735" w:rsidRDefault="2F58B9F2" w14:paraId="20AEFEFF" w14:textId="1A1D568F">
      <w:pPr>
        <w:spacing w:before="240" w:beforeAutospacing="off" w:after="240" w:afterAutospacing="off"/>
      </w:pPr>
      <w:r w:rsidRPr="2751C735" w:rsidR="2F58B9F2">
        <w:rPr>
          <w:rFonts w:ascii="Raleway" w:hAnsi="Raleway" w:eastAsia="Raleway" w:cs="Raleway"/>
          <w:b w:val="1"/>
          <w:bCs w:val="1"/>
          <w:sz w:val="24"/>
          <w:szCs w:val="24"/>
        </w:rPr>
        <w:t>Keywords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Participatory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user-centered</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design</w:t>
      </w:r>
      <w:r w:rsidRPr="2751C735" w:rsidR="2F58B9F2">
        <w:rPr>
          <w:rFonts w:ascii="Raleway" w:hAnsi="Raleway" w:eastAsia="Raleway" w:cs="Raleway"/>
          <w:sz w:val="24"/>
          <w:szCs w:val="24"/>
        </w:rPr>
        <w:t>, neuro-</w:t>
      </w:r>
      <w:r w:rsidRPr="2751C735" w:rsidR="2F58B9F2">
        <w:rPr>
          <w:rFonts w:ascii="Raleway" w:hAnsi="Raleway" w:eastAsia="Raleway" w:cs="Raleway"/>
          <w:sz w:val="24"/>
          <w:szCs w:val="24"/>
        </w:rPr>
        <w:t>symbolic</w:t>
      </w:r>
      <w:r w:rsidRPr="2751C735" w:rsidR="2F58B9F2">
        <w:rPr>
          <w:rFonts w:ascii="Raleway" w:hAnsi="Raleway" w:eastAsia="Raleway" w:cs="Raleway"/>
          <w:sz w:val="24"/>
          <w:szCs w:val="24"/>
        </w:rPr>
        <w:t xml:space="preserve"> AI, digital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archives, </w:t>
      </w:r>
      <w:r w:rsidRPr="2751C735" w:rsidR="2F58B9F2">
        <w:rPr>
          <w:rFonts w:ascii="Raleway" w:hAnsi="Raleway" w:eastAsia="Raleway" w:cs="Raleway"/>
          <w:sz w:val="24"/>
          <w:szCs w:val="24"/>
        </w:rPr>
        <w:t>epistemic</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injustice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Francoist</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repression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semantic</w:t>
      </w:r>
      <w:r w:rsidRPr="2751C735" w:rsidR="2F58B9F2">
        <w:rPr>
          <w:rFonts w:ascii="Raleway" w:hAnsi="Raleway" w:eastAsia="Raleway" w:cs="Raleway"/>
          <w:sz w:val="24"/>
          <w:szCs w:val="24"/>
        </w:rPr>
        <w:t xml:space="preserve"> web, </w:t>
      </w:r>
      <w:r w:rsidRPr="2751C735" w:rsidR="2F58B9F2">
        <w:rPr>
          <w:rFonts w:ascii="Raleway" w:hAnsi="Raleway" w:eastAsia="Raleway" w:cs="Raleway"/>
          <w:sz w:val="24"/>
          <w:szCs w:val="24"/>
        </w:rPr>
        <w:t>linked</w:t>
      </w:r>
      <w:r w:rsidRPr="2751C735" w:rsidR="2F58B9F2">
        <w:rPr>
          <w:rFonts w:ascii="Raleway" w:hAnsi="Raleway" w:eastAsia="Raleway" w:cs="Raleway"/>
          <w:sz w:val="24"/>
          <w:szCs w:val="24"/>
        </w:rPr>
        <w:t xml:space="preserve"> open data, </w:t>
      </w:r>
      <w:r w:rsidRPr="2751C735" w:rsidR="2F58B9F2">
        <w:rPr>
          <w:rFonts w:ascii="Raleway" w:hAnsi="Raleway" w:eastAsia="Raleway" w:cs="Raleway"/>
          <w:sz w:val="24"/>
          <w:szCs w:val="24"/>
        </w:rPr>
        <w:t>gender</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perspective</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intersectionality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community</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participation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information</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architecture</w:t>
      </w:r>
      <w:r w:rsidRPr="2751C735" w:rsidR="2F58B9F2">
        <w:rPr>
          <w:rFonts w:ascii="Raleway" w:hAnsi="Raleway" w:eastAsia="Raleway" w:cs="Raleway"/>
          <w:sz w:val="24"/>
          <w:szCs w:val="24"/>
        </w:rPr>
        <w:t xml:space="preserve">, digital </w:t>
      </w:r>
      <w:r w:rsidRPr="2751C735" w:rsidR="2F58B9F2">
        <w:rPr>
          <w:rFonts w:ascii="Raleway" w:hAnsi="Raleway" w:eastAsia="Raleway" w:cs="Raleway"/>
          <w:sz w:val="24"/>
          <w:szCs w:val="24"/>
        </w:rPr>
        <w:t>humanities</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historical</w:t>
      </w:r>
      <w:r w:rsidRPr="2751C735" w:rsidR="2F58B9F2">
        <w:rPr>
          <w:rFonts w:ascii="Raleway" w:hAnsi="Raleway" w:eastAsia="Raleway" w:cs="Raleway"/>
          <w:sz w:val="24"/>
          <w:szCs w:val="24"/>
        </w:rPr>
        <w:t xml:space="preserve"> </w:t>
      </w:r>
      <w:r w:rsidRPr="2751C735" w:rsidR="2F58B9F2">
        <w:rPr>
          <w:rFonts w:ascii="Raleway" w:hAnsi="Raleway" w:eastAsia="Raleway" w:cs="Raleway"/>
          <w:sz w:val="24"/>
          <w:szCs w:val="24"/>
        </w:rPr>
        <w:t>memory</w:t>
      </w:r>
      <w:r w:rsidRPr="2751C735" w:rsidR="2F58B9F2">
        <w:rPr>
          <w:rFonts w:ascii="Raleway" w:hAnsi="Raleway" w:eastAsia="Raleway" w:cs="Raleway"/>
          <w:sz w:val="24"/>
          <w:szCs w:val="24"/>
        </w:rPr>
        <w:t xml:space="preserve">, reparative </w:t>
      </w:r>
      <w:r w:rsidRPr="2751C735" w:rsidR="2F58B9F2">
        <w:rPr>
          <w:rFonts w:ascii="Raleway" w:hAnsi="Raleway" w:eastAsia="Raleway" w:cs="Raleway"/>
          <w:sz w:val="24"/>
          <w:szCs w:val="24"/>
        </w:rPr>
        <w:t>justice</w:t>
      </w:r>
      <w:r w:rsidRPr="2751C735" w:rsidR="2F58B9F2">
        <w:rPr>
          <w:rFonts w:ascii="Raleway" w:hAnsi="Raleway" w:eastAsia="Raleway" w:cs="Raleway"/>
          <w:sz w:val="24"/>
          <w:szCs w:val="24"/>
        </w:rPr>
        <w:t>.</w:t>
      </w:r>
    </w:p>
    <w:p w:rsidR="2751C735" w:rsidP="2751C735" w:rsidRDefault="2751C735" w14:paraId="42001E16" w14:textId="6A164389">
      <w:pPr>
        <w:pStyle w:val="Normal"/>
        <w:spacing w:before="0" w:beforeAutospacing="off" w:after="0" w:afterAutospacing="off"/>
        <w:rPr>
          <w:rFonts w:ascii="Raleway" w:hAnsi="Raleway" w:eastAsia="Raleway" w:cs="Raleway"/>
          <w:b w:val="0"/>
          <w:bCs w:val="0"/>
          <w:i w:val="0"/>
          <w:iCs w:val="0"/>
          <w:strike w:val="0"/>
          <w:dstrike w:val="0"/>
          <w:sz w:val="24"/>
          <w:szCs w:val="24"/>
        </w:rPr>
      </w:pPr>
    </w:p>
    <w:p w:rsidR="2751C735" w:rsidP="2751C735" w:rsidRDefault="2751C735" w14:paraId="69288544" w14:textId="789AD5FE">
      <w:pPr>
        <w:pStyle w:val="Normal"/>
        <w:spacing w:before="0" w:beforeAutospacing="off" w:after="0" w:afterAutospacing="off"/>
        <w:rPr>
          <w:rFonts w:ascii="Raleway" w:hAnsi="Raleway" w:eastAsia="Raleway" w:cs="Raleway"/>
          <w:b w:val="0"/>
          <w:bCs w:val="0"/>
          <w:i w:val="0"/>
          <w:iCs w:val="0"/>
          <w:strike w:val="0"/>
          <w:dstrike w:val="0"/>
          <w:color w:val="666666"/>
          <w:sz w:val="24"/>
          <w:szCs w:val="24"/>
          <w:u w:val="none"/>
        </w:rPr>
      </w:pPr>
    </w:p>
    <w:p w:rsidR="2751C735" w:rsidP="2751C735" w:rsidRDefault="2751C735" w14:paraId="0AD92153" w14:textId="303FAAF6">
      <w:pPr>
        <w:pStyle w:val="Normal"/>
        <w:spacing w:before="0" w:beforeAutospacing="off" w:after="0" w:afterAutospacing="off"/>
        <w:rPr>
          <w:rFonts w:ascii="Raleway" w:hAnsi="Raleway" w:eastAsia="Raleway" w:cs="Raleway"/>
          <w:b w:val="0"/>
          <w:bCs w:val="0"/>
          <w:i w:val="0"/>
          <w:iCs w:val="0"/>
          <w:strike w:val="0"/>
          <w:dstrike w:val="0"/>
          <w:color w:val="666666"/>
          <w:sz w:val="24"/>
          <w:szCs w:val="24"/>
          <w:u w:val="none"/>
        </w:rPr>
      </w:pPr>
    </w:p>
    <w:p xmlns:wp14="http://schemas.microsoft.com/office/word/2010/wordml" wp14:paraId="584F529E" wp14:textId="0DF06150"/>
    <w:p xmlns:wp14="http://schemas.microsoft.com/office/word/2010/wordml" wp14:paraId="2C078E63" wp14:textId="6AE577C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c2714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36604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8b87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21CB17"/>
    <w:rsid w:val="0007138A"/>
    <w:rsid w:val="008F0885"/>
    <w:rsid w:val="00A5654A"/>
    <w:rsid w:val="01987658"/>
    <w:rsid w:val="01D1E8AE"/>
    <w:rsid w:val="02454DA9"/>
    <w:rsid w:val="027F469A"/>
    <w:rsid w:val="028323F0"/>
    <w:rsid w:val="0320B788"/>
    <w:rsid w:val="034F8D0A"/>
    <w:rsid w:val="04FB7E50"/>
    <w:rsid w:val="06225E4B"/>
    <w:rsid w:val="065770E9"/>
    <w:rsid w:val="06A10B83"/>
    <w:rsid w:val="0744D392"/>
    <w:rsid w:val="0758BB95"/>
    <w:rsid w:val="07AAE3BB"/>
    <w:rsid w:val="07EC43AC"/>
    <w:rsid w:val="087B4A42"/>
    <w:rsid w:val="0A188CD5"/>
    <w:rsid w:val="0B251B68"/>
    <w:rsid w:val="0B334B84"/>
    <w:rsid w:val="0BCD4285"/>
    <w:rsid w:val="0C408ABA"/>
    <w:rsid w:val="0C75083A"/>
    <w:rsid w:val="0D64D2D9"/>
    <w:rsid w:val="0DB666F6"/>
    <w:rsid w:val="0E2FC5BC"/>
    <w:rsid w:val="12F98D1A"/>
    <w:rsid w:val="1317D70C"/>
    <w:rsid w:val="13938397"/>
    <w:rsid w:val="13BE3ED6"/>
    <w:rsid w:val="13F22255"/>
    <w:rsid w:val="14A30982"/>
    <w:rsid w:val="15020AD7"/>
    <w:rsid w:val="15AA8601"/>
    <w:rsid w:val="1689377F"/>
    <w:rsid w:val="17AC4095"/>
    <w:rsid w:val="17F6CC57"/>
    <w:rsid w:val="19030846"/>
    <w:rsid w:val="1936FCA1"/>
    <w:rsid w:val="194E56AC"/>
    <w:rsid w:val="199A3112"/>
    <w:rsid w:val="1A3563F8"/>
    <w:rsid w:val="1BB21350"/>
    <w:rsid w:val="1CBD1700"/>
    <w:rsid w:val="1D6BDC55"/>
    <w:rsid w:val="1D6E0937"/>
    <w:rsid w:val="1E2C0648"/>
    <w:rsid w:val="1E457E06"/>
    <w:rsid w:val="1F616549"/>
    <w:rsid w:val="1FA1936D"/>
    <w:rsid w:val="1FA9D9F5"/>
    <w:rsid w:val="1FBCD5F7"/>
    <w:rsid w:val="1FFABFE2"/>
    <w:rsid w:val="20412264"/>
    <w:rsid w:val="20A01817"/>
    <w:rsid w:val="20F071FF"/>
    <w:rsid w:val="20FE52D4"/>
    <w:rsid w:val="225BFF78"/>
    <w:rsid w:val="22D9954C"/>
    <w:rsid w:val="23ACDDD5"/>
    <w:rsid w:val="248FAE68"/>
    <w:rsid w:val="2563B386"/>
    <w:rsid w:val="265E9EFD"/>
    <w:rsid w:val="26D2DB6F"/>
    <w:rsid w:val="26E6CDA1"/>
    <w:rsid w:val="270581A4"/>
    <w:rsid w:val="2751C735"/>
    <w:rsid w:val="27F3E666"/>
    <w:rsid w:val="282BB87C"/>
    <w:rsid w:val="2880FB9C"/>
    <w:rsid w:val="29E01EB2"/>
    <w:rsid w:val="2A2F67DE"/>
    <w:rsid w:val="2A70B070"/>
    <w:rsid w:val="2A8BEA48"/>
    <w:rsid w:val="2B059BB1"/>
    <w:rsid w:val="2BCD7184"/>
    <w:rsid w:val="2BEC637C"/>
    <w:rsid w:val="2C1F6107"/>
    <w:rsid w:val="2C6F9592"/>
    <w:rsid w:val="2C996794"/>
    <w:rsid w:val="2D593413"/>
    <w:rsid w:val="2E61039C"/>
    <w:rsid w:val="2E78768B"/>
    <w:rsid w:val="2E85C878"/>
    <w:rsid w:val="2E987F32"/>
    <w:rsid w:val="2F58B9F2"/>
    <w:rsid w:val="2FC40BBB"/>
    <w:rsid w:val="3098529C"/>
    <w:rsid w:val="3127ACFE"/>
    <w:rsid w:val="31493776"/>
    <w:rsid w:val="32F1A741"/>
    <w:rsid w:val="33601428"/>
    <w:rsid w:val="33CDBA0E"/>
    <w:rsid w:val="345BA0FA"/>
    <w:rsid w:val="359FCFCA"/>
    <w:rsid w:val="35AA9198"/>
    <w:rsid w:val="3624F704"/>
    <w:rsid w:val="363E9C20"/>
    <w:rsid w:val="36625679"/>
    <w:rsid w:val="366C547F"/>
    <w:rsid w:val="376D4D93"/>
    <w:rsid w:val="37E22794"/>
    <w:rsid w:val="39DD884C"/>
    <w:rsid w:val="3A57DED1"/>
    <w:rsid w:val="3A9462E3"/>
    <w:rsid w:val="3ADF7CF1"/>
    <w:rsid w:val="3BC994A9"/>
    <w:rsid w:val="3D14EE1F"/>
    <w:rsid w:val="3D4744B9"/>
    <w:rsid w:val="3D6BBB43"/>
    <w:rsid w:val="3E552E8B"/>
    <w:rsid w:val="3E72027C"/>
    <w:rsid w:val="3E873CFC"/>
    <w:rsid w:val="3FE00F1D"/>
    <w:rsid w:val="4101770E"/>
    <w:rsid w:val="4205EBBC"/>
    <w:rsid w:val="4247A14D"/>
    <w:rsid w:val="42E555FA"/>
    <w:rsid w:val="42FEB4E5"/>
    <w:rsid w:val="437DD3A3"/>
    <w:rsid w:val="43A94BD0"/>
    <w:rsid w:val="441894C2"/>
    <w:rsid w:val="44C8B868"/>
    <w:rsid w:val="454B4088"/>
    <w:rsid w:val="4564CF7F"/>
    <w:rsid w:val="45FE8899"/>
    <w:rsid w:val="47DCF450"/>
    <w:rsid w:val="489AEC7D"/>
    <w:rsid w:val="48E30ECE"/>
    <w:rsid w:val="48F0E80D"/>
    <w:rsid w:val="49726331"/>
    <w:rsid w:val="49D3F0E5"/>
    <w:rsid w:val="49DC9DF0"/>
    <w:rsid w:val="4AAEC1F5"/>
    <w:rsid w:val="4B5B6642"/>
    <w:rsid w:val="4C604B53"/>
    <w:rsid w:val="4D31732C"/>
    <w:rsid w:val="4D557500"/>
    <w:rsid w:val="4DD68EA9"/>
    <w:rsid w:val="4DFCCB0A"/>
    <w:rsid w:val="4F143E3A"/>
    <w:rsid w:val="4F718F51"/>
    <w:rsid w:val="50719B5F"/>
    <w:rsid w:val="51BCE6D0"/>
    <w:rsid w:val="521F82F9"/>
    <w:rsid w:val="52F72C49"/>
    <w:rsid w:val="538E9914"/>
    <w:rsid w:val="582AA0C1"/>
    <w:rsid w:val="58597E26"/>
    <w:rsid w:val="58D1A4F9"/>
    <w:rsid w:val="58E7A2CE"/>
    <w:rsid w:val="5ABD8B7C"/>
    <w:rsid w:val="5B980E0A"/>
    <w:rsid w:val="5BAC4A00"/>
    <w:rsid w:val="5C52900A"/>
    <w:rsid w:val="5CAB2878"/>
    <w:rsid w:val="5CC3EEF7"/>
    <w:rsid w:val="5CDD5E3E"/>
    <w:rsid w:val="5D82BF86"/>
    <w:rsid w:val="5E1D04D8"/>
    <w:rsid w:val="5E5FD615"/>
    <w:rsid w:val="5EBD8183"/>
    <w:rsid w:val="60FB63DB"/>
    <w:rsid w:val="613AD08A"/>
    <w:rsid w:val="61541C90"/>
    <w:rsid w:val="6160D17B"/>
    <w:rsid w:val="61B83B82"/>
    <w:rsid w:val="62721D8F"/>
    <w:rsid w:val="62876991"/>
    <w:rsid w:val="628A5AC7"/>
    <w:rsid w:val="62DE1AB6"/>
    <w:rsid w:val="64431817"/>
    <w:rsid w:val="64AFDC86"/>
    <w:rsid w:val="65409ACB"/>
    <w:rsid w:val="66592A50"/>
    <w:rsid w:val="6666ACAB"/>
    <w:rsid w:val="6681E19A"/>
    <w:rsid w:val="670A8DBD"/>
    <w:rsid w:val="67AB796B"/>
    <w:rsid w:val="67CC3E7A"/>
    <w:rsid w:val="67E99274"/>
    <w:rsid w:val="69F22FC4"/>
    <w:rsid w:val="6ACCBCDD"/>
    <w:rsid w:val="6B153144"/>
    <w:rsid w:val="6C18E98B"/>
    <w:rsid w:val="6CABAB96"/>
    <w:rsid w:val="6D21CB17"/>
    <w:rsid w:val="6D79C493"/>
    <w:rsid w:val="6FA7FC8F"/>
    <w:rsid w:val="712466E2"/>
    <w:rsid w:val="73F9346C"/>
    <w:rsid w:val="74432E88"/>
    <w:rsid w:val="757916BA"/>
    <w:rsid w:val="7644FCF8"/>
    <w:rsid w:val="7825FC13"/>
    <w:rsid w:val="7838284C"/>
    <w:rsid w:val="78FE5ABE"/>
    <w:rsid w:val="794197D4"/>
    <w:rsid w:val="7A9BFA6A"/>
    <w:rsid w:val="7AD9E886"/>
    <w:rsid w:val="7ADC9435"/>
    <w:rsid w:val="7B15DAC9"/>
    <w:rsid w:val="7B570FC1"/>
    <w:rsid w:val="7B76986A"/>
    <w:rsid w:val="7E3A00E9"/>
    <w:rsid w:val="7EA64F04"/>
    <w:rsid w:val="7F59C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1CB17"/>
  <w15:chartTrackingRefBased/>
  <w15:docId w15:val="{4B73FE37-62DF-4DE8-A2D4-CF19C08DB1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751C735"/>
    <w:rPr>
      <w:rFonts w:ascii="Raleway" w:hAnsi="Raleway" w:eastAsia="Raleway" w:cs="Raleway"/>
      <w:noProof w:val="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2751C7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uiPriority w:val="9"/>
    <w:name w:val="heading 2"/>
    <w:basedOn w:val="Normal"/>
    <w:next w:val="Normal"/>
    <w:unhideWhenUsed/>
    <w:link w:val="Heading2Char"/>
    <w:qFormat/>
    <w:rsid w:val="2751C73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uiPriority w:val="9"/>
    <w:name w:val="heading 3"/>
    <w:basedOn w:val="Normal"/>
    <w:next w:val="Normal"/>
    <w:unhideWhenUsed/>
    <w:link w:val="Heading3Char"/>
    <w:qFormat/>
    <w:rsid w:val="2751C735"/>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2751C735"/>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2751C735"/>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2751C735"/>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2751C735"/>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2751C735"/>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2751C735"/>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2751C735"/>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2751C735"/>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2751C735"/>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2751C735"/>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0D64D2D9"/>
    <w:rPr>
      <w:color w:val="467886"/>
      <w:u w:val="single"/>
    </w:rPr>
  </w:style>
  <w:style w:type="paragraph" w:styleId="ListParagraph">
    <w:uiPriority w:val="34"/>
    <w:name w:val="List Paragraph"/>
    <w:basedOn w:val="Normal"/>
    <w:qFormat/>
    <w:rsid w:val="2751C73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e085ff8ce7c4e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2025-09-30T12:10:51.3987333Z</dcterms:created>
  <dcterms:modified xsi:type="dcterms:W3CDTF">2025-10-08T14:33:01.6363738Z</dcterms:modified>
  <dc:creator>ELENA GÓMEZ RICO</dc:creator>
  <lastModifiedBy>ELENA GÓMEZ RICO</lastModifiedBy>
</coreProperties>
</file>