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DA0E2" w14:textId="2A5E88B4" w:rsidR="000F4E3C" w:rsidRPr="000F4E3C" w:rsidRDefault="00D04018" w:rsidP="000F4E3C">
      <w:pPr>
        <w:pStyle w:val="ShortTitle"/>
        <w:rPr>
          <w:rFonts w:cs="Linux Libertine"/>
        </w:rPr>
      </w:pPr>
      <w:bookmarkStart w:id="0" w:name="_Hlk211512658"/>
      <w:r>
        <w:rPr>
          <w:rFonts w:cs="Linux Libertine"/>
        </w:rPr>
        <w:t>Participatory</w:t>
      </w:r>
      <w:r w:rsidR="0008706B" w:rsidRPr="0008706B">
        <w:rPr>
          <w:rFonts w:cs="Linux Libertine"/>
        </w:rPr>
        <w:t xml:space="preserve"> Design and Neuro-Symbolic AI for Digital Historical Archives </w:t>
      </w:r>
    </w:p>
    <w:bookmarkEnd w:id="0"/>
    <w:p w14:paraId="4D41C270" w14:textId="65BA180C" w:rsidR="005B434B" w:rsidRDefault="0008706B" w:rsidP="005B434B">
      <w:pPr>
        <w:pStyle w:val="Subtitle"/>
      </w:pPr>
      <w:r w:rsidRPr="0008706B">
        <w:rPr>
          <w:rFonts w:cs="Linux Libertine"/>
        </w:rPr>
        <w:t>Addressing Epistemic Injustice in Francoist Repression Databases</w:t>
      </w:r>
    </w:p>
    <w:p w14:paraId="6ECD1AD7" w14:textId="42C8D730" w:rsidR="005B434B" w:rsidRPr="0029158F" w:rsidRDefault="0008706B" w:rsidP="005B434B">
      <w:pPr>
        <w:pStyle w:val="Authors"/>
        <w:rPr>
          <w:rFonts w:eastAsiaTheme="minorEastAsia"/>
          <w:caps w:val="0"/>
        </w:rPr>
      </w:pPr>
      <w:r>
        <w:rPr>
          <w:rFonts w:eastAsiaTheme="minorEastAsia"/>
          <w:caps w:val="0"/>
        </w:rPr>
        <w:t>Elena M</w:t>
      </w:r>
      <w:r w:rsidR="00CB7529">
        <w:rPr>
          <w:rFonts w:eastAsiaTheme="minorEastAsia"/>
          <w:caps w:val="0"/>
        </w:rPr>
        <w:t>.</w:t>
      </w:r>
      <w:r>
        <w:rPr>
          <w:rFonts w:eastAsiaTheme="minorEastAsia"/>
          <w:caps w:val="0"/>
        </w:rPr>
        <w:t xml:space="preserve"> Gómez</w:t>
      </w:r>
      <w:r w:rsidR="005B434B" w:rsidRPr="0029158F">
        <w:rPr>
          <w:rFonts w:eastAsiaTheme="minorEastAsia" w:hint="eastAsia"/>
          <w:caps w:val="0"/>
        </w:rPr>
        <w:footnoteReference w:customMarkFollows="1" w:id="1"/>
        <w:t>*</w:t>
      </w:r>
    </w:p>
    <w:p w14:paraId="4D8B8BA9" w14:textId="6A0A4C26" w:rsidR="005B434B" w:rsidRPr="00E02C38" w:rsidRDefault="00804085" w:rsidP="005B434B">
      <w:pPr>
        <w:pStyle w:val="Affiliation"/>
        <w:rPr>
          <w:rFonts w:eastAsiaTheme="minorEastAsia"/>
        </w:rPr>
      </w:pPr>
      <w:r>
        <w:rPr>
          <w:rFonts w:eastAsiaTheme="minorEastAsia"/>
        </w:rPr>
        <w:t>PhD</w:t>
      </w:r>
      <w:r w:rsidR="007C12A1">
        <w:rPr>
          <w:rFonts w:eastAsiaTheme="minorEastAsia"/>
        </w:rPr>
        <w:t xml:space="preserve"> Student</w:t>
      </w:r>
      <w:r w:rsidR="0008706B">
        <w:rPr>
          <w:rFonts w:eastAsiaTheme="minorEastAsia"/>
        </w:rPr>
        <w:t>, University of Barcelona</w:t>
      </w:r>
      <w:r w:rsidR="00547F6A">
        <w:rPr>
          <w:rFonts w:eastAsiaTheme="minorEastAsia"/>
        </w:rPr>
        <w:t xml:space="preserve">, </w:t>
      </w:r>
      <w:r w:rsidR="00F960E5">
        <w:rPr>
          <w:rFonts w:eastAsiaTheme="minorEastAsia"/>
        </w:rPr>
        <w:t>elenamgomezr</w:t>
      </w:r>
      <w:r w:rsidR="00547F6A" w:rsidRPr="00547F6A">
        <w:rPr>
          <w:rFonts w:eastAsiaTheme="minorEastAsia"/>
        </w:rPr>
        <w:t>@gmail.com</w:t>
      </w:r>
    </w:p>
    <w:p w14:paraId="47DA41ED" w14:textId="35D0D7DB" w:rsidR="005B434B" w:rsidRPr="001D3CDD" w:rsidRDefault="00706DB4" w:rsidP="005B434B">
      <w:pPr>
        <w:pStyle w:val="Abstract"/>
      </w:pPr>
      <w:r>
        <w:t xml:space="preserve">This </w:t>
      </w:r>
      <w:r w:rsidRPr="00706DB4">
        <w:t>PhD research proposal contains a framework for developing user-centered digital historical archives that address epistemic injustice and representational gaps in databases documenting Francoist repression in Spain. The participatory design</w:t>
      </w:r>
      <w:r w:rsidR="00735CE4">
        <w:t xml:space="preserve"> (PD)</w:t>
      </w:r>
      <w:r w:rsidRPr="00706DB4">
        <w:t xml:space="preserve"> and user</w:t>
      </w:r>
      <w:r w:rsidR="00735CE4">
        <w:t>-</w:t>
      </w:r>
      <w:r w:rsidRPr="00706DB4">
        <w:t xml:space="preserve">centered </w:t>
      </w:r>
      <w:r w:rsidR="00735CE4">
        <w:t xml:space="preserve">or human-centered </w:t>
      </w:r>
      <w:r w:rsidRPr="00706DB4">
        <w:t>design (UCD</w:t>
      </w:r>
      <w:r w:rsidR="00735CE4">
        <w:t>/HCD</w:t>
      </w:r>
      <w:r w:rsidRPr="00706DB4">
        <w:t>) methodologies are understood as part of a hybridization of human and machine, with a second hybridization happening in technological terms mixing symbolic (knowledge graphs) and sub symbolic (</w:t>
      </w:r>
      <w:r w:rsidR="00735CE4">
        <w:t>AI models</w:t>
      </w:r>
      <w:r w:rsidRPr="00706DB4">
        <w:t xml:space="preserve">) technologies. This double hybridization process is an opportunity to create inclusive information architectures that serve diverse user communities while promoting epistemic justice for historically marginalized groups. By focusing on </w:t>
      </w:r>
      <w:r w:rsidR="00735CE4">
        <w:t>specific</w:t>
      </w:r>
      <w:r w:rsidRPr="00706DB4">
        <w:t xml:space="preserve"> digital archives containing data related to Francoist repression and censorship, this research aims to contribute to how historical information is curated, accessed, and represented in digital environments, with particular attention to gender perspectives, intersectionality, and underrepresented voices.</w:t>
      </w:r>
    </w:p>
    <w:p w14:paraId="1B200102" w14:textId="2AD3D477" w:rsidR="005B434B" w:rsidRPr="00B25EC5" w:rsidRDefault="005B434B" w:rsidP="005B434B">
      <w:pPr>
        <w:pStyle w:val="CCSDescription"/>
        <w:rPr>
          <w:szCs w:val="18"/>
        </w:rPr>
      </w:pPr>
      <w:r w:rsidRPr="008275CB">
        <w:rPr>
          <w:rStyle w:val="CCSHeadchar"/>
          <w:szCs w:val="18"/>
        </w:rPr>
        <w:t xml:space="preserve">CCS CONCEPTS </w:t>
      </w:r>
      <w:r w:rsidRPr="008275CB">
        <w:t xml:space="preserve">• </w:t>
      </w:r>
      <w:r w:rsidR="007C12A1">
        <w:rPr>
          <w:b w:val="0"/>
        </w:rPr>
        <w:t>Human-computer interaction</w:t>
      </w:r>
      <w:r w:rsidRPr="00B25EC5">
        <w:rPr>
          <w:b w:val="0"/>
        </w:rPr>
        <w:t xml:space="preserve"> • </w:t>
      </w:r>
      <w:r w:rsidR="007C12A1">
        <w:rPr>
          <w:b w:val="0"/>
        </w:rPr>
        <w:t>User-centered design</w:t>
      </w:r>
      <w:r w:rsidRPr="00B25EC5">
        <w:rPr>
          <w:b w:val="0"/>
        </w:rPr>
        <w:t xml:space="preserve"> • </w:t>
      </w:r>
      <w:r w:rsidR="007C12A1">
        <w:rPr>
          <w:b w:val="0"/>
        </w:rPr>
        <w:t xml:space="preserve">Knowledge graphs </w:t>
      </w:r>
      <w:r w:rsidR="007C12A1" w:rsidRPr="00B25EC5">
        <w:rPr>
          <w:b w:val="0"/>
        </w:rPr>
        <w:t>•</w:t>
      </w:r>
      <w:r w:rsidR="007C12A1">
        <w:rPr>
          <w:b w:val="0"/>
        </w:rPr>
        <w:t xml:space="preserve"> Ontologies</w:t>
      </w:r>
    </w:p>
    <w:p w14:paraId="35D37063" w14:textId="7A5F1429" w:rsidR="005B434B" w:rsidRPr="00B25EC5" w:rsidRDefault="005B434B" w:rsidP="005B434B">
      <w:pPr>
        <w:pStyle w:val="KeyWords"/>
        <w:rPr>
          <w:b/>
          <w:szCs w:val="18"/>
        </w:rPr>
      </w:pPr>
      <w:r>
        <w:rPr>
          <w:rStyle w:val="KeyWordHeadchar"/>
          <w:b/>
          <w:szCs w:val="18"/>
        </w:rPr>
        <w:t xml:space="preserve">Additional Keywords and Phrases: </w:t>
      </w:r>
      <w:r w:rsidR="007C12A1">
        <w:t>participatory design, semantic web, neuro symbolic Ai, cultural heritage</w:t>
      </w:r>
    </w:p>
    <w:p w14:paraId="6F891662" w14:textId="1954A095" w:rsidR="00BD5B2E" w:rsidRDefault="005B434B" w:rsidP="009E27FA">
      <w:pPr>
        <w:pStyle w:val="Head1"/>
        <w:tabs>
          <w:tab w:val="clear" w:pos="360"/>
        </w:tabs>
        <w:ind w:left="432" w:hanging="432"/>
      </w:pPr>
      <w:r>
        <w:t>Introduction</w:t>
      </w:r>
    </w:p>
    <w:p w14:paraId="78006777" w14:textId="77777777" w:rsidR="009E27FA" w:rsidRPr="009E27FA" w:rsidRDefault="009E27FA" w:rsidP="009E27FA">
      <w:pPr>
        <w:pStyle w:val="ParaContinue"/>
        <w:rPr>
          <w:lang w:eastAsia="en-US"/>
        </w:rPr>
      </w:pPr>
    </w:p>
    <w:p w14:paraId="619B42D0" w14:textId="48A3D134" w:rsidR="0015580C" w:rsidRDefault="009E27FA" w:rsidP="009E27FA">
      <w:pPr>
        <w:pStyle w:val="Para"/>
      </w:pPr>
      <w:r w:rsidRPr="009E27FA">
        <w:t>This doctoral proposal focuses on the development of information architecture services enriched with neuro-symbolic artificial intelligence (</w:t>
      </w:r>
      <w:proofErr w:type="spellStart"/>
      <w:r w:rsidRPr="009E27FA">
        <w:t>NeSy</w:t>
      </w:r>
      <w:proofErr w:type="spellEnd"/>
      <w:r w:rsidRPr="009E27FA">
        <w:t xml:space="preserve"> AI) through P</w:t>
      </w:r>
      <w:r w:rsidR="00735CE4">
        <w:t>D</w:t>
      </w:r>
      <w:r w:rsidRPr="009E27FA">
        <w:t>/UCD</w:t>
      </w:r>
      <w:r w:rsidR="0015580C">
        <w:t>/HCD</w:t>
      </w:r>
      <w:r w:rsidRPr="009E27FA">
        <w:t xml:space="preserve">. The main objective is to contribute to the curation, retrieval, and representation of information on gender and underrepresented groups using as a case study </w:t>
      </w:r>
      <w:r w:rsidR="00CB7529">
        <w:t>a selection of</w:t>
      </w:r>
      <w:r w:rsidRPr="009E27FA">
        <w:t xml:space="preserve"> digital archives related to repression during the Franco dictatorship in Spain. This project is being developed within the framework of the </w:t>
      </w:r>
      <w:proofErr w:type="spellStart"/>
      <w:r w:rsidRPr="009E27FA">
        <w:t>HerStory&amp;NeSy</w:t>
      </w:r>
      <w:proofErr w:type="spellEnd"/>
      <w:r w:rsidR="00735CE4">
        <w:t xml:space="preserve"> Ai</w:t>
      </w:r>
      <w:r w:rsidRPr="009E27FA">
        <w:t xml:space="preserve"> project - PID2023-147673OB-I00</w:t>
      </w:r>
      <w:r w:rsidR="00B648CA">
        <w:t xml:space="preserve"> [1]</w:t>
      </w:r>
      <w:r w:rsidR="00735CE4">
        <w:t xml:space="preserve"> and </w:t>
      </w:r>
      <w:r w:rsidRPr="009E27FA">
        <w:t>integrates four multidisciplinary fields:</w:t>
      </w:r>
      <w:r w:rsidR="00CB7529" w:rsidRPr="00CB7529">
        <w:t xml:space="preserve"> </w:t>
      </w:r>
      <w:r w:rsidR="00735CE4">
        <w:t>PD/UCD/HCD</w:t>
      </w:r>
      <w:r w:rsidRPr="009E27FA">
        <w:t>, gender and intersectionality perspectives, symbolic and sub</w:t>
      </w:r>
      <w:r w:rsidR="00426740">
        <w:t>-</w:t>
      </w:r>
      <w:r w:rsidRPr="009E27FA">
        <w:t>symbolic technologies, and the GLAM heritage sector (</w:t>
      </w:r>
      <w:r w:rsidR="00CB7529">
        <w:t>g</w:t>
      </w:r>
      <w:r w:rsidRPr="009E27FA">
        <w:t xml:space="preserve">alleries, </w:t>
      </w:r>
      <w:r w:rsidR="00CB7529">
        <w:t>l</w:t>
      </w:r>
      <w:r w:rsidRPr="009E27FA">
        <w:t xml:space="preserve">ibraries, </w:t>
      </w:r>
      <w:r w:rsidR="00CB7529">
        <w:t>a</w:t>
      </w:r>
      <w:r w:rsidRPr="009E27FA">
        <w:t xml:space="preserve">rchives, </w:t>
      </w:r>
      <w:r w:rsidR="00CB7529">
        <w:t>m</w:t>
      </w:r>
      <w:r w:rsidRPr="009E27FA">
        <w:t xml:space="preserve">useums). </w:t>
      </w:r>
    </w:p>
    <w:p w14:paraId="41C0FDFF" w14:textId="64E32069" w:rsidR="009E27FA" w:rsidRDefault="009E27FA" w:rsidP="009E27FA">
      <w:pPr>
        <w:pStyle w:val="Para"/>
      </w:pPr>
      <w:r>
        <w:t xml:space="preserve">The research is based on </w:t>
      </w:r>
      <w:r w:rsidR="0015580C">
        <w:t xml:space="preserve">what can be called a </w:t>
      </w:r>
      <w:r w:rsidRPr="0015580C">
        <w:rPr>
          <w:rStyle w:val="SubtleEmphasis"/>
        </w:rPr>
        <w:t>double hybridization</w:t>
      </w:r>
      <w:r w:rsidR="00735CE4">
        <w:t xml:space="preserve"> because is found </w:t>
      </w:r>
      <w:r w:rsidR="00735CE4">
        <w:t>in the academic literature</w:t>
      </w:r>
      <w:r w:rsidR="00735CE4">
        <w:t xml:space="preserve"> as such both, to name the </w:t>
      </w:r>
      <w:r>
        <w:t>human-machine hybr</w:t>
      </w:r>
      <w:r w:rsidR="00735CE4">
        <w:t xml:space="preserve">id, </w:t>
      </w:r>
      <w:r>
        <w:t>through participatory co-</w:t>
      </w:r>
      <w:r w:rsidRPr="00CB7529">
        <w:t>creation processes</w:t>
      </w:r>
      <w:r w:rsidR="00B648CA">
        <w:t xml:space="preserve"> [15]</w:t>
      </w:r>
      <w:r w:rsidR="00735CE4">
        <w:t>;</w:t>
      </w:r>
      <w:r w:rsidRPr="00CB7529">
        <w:t xml:space="preserve"> and</w:t>
      </w:r>
      <w:r>
        <w:t xml:space="preserve">, </w:t>
      </w:r>
      <w:r w:rsidR="00735CE4">
        <w:t xml:space="preserve">to talk about </w:t>
      </w:r>
      <w:r>
        <w:t xml:space="preserve">the integration between symbolic systems (semantic web, ontologies, linked data) and sub-symbolic </w:t>
      </w:r>
      <w:r w:rsidR="00735CE4">
        <w:t>ones</w:t>
      </w:r>
      <w:r>
        <w:t xml:space="preserve"> (machi</w:t>
      </w:r>
      <w:r w:rsidR="00735CE4">
        <w:t>n</w:t>
      </w:r>
      <w:r>
        <w:t>e learning, massive language models)</w:t>
      </w:r>
      <w:r w:rsidR="00735CE4">
        <w:t>. Both hybrids</w:t>
      </w:r>
      <w:r>
        <w:t xml:space="preserve"> seek to improve the interpretability/explainability, coverage, and generative capacity of information systems </w:t>
      </w:r>
      <w:r w:rsidR="00B648CA">
        <w:t>[11]</w:t>
      </w:r>
      <w:r>
        <w:t xml:space="preserve"> as well as advancing processes of epistemic justice </w:t>
      </w:r>
      <w:r w:rsidR="00B648CA">
        <w:t xml:space="preserve">[10] </w:t>
      </w:r>
      <w:r>
        <w:t>through knowledge co-production</w:t>
      </w:r>
      <w:r w:rsidR="00B648CA">
        <w:t xml:space="preserve"> [12]</w:t>
      </w:r>
      <w:r>
        <w:t>.</w:t>
      </w:r>
    </w:p>
    <w:p w14:paraId="25100B04" w14:textId="7C0EE33D" w:rsidR="009E27FA" w:rsidRDefault="009E27FA" w:rsidP="00735CE4">
      <w:pPr>
        <w:pStyle w:val="Para"/>
      </w:pPr>
      <w:r w:rsidRPr="009E27FA">
        <w:lastRenderedPageBreak/>
        <w:t xml:space="preserve">In this regard, the aim is to </w:t>
      </w:r>
      <w:r w:rsidR="00735CE4">
        <w:t xml:space="preserve">design and </w:t>
      </w:r>
      <w:r w:rsidRPr="009E27FA">
        <w:t xml:space="preserve">apply </w:t>
      </w:r>
      <w:r w:rsidR="00735CE4">
        <w:t>PD/UCD/HCD</w:t>
      </w:r>
      <w:r w:rsidR="00CB7529" w:rsidRPr="009E27FA">
        <w:t xml:space="preserve"> </w:t>
      </w:r>
      <w:r w:rsidRPr="009E27FA">
        <w:t xml:space="preserve">perspectives in the development of information architecture services; in the design of navigation, tagging, and visualization with transformation to Linked Open Data (LOD); in the evaluation of </w:t>
      </w:r>
      <w:proofErr w:type="spellStart"/>
      <w:r w:rsidRPr="009E27FA">
        <w:t>NeSy</w:t>
      </w:r>
      <w:proofErr w:type="spellEnd"/>
      <w:r w:rsidRPr="009E27FA">
        <w:t xml:space="preserve"> AI systems with criteria of explainability and ethics; and finally, to explore the impact of citizen participation in improving representation in databases in open semantic systems. </w:t>
      </w:r>
      <w:r w:rsidR="00CB7529" w:rsidRPr="009E27FA">
        <w:t>PD/UCD</w:t>
      </w:r>
      <w:r w:rsidR="00CB7529">
        <w:t>/HCD</w:t>
      </w:r>
      <w:r w:rsidR="00CB7529" w:rsidRPr="009E27FA">
        <w:t xml:space="preserve"> </w:t>
      </w:r>
      <w:r w:rsidRPr="009E27FA">
        <w:t xml:space="preserve">processes are commonly associated with responsibility, </w:t>
      </w:r>
      <w:r w:rsidR="00CB7529">
        <w:t xml:space="preserve">with </w:t>
      </w:r>
      <w:r w:rsidRPr="009E27FA">
        <w:t xml:space="preserve">the ethics of designing and using designs, </w:t>
      </w:r>
      <w:r w:rsidR="00CB7529" w:rsidRPr="009E27FA">
        <w:t xml:space="preserve">and </w:t>
      </w:r>
      <w:r w:rsidR="00CB7529">
        <w:t xml:space="preserve">with </w:t>
      </w:r>
      <w:r w:rsidRPr="009E27FA">
        <w:t>awareness of the effect of these processes as catalysts for change</w:t>
      </w:r>
      <w:r w:rsidR="00735CE4">
        <w:t xml:space="preserve">. </w:t>
      </w:r>
    </w:p>
    <w:p w14:paraId="4ED3F2E0" w14:textId="3D0682A8" w:rsidR="009E27FA" w:rsidRDefault="009E27FA" w:rsidP="009E27FA">
      <w:pPr>
        <w:pStyle w:val="Para"/>
      </w:pPr>
      <w:r w:rsidRPr="009E27FA">
        <w:t xml:space="preserve">This has led to a level of appropriation in different fields of knowledge, including digital humanities and, in general, the GLAM sector, seeking to improve the relevance, usability, and ethics of </w:t>
      </w:r>
      <w:r w:rsidR="00CB7529">
        <w:t xml:space="preserve">its </w:t>
      </w:r>
      <w:r w:rsidRPr="009E27FA">
        <w:t xml:space="preserve">solutions. These aspects are especially important when technologies mediate social and cultural relationships </w:t>
      </w:r>
      <w:r w:rsidR="00B648CA">
        <w:t xml:space="preserve">[16] [6] </w:t>
      </w:r>
      <w:r w:rsidR="00CB7529">
        <w:t>such the digital historical archives</w:t>
      </w:r>
      <w:r w:rsidRPr="009E27FA">
        <w:t>.</w:t>
      </w:r>
    </w:p>
    <w:p w14:paraId="3F154481" w14:textId="086D54DB" w:rsidR="009E27FA" w:rsidRDefault="009E27FA" w:rsidP="009E27FA">
      <w:pPr>
        <w:pStyle w:val="Para"/>
      </w:pPr>
      <w:r w:rsidRPr="009E27FA">
        <w:t>Given the applied research nature of the project, its structure proposes a PD/UCD</w:t>
      </w:r>
      <w:r w:rsidR="00735CE4">
        <w:t>/HCD</w:t>
      </w:r>
      <w:r w:rsidRPr="009E27FA">
        <w:t xml:space="preserve"> strategy with four pillars that articulate both theoretical reflection and the completion of fieldwork </w:t>
      </w:r>
      <w:r w:rsidR="00735CE4">
        <w:t>for</w:t>
      </w:r>
      <w:r w:rsidRPr="009E27FA">
        <w:t xml:space="preserve"> the development of the service itself. These pillars are: 1. the theoretical basis and background analysis that feed back into the development process; 2. the design of general and specific PD/UCD</w:t>
      </w:r>
      <w:r w:rsidR="00735CE4">
        <w:t>/HCD</w:t>
      </w:r>
      <w:r w:rsidRPr="009E27FA">
        <w:t xml:space="preserve"> methodologies and their integration with the design of technological components; and finally, two evaluation tools: 3. of the PD/UCD</w:t>
      </w:r>
      <w:r w:rsidR="00735CE4">
        <w:t>/HCD</w:t>
      </w:r>
      <w:r w:rsidRPr="009E27FA">
        <w:t xml:space="preserve"> process itself and 4. of the service </w:t>
      </w:r>
      <w:r w:rsidR="00735CE4">
        <w:t xml:space="preserve">to be used by </w:t>
      </w:r>
      <w:r w:rsidRPr="009E27FA">
        <w:t>specific user groups with defined use cases.</w:t>
      </w:r>
      <w:r>
        <w:t xml:space="preserve"> </w:t>
      </w:r>
    </w:p>
    <w:p w14:paraId="03DAFF1F" w14:textId="49ACA86D" w:rsidR="007C12A1" w:rsidRPr="009E27FA" w:rsidRDefault="009E27FA" w:rsidP="009E27FA">
      <w:pPr>
        <w:pStyle w:val="Para"/>
      </w:pPr>
      <w:r w:rsidRPr="009E27FA">
        <w:t xml:space="preserve">The research seeks to advance theoretical knowledge of information architecture and promote a more inclusive and equitable public sphere by addressing gaps in representation in data use and information retrieval, especially in relation to women, </w:t>
      </w:r>
      <w:proofErr w:type="spellStart"/>
      <w:r w:rsidRPr="009E27FA">
        <w:t>intersectionalities</w:t>
      </w:r>
      <w:proofErr w:type="spellEnd"/>
      <w:r w:rsidRPr="009E27FA">
        <w:t>, and underrepresented groups</w:t>
      </w:r>
      <w:r w:rsidR="00735CE4">
        <w:t xml:space="preserve"> related with the use case’s database</w:t>
      </w:r>
      <w:r w:rsidRPr="009E27FA">
        <w:t>.  The literature emphasizes the importance of operating within appropriate social contexts, recognizing that “archives, systems, and media only have meaning as part of a community's practice”</w:t>
      </w:r>
      <w:r w:rsidR="00B648CA">
        <w:t xml:space="preserve"> </w:t>
      </w:r>
      <w:r w:rsidR="00B648CA">
        <w:t>[8]</w:t>
      </w:r>
      <w:r w:rsidRPr="009E27FA">
        <w:t>.</w:t>
      </w:r>
    </w:p>
    <w:p w14:paraId="784575B1" w14:textId="77777777" w:rsidR="00BD5B2E" w:rsidRDefault="00BD5B2E" w:rsidP="00BD5B2E">
      <w:pPr>
        <w:pStyle w:val="Head1"/>
      </w:pPr>
      <w:r w:rsidRPr="00BD5B2E">
        <w:t>Motivation</w:t>
      </w:r>
    </w:p>
    <w:p w14:paraId="2CDEBEAB" w14:textId="29B8267A" w:rsidR="00BD5B2E" w:rsidRDefault="00223486" w:rsidP="007C12A1">
      <w:pPr>
        <w:pStyle w:val="PostHeadPara"/>
      </w:pPr>
      <w:r w:rsidRPr="00223486">
        <w:t>This project aims to advance theoretical knowledge of information architecture and system development methodologies based on the hybridization of symbolic and sub</w:t>
      </w:r>
      <w:r w:rsidR="00CB7529">
        <w:t>-</w:t>
      </w:r>
      <w:r w:rsidRPr="00223486">
        <w:t>symbolic technologies</w:t>
      </w:r>
      <w:r w:rsidR="00735CE4">
        <w:t>. These advances</w:t>
      </w:r>
      <w:r w:rsidRPr="00223486">
        <w:t xml:space="preserve"> in the context of linked and semantically enriched open data</w:t>
      </w:r>
      <w:r w:rsidR="00735CE4">
        <w:t xml:space="preserve"> </w:t>
      </w:r>
      <w:r w:rsidRPr="00223486">
        <w:t xml:space="preserve">promote a more inclusive and equitable public sphere that addresses gaps in representation data and information retrieval, specifically </w:t>
      </w:r>
      <w:proofErr w:type="gramStart"/>
      <w:r w:rsidRPr="00223486">
        <w:t>with regard to</w:t>
      </w:r>
      <w:proofErr w:type="gramEnd"/>
      <w:r w:rsidRPr="00223486">
        <w:t xml:space="preserve"> women, </w:t>
      </w:r>
      <w:proofErr w:type="spellStart"/>
      <w:r w:rsidRPr="00223486">
        <w:t>intersectionalities</w:t>
      </w:r>
      <w:proofErr w:type="spellEnd"/>
      <w:r w:rsidRPr="00223486">
        <w:t>, and other underrepresented groups. The aim is to identify possibilities for improvement that can be implemented in the future design and operation of services such as search, navigation, organization, and tagging, which could be achieved by incorporating the knowledge generated in recent years by the disciplines of information, communication, and computing through processes of co-creation and participation between the developers of such information systems, their specific users, and the communities represented in them.</w:t>
      </w:r>
    </w:p>
    <w:p w14:paraId="16E3A6A2" w14:textId="6D09136C" w:rsidR="007C12A1" w:rsidRDefault="0015580C" w:rsidP="009E27FA">
      <w:pPr>
        <w:pStyle w:val="Head1"/>
      </w:pPr>
      <w:r>
        <w:t xml:space="preserve">General </w:t>
      </w:r>
      <w:r w:rsidR="009E27FA">
        <w:t xml:space="preserve">Objective: </w:t>
      </w:r>
    </w:p>
    <w:p w14:paraId="2D527230" w14:textId="6105E547" w:rsidR="00223486" w:rsidRPr="00223486" w:rsidRDefault="00223486" w:rsidP="00223486">
      <w:pPr>
        <w:pStyle w:val="Para"/>
      </w:pPr>
      <w:r w:rsidRPr="00223486">
        <w:t xml:space="preserve">To develop, implement, and evaluate information architecture services enriched with </w:t>
      </w:r>
      <w:proofErr w:type="spellStart"/>
      <w:r w:rsidRPr="00223486">
        <w:t>neurosymbolic</w:t>
      </w:r>
      <w:proofErr w:type="spellEnd"/>
      <w:r w:rsidRPr="00223486">
        <w:t xml:space="preserve"> AI (</w:t>
      </w:r>
      <w:proofErr w:type="spellStart"/>
      <w:r w:rsidRPr="00223486">
        <w:t>NeSy</w:t>
      </w:r>
      <w:proofErr w:type="spellEnd"/>
      <w:r w:rsidRPr="00223486">
        <w:t xml:space="preserve"> AI) </w:t>
      </w:r>
      <w:r w:rsidR="00735CE4">
        <w:t xml:space="preserve">and </w:t>
      </w:r>
      <w:r w:rsidRPr="00223486">
        <w:t xml:space="preserve">designed through </w:t>
      </w:r>
      <w:r w:rsidR="00735CE4">
        <w:t>PD/UCD/HCD</w:t>
      </w:r>
      <w:r w:rsidR="00CB7529" w:rsidRPr="00223486">
        <w:t xml:space="preserve"> </w:t>
      </w:r>
      <w:r w:rsidR="00CB7529">
        <w:t xml:space="preserve">methodologies </w:t>
      </w:r>
      <w:proofErr w:type="gramStart"/>
      <w:r w:rsidR="00735CE4">
        <w:t>in order to</w:t>
      </w:r>
      <w:proofErr w:type="gramEnd"/>
      <w:r w:rsidR="00735CE4">
        <w:t xml:space="preserve"> </w:t>
      </w:r>
      <w:r w:rsidRPr="00223486">
        <w:t xml:space="preserve">contribute to the curation, retrieval, and representation of information on gender and underrepresented groups </w:t>
      </w:r>
      <w:r w:rsidR="00735CE4">
        <w:t xml:space="preserve">dynamics related to databases about </w:t>
      </w:r>
      <w:r w:rsidRPr="00223486">
        <w:t>repression during the Franco dictatorship in Spain</w:t>
      </w:r>
      <w:r w:rsidR="00735CE4">
        <w:t xml:space="preserve"> as use case</w:t>
      </w:r>
      <w:r w:rsidRPr="00223486">
        <w:t>. </w:t>
      </w:r>
    </w:p>
    <w:p w14:paraId="686EE9EF" w14:textId="0172207D" w:rsidR="00223486" w:rsidRPr="00223486" w:rsidRDefault="00223486" w:rsidP="00223486">
      <w:pPr>
        <w:pStyle w:val="Head2"/>
        <w:rPr>
          <w:rFonts w:eastAsia="Cambria"/>
        </w:rPr>
      </w:pPr>
      <w:r w:rsidRPr="00223486">
        <w:rPr>
          <w:rFonts w:eastAsia="Cambria"/>
        </w:rPr>
        <w:lastRenderedPageBreak/>
        <w:t>Specific objectives: </w:t>
      </w:r>
    </w:p>
    <w:p w14:paraId="6D25BDF9" w14:textId="60B1BB40" w:rsidR="00223486" w:rsidRPr="00223486" w:rsidRDefault="00223486" w:rsidP="00735CE4">
      <w:pPr>
        <w:pStyle w:val="ListParagraph"/>
      </w:pPr>
      <w:r>
        <w:t xml:space="preserve"> </w:t>
      </w:r>
      <w:r w:rsidRPr="00223486">
        <w:t xml:space="preserve">Apply DP/UCD perspectives and citizen participation in the design of information architecture services enriched with </w:t>
      </w:r>
      <w:proofErr w:type="spellStart"/>
      <w:r w:rsidRPr="00223486">
        <w:t>neurosymbolic</w:t>
      </w:r>
      <w:proofErr w:type="spellEnd"/>
      <w:r w:rsidRPr="00223486">
        <w:t xml:space="preserve"> AI (</w:t>
      </w:r>
      <w:proofErr w:type="spellStart"/>
      <w:r w:rsidRPr="00223486">
        <w:t>NeSy</w:t>
      </w:r>
      <w:proofErr w:type="spellEnd"/>
      <w:r w:rsidRPr="00223486">
        <w:t xml:space="preserve"> AI).  Collect and analyze the needs, expectations, and behaviors of end users (researchers, activists, family members, </w:t>
      </w:r>
      <w:proofErr w:type="spellStart"/>
      <w:r w:rsidRPr="00223486">
        <w:t>Wikipedians</w:t>
      </w:r>
      <w:proofErr w:type="spellEnd"/>
      <w:r w:rsidRPr="00223486">
        <w:t>, and developers).</w:t>
      </w:r>
      <w:r w:rsidR="00735CE4">
        <w:t xml:space="preserve"> </w:t>
      </w:r>
      <w:r w:rsidRPr="00223486">
        <w:t>Establish criteria for accessibility, inclusion, and usability.</w:t>
      </w:r>
      <w:r w:rsidR="00735CE4">
        <w:t xml:space="preserve"> </w:t>
      </w:r>
      <w:r w:rsidRPr="00223486">
        <w:t>Evaluate user experience.</w:t>
      </w:r>
    </w:p>
    <w:p w14:paraId="26A4F532" w14:textId="38C70906" w:rsidR="00223486" w:rsidRPr="00223486" w:rsidRDefault="00223486" w:rsidP="00735CE4">
      <w:pPr>
        <w:pStyle w:val="ListParagraph"/>
      </w:pPr>
      <w:r>
        <w:t xml:space="preserve"> </w:t>
      </w:r>
      <w:r w:rsidRPr="00223486">
        <w:t>Participate in the design of the information architecture and semantic retrieval of such a service. Design navigation, tagging, and visualization models.</w:t>
      </w:r>
      <w:r w:rsidR="00735CE4">
        <w:t xml:space="preserve"> </w:t>
      </w:r>
      <w:r w:rsidRPr="00223486">
        <w:t>Transformations</w:t>
      </w:r>
      <w:r>
        <w:t xml:space="preserve"> </w:t>
      </w:r>
      <w:r w:rsidRPr="00223486">
        <w:t>to Linked Open Data</w:t>
      </w:r>
      <w:r>
        <w:t xml:space="preserve"> (LOD)</w:t>
      </w:r>
      <w:r w:rsidR="00735CE4">
        <w:t xml:space="preserve">. </w:t>
      </w:r>
      <w:r w:rsidRPr="00223486">
        <w:t>Analyze how indexing and metadata structures can incorporate equity and diversity criteria.</w:t>
      </w:r>
    </w:p>
    <w:p w14:paraId="29DF6DEE" w14:textId="2816CC5A" w:rsidR="00223486" w:rsidRPr="00223486" w:rsidRDefault="00223486" w:rsidP="00735CE4">
      <w:pPr>
        <w:pStyle w:val="ListParagraph"/>
      </w:pPr>
      <w:r>
        <w:t xml:space="preserve"> </w:t>
      </w:r>
      <w:r w:rsidRPr="00223486">
        <w:t xml:space="preserve">Develop and evaluate the information architecture service enriched with </w:t>
      </w:r>
      <w:proofErr w:type="spellStart"/>
      <w:r w:rsidRPr="00223486">
        <w:t>neurosymbolic</w:t>
      </w:r>
      <w:proofErr w:type="spellEnd"/>
      <w:r w:rsidRPr="00223486">
        <w:t xml:space="preserve"> AI (</w:t>
      </w:r>
      <w:proofErr w:type="spellStart"/>
      <w:r w:rsidRPr="00223486">
        <w:t>NeSy</w:t>
      </w:r>
      <w:proofErr w:type="spellEnd"/>
      <w:r w:rsidRPr="00223486">
        <w:t xml:space="preserve"> AI) and the DP/UCD process.</w:t>
      </w:r>
      <w:r w:rsidR="00735CE4">
        <w:t xml:space="preserve"> </w:t>
      </w:r>
      <w:r w:rsidRPr="00223486">
        <w:t xml:space="preserve">Participate in the training of </w:t>
      </w:r>
      <w:proofErr w:type="spellStart"/>
      <w:r w:rsidRPr="00223486">
        <w:t>NeSy</w:t>
      </w:r>
      <w:proofErr w:type="spellEnd"/>
      <w:r w:rsidRPr="00223486">
        <w:t xml:space="preserve"> AI models that combine symbolic (ontologies) and sub-symbolic (neural networks) knowledge, applied to historical archives.</w:t>
      </w:r>
      <w:r w:rsidR="00735CE4" w:rsidRPr="00223486">
        <w:t xml:space="preserve"> </w:t>
      </w:r>
      <w:r w:rsidR="00735CE4">
        <w:t>C</w:t>
      </w:r>
      <w:r w:rsidRPr="00223486">
        <w:t>o-design explainable reasoning mechanisms in conversational assistants focused on repression data and historical archives in contexts of armed conflict</w:t>
      </w:r>
      <w:r w:rsidR="00735CE4">
        <w:t xml:space="preserve">. </w:t>
      </w:r>
      <w:r w:rsidRPr="00223486">
        <w:t>Evaluate the explainability, transparency, and ethical implications of the systems from the point of view of users and the management of collective memory.</w:t>
      </w:r>
    </w:p>
    <w:p w14:paraId="5F6AEAB6" w14:textId="51B73329" w:rsidR="00223486" w:rsidRPr="00223486" w:rsidRDefault="00223486" w:rsidP="00735CE4">
      <w:pPr>
        <w:pStyle w:val="ListParagraph"/>
      </w:pPr>
      <w:r>
        <w:t xml:space="preserve"> </w:t>
      </w:r>
      <w:r w:rsidRPr="00223486">
        <w:t>Impact on participatory curation and digital humanities.</w:t>
      </w:r>
      <w:r w:rsidR="00735CE4">
        <w:t xml:space="preserve"> </w:t>
      </w:r>
      <w:r w:rsidRPr="00223486">
        <w:t>Explore the paper on neuro-symbolic artificial intelligence (</w:t>
      </w:r>
      <w:proofErr w:type="spellStart"/>
      <w:r w:rsidRPr="00223486">
        <w:t>NeSy</w:t>
      </w:r>
      <w:proofErr w:type="spellEnd"/>
      <w:r w:rsidRPr="00223486">
        <w:t xml:space="preserve"> AI) in the preservation, curation, and dissemination of historical memory with a perspective on gender, intersectionality, and underrepresented groups.</w:t>
      </w:r>
      <w:r w:rsidR="00735CE4">
        <w:t xml:space="preserve"> </w:t>
      </w:r>
      <w:r w:rsidRPr="00223486">
        <w:t>Analyze the impact of citizen participation on improving the quality, visibility, and representation of data in open semantic systems. </w:t>
      </w:r>
    </w:p>
    <w:p w14:paraId="23BB2C99" w14:textId="0E9F5DE8" w:rsidR="00223486" w:rsidRPr="00223486" w:rsidRDefault="00223486" w:rsidP="00223486">
      <w:pPr>
        <w:pStyle w:val="Head2"/>
        <w:rPr>
          <w:rFonts w:eastAsia="Cambria"/>
        </w:rPr>
      </w:pPr>
      <w:r w:rsidRPr="00223486">
        <w:rPr>
          <w:rFonts w:eastAsia="Cambria"/>
        </w:rPr>
        <w:t xml:space="preserve">Hypotheses or </w:t>
      </w:r>
      <w:r>
        <w:t xml:space="preserve">initial </w:t>
      </w:r>
      <w:r w:rsidRPr="00223486">
        <w:rPr>
          <w:rFonts w:eastAsia="Cambria"/>
        </w:rPr>
        <w:t>assumptions - double hybridization</w:t>
      </w:r>
    </w:p>
    <w:p w14:paraId="5EAAB34F" w14:textId="77777777" w:rsidR="00223486" w:rsidRPr="00223486" w:rsidRDefault="00223486" w:rsidP="0015580C">
      <w:pPr>
        <w:pStyle w:val="Para"/>
        <w:numPr>
          <w:ilvl w:val="0"/>
          <w:numId w:val="5"/>
        </w:numPr>
        <w:jc w:val="left"/>
      </w:pPr>
      <w:r w:rsidRPr="00223486">
        <w:t>Participatory (human/machine hybridization) and co-creation processes result in systems, services, and products that are better adapted to the use cases of related (knowledge) communities. </w:t>
      </w:r>
    </w:p>
    <w:p w14:paraId="07486FAA" w14:textId="720174B4" w:rsidR="00223486" w:rsidRDefault="00223486" w:rsidP="0015580C">
      <w:pPr>
        <w:pStyle w:val="Para"/>
        <w:numPr>
          <w:ilvl w:val="0"/>
          <w:numId w:val="5"/>
        </w:numPr>
        <w:jc w:val="left"/>
      </w:pPr>
      <w:r w:rsidRPr="00223486">
        <w:t>The hybridization of symbolic and sub</w:t>
      </w:r>
      <w:r w:rsidR="00CB7529">
        <w:t>-</w:t>
      </w:r>
      <w:r w:rsidRPr="00223486">
        <w:t>symbolic (</w:t>
      </w:r>
      <w:r w:rsidR="00CB7529" w:rsidRPr="00223486">
        <w:t>connectivism</w:t>
      </w:r>
      <w:r w:rsidRPr="00223486">
        <w:t>) systems allows for greater explainability of processes, contributes to the mitigation of hallucinations, and avoids biases in content that feed back into existing gaps in terms of epistemic justice. </w:t>
      </w:r>
    </w:p>
    <w:p w14:paraId="7D796646" w14:textId="131C5EDE" w:rsidR="00D04018" w:rsidRPr="00735CE4" w:rsidRDefault="00D04018" w:rsidP="00735CE4">
      <w:pPr>
        <w:pStyle w:val="Head1"/>
      </w:pPr>
      <w:r w:rsidRPr="00D04018">
        <w:rPr>
          <w:rFonts w:eastAsia="Cambria"/>
        </w:rPr>
        <w:t xml:space="preserve">Relevant reviews </w:t>
      </w:r>
      <w:r w:rsidR="00735CE4">
        <w:rPr>
          <w:rFonts w:eastAsia="Cambria"/>
        </w:rPr>
        <w:t>whitin</w:t>
      </w:r>
      <w:r w:rsidRPr="00D04018">
        <w:rPr>
          <w:rFonts w:eastAsia="Cambria"/>
        </w:rPr>
        <w:t xml:space="preserve"> </w:t>
      </w:r>
      <w:r w:rsidR="00735CE4">
        <w:rPr>
          <w:rFonts w:eastAsia="Cambria"/>
        </w:rPr>
        <w:t>the research</w:t>
      </w:r>
      <w:r w:rsidRPr="00D04018">
        <w:rPr>
          <w:rFonts w:eastAsia="Cambria"/>
        </w:rPr>
        <w:t xml:space="preserve"> disciplinary intersection </w:t>
      </w:r>
    </w:p>
    <w:p w14:paraId="35558411" w14:textId="402C5D4B" w:rsidR="00D04018" w:rsidRPr="00D04018" w:rsidRDefault="00D04018" w:rsidP="0015580C">
      <w:pPr>
        <w:pStyle w:val="Para"/>
        <w:numPr>
          <w:ilvl w:val="0"/>
          <w:numId w:val="12"/>
        </w:numPr>
      </w:pPr>
      <w:r w:rsidRPr="00D04018">
        <w:t xml:space="preserve">Participatory design: A systematic review and insights for future practice </w:t>
      </w:r>
      <w:r w:rsidR="00B648CA">
        <w:t>[16]</w:t>
      </w:r>
      <w:r w:rsidRPr="00D04018">
        <w:t xml:space="preserve"> </w:t>
      </w:r>
      <w:r w:rsidR="0015580C">
        <w:t>gathers</w:t>
      </w:r>
      <w:r w:rsidRPr="00D04018">
        <w:t xml:space="preserve"> the literature that underpins the practice of participatory design and its emergence between 1990 and the present day.</w:t>
      </w:r>
    </w:p>
    <w:p w14:paraId="2CB844BD" w14:textId="0834F713" w:rsidR="00D04018" w:rsidRPr="00D04018" w:rsidRDefault="00D04018" w:rsidP="0015580C">
      <w:pPr>
        <w:pStyle w:val="Para"/>
        <w:numPr>
          <w:ilvl w:val="0"/>
          <w:numId w:val="12"/>
        </w:numPr>
      </w:pPr>
      <w:r w:rsidRPr="00D04018">
        <w:t xml:space="preserve">The Participatory Turn in AI Design: Theoretical Foundations and the Current State of Practice </w:t>
      </w:r>
      <w:r w:rsidR="00B648CA">
        <w:t>[6]</w:t>
      </w:r>
      <w:r w:rsidRPr="00D04018">
        <w:t xml:space="preserve"> adds to the previous review by focusing on the design of AI systems from their theoretical foundations, critical literature, and 12 interviews with experts in the field, consolidating the methodological trends of the practice and integrating other disciplines to discuss a participatory turn (whether emerging or necessary) in fields such as technology design, political theories, and other social sciences.</w:t>
      </w:r>
    </w:p>
    <w:p w14:paraId="3431C1DB" w14:textId="293199CF" w:rsidR="00D04018" w:rsidRPr="00D04018" w:rsidRDefault="00D04018" w:rsidP="0015580C">
      <w:pPr>
        <w:pStyle w:val="Para"/>
        <w:numPr>
          <w:ilvl w:val="0"/>
          <w:numId w:val="12"/>
        </w:numPr>
      </w:pPr>
      <w:r w:rsidRPr="00D04018">
        <w:t xml:space="preserve">Design Thinking: from Bibliometric Analysis to Content Analysis, Current Research Trends, and Future Research Directions </w:t>
      </w:r>
      <w:r w:rsidR="00B648CA">
        <w:t xml:space="preserve">[3] </w:t>
      </w:r>
      <w:r w:rsidRPr="00D04018">
        <w:t xml:space="preserve">is a review with an economic and marketing slant that </w:t>
      </w:r>
      <w:proofErr w:type="spellStart"/>
      <w:r w:rsidRPr="00D04018">
        <w:t>bibliometrically</w:t>
      </w:r>
      <w:proofErr w:type="spellEnd"/>
      <w:r w:rsidRPr="00D04018">
        <w:t xml:space="preserve"> tracks intellectual production around design thinking, related to participatory perspectives on design, although with a focus on creativity and its methodological dimensions.</w:t>
      </w:r>
    </w:p>
    <w:p w14:paraId="73E6B510" w14:textId="1EA2D4ED" w:rsidR="00D04018" w:rsidRPr="00D04018" w:rsidRDefault="00D04018" w:rsidP="0015580C">
      <w:pPr>
        <w:pStyle w:val="Para"/>
        <w:numPr>
          <w:ilvl w:val="0"/>
          <w:numId w:val="12"/>
        </w:numPr>
      </w:pPr>
      <w:r w:rsidRPr="00D04018">
        <w:t xml:space="preserve">Usability Testing: A Bibliometric Analysis Based on </w:t>
      </w:r>
      <w:proofErr w:type="spellStart"/>
      <w:r w:rsidRPr="00D04018">
        <w:t>WoS</w:t>
      </w:r>
      <w:proofErr w:type="spellEnd"/>
      <w:r w:rsidRPr="00D04018">
        <w:t xml:space="preserve"> Data </w:t>
      </w:r>
      <w:r w:rsidR="00E8084A">
        <w:t xml:space="preserve">[2] </w:t>
      </w:r>
      <w:r w:rsidRPr="00D04018">
        <w:t>reviews user testing or evaluation exercises, holdings, and processes.</w:t>
      </w:r>
    </w:p>
    <w:p w14:paraId="74BD2417" w14:textId="3FE9F237" w:rsidR="00D04018" w:rsidRPr="00D04018" w:rsidRDefault="00D04018" w:rsidP="0015580C">
      <w:pPr>
        <w:pStyle w:val="Para"/>
        <w:numPr>
          <w:ilvl w:val="0"/>
          <w:numId w:val="12"/>
        </w:numPr>
      </w:pPr>
      <w:r w:rsidRPr="00D04018">
        <w:lastRenderedPageBreak/>
        <w:t xml:space="preserve">Wikipedia gender </w:t>
      </w:r>
      <w:proofErr w:type="gramStart"/>
      <w:r w:rsidRPr="00D04018">
        <w:t>gap</w:t>
      </w:r>
      <w:proofErr w:type="gramEnd"/>
      <w:r w:rsidRPr="00D04018">
        <w:t xml:space="preserve"> a scoping review </w:t>
      </w:r>
      <w:r w:rsidR="00E8084A">
        <w:t xml:space="preserve">[9] </w:t>
      </w:r>
      <w:r w:rsidRPr="00D04018">
        <w:t>reviews the existing literature on the gender gap in Wikipedia, identifying the contexts of content production that give rise to it.</w:t>
      </w:r>
    </w:p>
    <w:p w14:paraId="171E7B2C" w14:textId="06425126" w:rsidR="00D04018" w:rsidRPr="00D04018" w:rsidRDefault="00D04018" w:rsidP="0015580C">
      <w:pPr>
        <w:pStyle w:val="Para"/>
        <w:numPr>
          <w:ilvl w:val="0"/>
          <w:numId w:val="12"/>
        </w:numPr>
      </w:pPr>
      <w:r w:rsidRPr="00D04018">
        <w:t xml:space="preserve">Is Neuro-Symbolic AI Meeting its Promise in Natural Language Processing? A Structured Review </w:t>
      </w:r>
      <w:r w:rsidR="00E8084A">
        <w:t xml:space="preserve">[11] </w:t>
      </w:r>
      <w:r w:rsidRPr="00D04018">
        <w:t>compiles literature to review the advances reported therein on the projected benefits of using such technologies.</w:t>
      </w:r>
    </w:p>
    <w:p w14:paraId="05A4E55B" w14:textId="5617C485" w:rsidR="00D04018" w:rsidRPr="00D04018" w:rsidRDefault="00D04018" w:rsidP="000D5925">
      <w:pPr>
        <w:pStyle w:val="Para"/>
        <w:numPr>
          <w:ilvl w:val="0"/>
          <w:numId w:val="12"/>
        </w:numPr>
      </w:pPr>
      <w:r w:rsidRPr="00D04018">
        <w:t xml:space="preserve">Semantic technology for cultural heritage: a bibliometric-based review </w:t>
      </w:r>
      <w:r w:rsidR="00E8084A">
        <w:t xml:space="preserve">[7] </w:t>
      </w:r>
      <w:r w:rsidRPr="00D04018">
        <w:t xml:space="preserve">updates, through </w:t>
      </w:r>
      <w:proofErr w:type="gramStart"/>
      <w:r w:rsidRPr="00D04018">
        <w:t>an</w:t>
      </w:r>
      <w:proofErr w:type="gramEnd"/>
      <w:r w:rsidRPr="00D04018">
        <w:t xml:space="preserve"> </w:t>
      </w:r>
      <w:r w:rsidR="00E8084A">
        <w:t xml:space="preserve">bibliometric </w:t>
      </w:r>
      <w:r w:rsidRPr="00D04018">
        <w:t xml:space="preserve">analysis, the use of semantic technologies in the context of cultural heritage. </w:t>
      </w:r>
    </w:p>
    <w:p w14:paraId="5564E651" w14:textId="106E4C6E" w:rsidR="00D04018" w:rsidRDefault="00D04018" w:rsidP="00D04018">
      <w:pPr>
        <w:pStyle w:val="Para"/>
      </w:pPr>
      <w:r>
        <w:t xml:space="preserve">The rapidly evolving landscape of digital humanities presents unique opportunities to integrate </w:t>
      </w:r>
      <w:r w:rsidR="00735CE4">
        <w:t>PD/UCD/HCD</w:t>
      </w:r>
      <w:r>
        <w:t xml:space="preserve"> with advanced knowledge technologies </w:t>
      </w:r>
      <w:r w:rsidR="00E8084A">
        <w:t xml:space="preserve">[6], </w:t>
      </w:r>
      <w:r>
        <w:t>generating a variety of effects on society in general and on specific groups that are underrepresented in them</w:t>
      </w:r>
      <w:r w:rsidR="00E8084A">
        <w:t xml:space="preserve"> [4] [12] [10]</w:t>
      </w:r>
      <w:r>
        <w:t xml:space="preserve">. These effects and ethical considerations are an important field of research </w:t>
      </w:r>
      <w:r w:rsidR="00E8084A">
        <w:t>[14]</w:t>
      </w:r>
      <w:r>
        <w:t>, seeking explainability, user literacy, and mitigation of the risks they entail. </w:t>
      </w:r>
    </w:p>
    <w:p w14:paraId="152BB9BE" w14:textId="357AC733" w:rsidR="00CB7529" w:rsidRDefault="00D04018" w:rsidP="00735CE4">
      <w:pPr>
        <w:pStyle w:val="Para"/>
      </w:pPr>
      <w:r>
        <w:t>In addition, there are a variety of projects that articulate various aspects of this research, although none have been found that integrate them in their entirety. A master's thesis in Digital Humanities was recently presented that traces the conceptual structure, existing projects, participation methodologies, and citizen science on semantic technologies applied in the GLAM context with perspectives related to underrepresented groups, historical contexts, intersectionality, and gender. This exercise made it possible to identify the conceptual structure latent in academic production, which presents some difficulties of exploration when it is not known beforehand. The reasons for this are the multidisciplinary nature of the field</w:t>
      </w:r>
      <w:r w:rsidR="00735CE4">
        <w:t>s</w:t>
      </w:r>
      <w:r>
        <w:t xml:space="preserve">, which results in different ways of naming </w:t>
      </w:r>
      <w:r w:rsidR="00735CE4">
        <w:t xml:space="preserve">participatory </w:t>
      </w:r>
      <w:r>
        <w:t xml:space="preserve">processes, </w:t>
      </w:r>
      <w:r w:rsidR="00735CE4">
        <w:t xml:space="preserve">incoherent taxonomies and lack of conceptual consensus. </w:t>
      </w:r>
      <w:r>
        <w:t xml:space="preserve">The </w:t>
      </w:r>
      <w:r>
        <w:t>projects</w:t>
      </w:r>
      <w:r w:rsidR="00735CE4">
        <w:t xml:space="preserve"> found</w:t>
      </w:r>
      <w:r>
        <w:t xml:space="preserve"> </w:t>
      </w:r>
      <w:r>
        <w:t>cover topics such as education, literature, music, and art exhibitions, as well as intangible cultural heritage, iconography, and emotional explorations of online collections. The themes related to armed conflict</w:t>
      </w:r>
      <w:r w:rsidR="00735CE4">
        <w:t>s</w:t>
      </w:r>
      <w:r>
        <w:t xml:space="preserve"> were international terrorism, revolutionary cultural heritage in China, and the military context in general. No projects were found that describe </w:t>
      </w:r>
      <w:r w:rsidR="00735CE4">
        <w:t xml:space="preserve">in detail a PD/UCD/HCD </w:t>
      </w:r>
      <w:r>
        <w:t>methodology, but rather this is explained through general exercises (such as workshops or interviews) and principles of co-creative work. Twenty projects were identified in the GLAM context, of which six explicitly address the relationship with UCD</w:t>
      </w:r>
      <w:r w:rsidR="00735CE4">
        <w:t>/HCD</w:t>
      </w:r>
      <w:r>
        <w:t xml:space="preserve"> perspectives; eight do not mention it, and the rest propose interactions for non-expert users that would align with the search and are therefore considered part of the state of the art. </w:t>
      </w:r>
    </w:p>
    <w:p w14:paraId="341B8E51" w14:textId="37BBEAF7" w:rsidR="00D04018" w:rsidRDefault="00D04018" w:rsidP="00CB7529">
      <w:pPr>
        <w:pStyle w:val="Para"/>
      </w:pPr>
      <w:r>
        <w:t xml:space="preserve">In addition, seven literature reviews published in the last three years are included, as can be seen in the relevant literature section. The reviews by </w:t>
      </w:r>
      <w:r w:rsidR="00E8084A">
        <w:t xml:space="preserve">Peter </w:t>
      </w:r>
      <w:r>
        <w:t xml:space="preserve">Wacnik et al. </w:t>
      </w:r>
      <w:r w:rsidR="00E8084A">
        <w:t>[16]</w:t>
      </w:r>
      <w:r>
        <w:t xml:space="preserve">, </w:t>
      </w:r>
      <w:r w:rsidR="00E8084A">
        <w:t xml:space="preserve">Aravinda </w:t>
      </w:r>
      <w:r>
        <w:t>Bhandari</w:t>
      </w:r>
      <w:r w:rsidR="00E8084A">
        <w:t xml:space="preserve"> [3]</w:t>
      </w:r>
      <w:r>
        <w:t xml:space="preserve">, and </w:t>
      </w:r>
      <w:r w:rsidR="00E8084A">
        <w:t xml:space="preserve">Mahdi </w:t>
      </w:r>
      <w:r>
        <w:t xml:space="preserve">Baghini et al. </w:t>
      </w:r>
      <w:r w:rsidR="00E8084A">
        <w:t xml:space="preserve">[2] </w:t>
      </w:r>
      <w:r>
        <w:t xml:space="preserve">allow us to identify the foundational texts and authors related to the trends of participatory design exercises, </w:t>
      </w:r>
      <w:r>
        <w:rPr>
          <w:i/>
          <w:iCs/>
        </w:rPr>
        <w:t>design thinking</w:t>
      </w:r>
      <w:r>
        <w:t xml:space="preserve">, and user testing. Now, reviews related to AI, such as those by </w:t>
      </w:r>
      <w:r w:rsidR="00E8084A">
        <w:t xml:space="preserve">Kyle </w:t>
      </w:r>
      <w:r>
        <w:t xml:space="preserve">Hamilton et al. </w:t>
      </w:r>
      <w:r w:rsidR="00E8084A">
        <w:t xml:space="preserve">[11] </w:t>
      </w:r>
      <w:r>
        <w:t xml:space="preserve">and </w:t>
      </w:r>
      <w:r w:rsidR="00E8084A">
        <w:t xml:space="preserve">Fernando </w:t>
      </w:r>
      <w:r>
        <w:t>Delgado</w:t>
      </w:r>
      <w:r w:rsidR="00E8084A">
        <w:t xml:space="preserve"> </w:t>
      </w:r>
      <w:r>
        <w:t>et al</w:t>
      </w:r>
      <w:r w:rsidR="00E8084A">
        <w:t>. [6]</w:t>
      </w:r>
      <w:r>
        <w:t xml:space="preserve">, are referenced as a theoretical complement to the elements of hybrid systems, providing context from the perspective of this technology and contributing to ethical reflections. Their results cannot be contrasted as they do not necessarily integrate semantic processes. Finally, the state of the art by </w:t>
      </w:r>
      <w:r w:rsidR="00E8084A">
        <w:t xml:space="preserve">Nuria </w:t>
      </w:r>
      <w:r>
        <w:t xml:space="preserve">Ferran-Ferrer et al. </w:t>
      </w:r>
      <w:r w:rsidR="00E8084A">
        <w:t xml:space="preserve">[9] </w:t>
      </w:r>
      <w:r>
        <w:t xml:space="preserve">and </w:t>
      </w:r>
      <w:r w:rsidR="00E8084A">
        <w:t xml:space="preserve">Sudarsan </w:t>
      </w:r>
      <w:proofErr w:type="spellStart"/>
      <w:r>
        <w:t>Desul</w:t>
      </w:r>
      <w:proofErr w:type="spellEnd"/>
      <w:r>
        <w:t xml:space="preserve">, et al. </w:t>
      </w:r>
      <w:r w:rsidR="00E8084A">
        <w:t xml:space="preserve">[7] </w:t>
      </w:r>
      <w:r>
        <w:t>contribute to the understanding of gender and epistemic justice issues in encyclopedic information portals (</w:t>
      </w:r>
      <w:r w:rsidR="00E8084A">
        <w:t xml:space="preserve">as in </w:t>
      </w:r>
      <w:r>
        <w:t xml:space="preserve">Wikipedia), and </w:t>
      </w:r>
      <w:r w:rsidR="00735CE4">
        <w:t>in</w:t>
      </w:r>
      <w:r>
        <w:t xml:space="preserve"> semantic technologies</w:t>
      </w:r>
      <w:r w:rsidR="00735CE4">
        <w:t xml:space="preserve"> correspondingly</w:t>
      </w:r>
      <w:r>
        <w:t>.</w:t>
      </w:r>
    </w:p>
    <w:p w14:paraId="202F8FD2" w14:textId="6C85B598" w:rsidR="00D04018" w:rsidRDefault="00D04018" w:rsidP="00D04018">
      <w:pPr>
        <w:pStyle w:val="Para"/>
      </w:pPr>
      <w:r>
        <w:t>Based on the above background, the context of the project can be understood from what the literature refers to as hybridization. On the one hand, it is understood from the integration between the capabilities of symbolic systems (such as the semantic web) and sub-symbolic or connectivist systems (such as AI models)</w:t>
      </w:r>
      <w:r w:rsidR="00735CE4">
        <w:t xml:space="preserve"> and this</w:t>
      </w:r>
      <w:r>
        <w:t xml:space="preserve"> is called a hybrid system</w:t>
      </w:r>
      <w:r w:rsidR="00E8084A">
        <w:t xml:space="preserve"> [11]</w:t>
      </w:r>
      <w:r>
        <w:t xml:space="preserve">. In this context, machine </w:t>
      </w:r>
      <w:r>
        <w:t>intelligence interacts</w:t>
      </w:r>
      <w:r>
        <w:t xml:space="preserve">, combining </w:t>
      </w:r>
      <w:r w:rsidR="00735CE4">
        <w:t>their</w:t>
      </w:r>
      <w:r>
        <w:t xml:space="preserve"> strengths and reducing their limitations, given the different computing paradigms that form </w:t>
      </w:r>
      <w:r w:rsidR="00735CE4">
        <w:t>each</w:t>
      </w:r>
      <w:r>
        <w:t>. On the other hand, there is also talk of human/machine hybridization</w:t>
      </w:r>
      <w:r w:rsidR="00E8084A">
        <w:t xml:space="preserve"> [15]</w:t>
      </w:r>
      <w:r>
        <w:t xml:space="preserve">, which promises contributions to the processes of epistemic justice </w:t>
      </w:r>
      <w:r w:rsidR="00E8084A">
        <w:t>[10]</w:t>
      </w:r>
      <w:r>
        <w:t xml:space="preserve"> and knowledge co-production </w:t>
      </w:r>
      <w:r w:rsidR="00E8084A">
        <w:t>[12]</w:t>
      </w:r>
      <w:r>
        <w:t xml:space="preserve"> in general, and particularly in cases where there are gaps in the visibility of underrepresented discourses. </w:t>
      </w:r>
    </w:p>
    <w:p w14:paraId="5BAD3AD3" w14:textId="4B405EE4" w:rsidR="00D04018" w:rsidRDefault="00D04018" w:rsidP="00D04018">
      <w:pPr>
        <w:pStyle w:val="Para"/>
      </w:pPr>
      <w:r>
        <w:lastRenderedPageBreak/>
        <w:t xml:space="preserve">Among the discussions of user-centered curation processes and representation processes in knowledge bases, there is the possibility that these may have a </w:t>
      </w:r>
      <w:r w:rsidRPr="00735CE4">
        <w:rPr>
          <w:rStyle w:val="SubtleEmphasis"/>
        </w:rPr>
        <w:t>polyvocal or multivocal capacity</w:t>
      </w:r>
      <w:r>
        <w:t>, that is, semantic technologies such as knowledge graphs can contribute "where multiple perspectives on (historical) information are to be represented. Especially in contexts such as that of post-colonial heritage, representing multiple voices is crucial"</w:t>
      </w:r>
      <w:r w:rsidR="00E8084A">
        <w:t xml:space="preserve"> [5]</w:t>
      </w:r>
      <w:r>
        <w:t>. The exploration of this framework provides a way to historically situate</w:t>
      </w:r>
      <w:r w:rsidR="00E8084A">
        <w:t xml:space="preserve"> [13]</w:t>
      </w:r>
      <w:r>
        <w:t xml:space="preserve"> the knowledge bases that are then the source of historically based narratives, whether for research or for dissemination and knowledge appropriation processes. </w:t>
      </w:r>
    </w:p>
    <w:p w14:paraId="1FB69672" w14:textId="1B3D5665" w:rsidR="00D04018" w:rsidRDefault="00D04018" w:rsidP="00D04018">
      <w:pPr>
        <w:pStyle w:val="Para"/>
      </w:pPr>
      <w:r>
        <w:t xml:space="preserve">Finally, the integration of </w:t>
      </w:r>
      <w:r w:rsidR="00735CE4">
        <w:t>PD/</w:t>
      </w:r>
      <w:r>
        <w:t>UCD</w:t>
      </w:r>
      <w:r w:rsidR="00735CE4">
        <w:t>/HCD</w:t>
      </w:r>
      <w:r>
        <w:t xml:space="preserve"> methodologies is sometimes related to a discussion in the field of design studies. This discussion is based on the tracing of a participative turn </w:t>
      </w:r>
      <w:r w:rsidR="00E8084A">
        <w:t>[16]</w:t>
      </w:r>
      <w:r>
        <w:t xml:space="preserve"> in the social sciences and humanities, especially in the digital humanities, given the methodological appropriation of these methodologies in a variety of fields. As Arturo Escobar </w:t>
      </w:r>
      <w:r w:rsidR="00E8084A">
        <w:t xml:space="preserve">[8] </w:t>
      </w:r>
      <w:r>
        <w:t>explains: "the great popularity acquired by design thinking outside the traditional design professions derives precisely from the perception of its real or potential contribution to addressing so-called 'wicked problems' (problems that elude easy definition and delimitation) and as an agent of change"</w:t>
      </w:r>
      <w:r w:rsidR="00E8084A">
        <w:t xml:space="preserve"> [8]</w:t>
      </w:r>
      <w:r>
        <w:t>. However, in the same field, "</w:t>
      </w:r>
      <w:r w:rsidR="00E8084A">
        <w:t>power</w:t>
      </w:r>
      <w:r>
        <w:t xml:space="preserve"> dynamics in projects such as these have raised questions of democracy in design and how PD (participatory design) can be effectively leveraged to empower stakeholders without taking advantage of power disparities"</w:t>
      </w:r>
      <w:r w:rsidR="00E8084A">
        <w:t xml:space="preserve"> [16]</w:t>
      </w:r>
      <w:r>
        <w:t xml:space="preserve">. This highlights the need to frame comprehensive processes and their impacts </w:t>
      </w:r>
      <w:r w:rsidR="00CB7529">
        <w:t>in each</w:t>
      </w:r>
      <w:r>
        <w:t xml:space="preserve"> context. </w:t>
      </w:r>
    </w:p>
    <w:p w14:paraId="3AB650DB" w14:textId="0D4C0B3F" w:rsidR="00D04018" w:rsidRDefault="00D04018" w:rsidP="00D04018">
      <w:pPr>
        <w:pStyle w:val="Para"/>
      </w:pPr>
      <w:r>
        <w:t xml:space="preserve">In the projects identified in the GLAM sector, understandings from the </w:t>
      </w:r>
      <w:r w:rsidRPr="00735CE4">
        <w:t xml:space="preserve">terms of </w:t>
      </w:r>
      <w:r w:rsidR="00735CE4" w:rsidRPr="00735CE4">
        <w:t xml:space="preserve">PD/UCD/HCD </w:t>
      </w:r>
      <w:r w:rsidRPr="00735CE4">
        <w:t xml:space="preserve">are </w:t>
      </w:r>
      <w:r>
        <w:t xml:space="preserve">applied in a general way </w:t>
      </w:r>
      <w:r w:rsidR="00E8084A">
        <w:t>[16]</w:t>
      </w:r>
      <w:r>
        <w:t xml:space="preserve">, i.e., there are </w:t>
      </w:r>
      <w:r w:rsidR="00735CE4">
        <w:t>few</w:t>
      </w:r>
      <w:r>
        <w:t xml:space="preserve"> </w:t>
      </w:r>
      <w:r w:rsidR="00735CE4">
        <w:t>detailed</w:t>
      </w:r>
      <w:r>
        <w:t xml:space="preserve"> methodological </w:t>
      </w:r>
      <w:r w:rsidR="00735CE4">
        <w:t>descriptions</w:t>
      </w:r>
      <w:r>
        <w:t xml:space="preserve">, but rather general principles that can be applied to processes in any sector (such as </w:t>
      </w:r>
      <w:r>
        <w:rPr>
          <w:i/>
          <w:iCs/>
        </w:rPr>
        <w:t xml:space="preserve">usability/user testing, </w:t>
      </w:r>
      <w:r>
        <w:t xml:space="preserve">usability in general, and </w:t>
      </w:r>
      <w:r>
        <w:rPr>
          <w:i/>
          <w:iCs/>
        </w:rPr>
        <w:t xml:space="preserve">co-creation). </w:t>
      </w:r>
      <w:r>
        <w:t>The</w:t>
      </w:r>
      <w:r w:rsidR="00735CE4">
        <w:t xml:space="preserve"> keywords used to name said</w:t>
      </w:r>
      <w:r>
        <w:t xml:space="preserve"> applications in the technolog</w:t>
      </w:r>
      <w:r w:rsidR="00735CE4">
        <w:t xml:space="preserve">ical sense </w:t>
      </w:r>
      <w:r>
        <w:t xml:space="preserve">are </w:t>
      </w:r>
      <w:r>
        <w:rPr>
          <w:i/>
          <w:iCs/>
        </w:rPr>
        <w:t>human-computer interaction, user experience design</w:t>
      </w:r>
      <w:r>
        <w:t xml:space="preserve">, and </w:t>
      </w:r>
      <w:r>
        <w:rPr>
          <w:i/>
          <w:iCs/>
        </w:rPr>
        <w:t xml:space="preserve">user interfaces. </w:t>
      </w:r>
      <w:r w:rsidR="00735CE4">
        <w:t>However, s</w:t>
      </w:r>
      <w:r>
        <w:t>pecifically in the GLAM context, keywords are identified show</w:t>
      </w:r>
      <w:r w:rsidR="00735CE4">
        <w:t>ing</w:t>
      </w:r>
      <w:r>
        <w:t xml:space="preserve"> affinity with these processes, such as </w:t>
      </w:r>
      <w:r>
        <w:rPr>
          <w:i/>
          <w:iCs/>
        </w:rPr>
        <w:t xml:space="preserve">community design, human-centered computing, humanity computing, collaborative humanities, collaborative computing, and user-driven approaches, </w:t>
      </w:r>
      <w:r>
        <w:t>among others</w:t>
      </w:r>
      <w:r w:rsidR="00735CE4">
        <w:t xml:space="preserve"> when PD/UCD/HCD is not explicitly named. </w:t>
      </w:r>
    </w:p>
    <w:p w14:paraId="5AC55AB5" w14:textId="77777777" w:rsidR="00D04018" w:rsidRDefault="00D04018" w:rsidP="00D04018">
      <w:pPr>
        <w:pStyle w:val="ParaContinue"/>
      </w:pPr>
    </w:p>
    <w:p w14:paraId="1A7501DF" w14:textId="1227D83C" w:rsidR="00D04018" w:rsidRPr="00D04018" w:rsidRDefault="00D04018" w:rsidP="0015580C">
      <w:pPr>
        <w:pStyle w:val="ParaContinue"/>
        <w:numPr>
          <w:ilvl w:val="0"/>
          <w:numId w:val="9"/>
        </w:numPr>
        <w:rPr>
          <w:b/>
          <w:bCs/>
        </w:rPr>
      </w:pPr>
      <w:r w:rsidRPr="00D04018">
        <w:rPr>
          <w:b/>
          <w:bCs/>
        </w:rPr>
        <w:t xml:space="preserve">Description of the research </w:t>
      </w:r>
      <w:r w:rsidRPr="00D04018">
        <w:rPr>
          <w:b/>
          <w:bCs/>
        </w:rPr>
        <w:t>into</w:t>
      </w:r>
      <w:r w:rsidRPr="00D04018">
        <w:rPr>
          <w:b/>
          <w:bCs/>
        </w:rPr>
        <w:t xml:space="preserve"> its fundamental aspects</w:t>
      </w:r>
    </w:p>
    <w:p w14:paraId="15D57E1D" w14:textId="51A84A00" w:rsidR="00D04018" w:rsidRPr="00D04018" w:rsidRDefault="00D04018" w:rsidP="00D04018">
      <w:pPr>
        <w:pStyle w:val="ParaContinue"/>
      </w:pPr>
      <w:r w:rsidRPr="00D04018">
        <w:t>The proposed research</w:t>
      </w:r>
      <w:r w:rsidR="00735CE4">
        <w:t xml:space="preserve"> nature</w:t>
      </w:r>
      <w:r w:rsidRPr="00D04018">
        <w:t xml:space="preserve"> is </w:t>
      </w:r>
      <w:r w:rsidRPr="00D04018">
        <w:t>theoretical</w:t>
      </w:r>
      <w:r w:rsidR="00735CE4">
        <w:t xml:space="preserve"> and </w:t>
      </w:r>
      <w:r w:rsidRPr="00D04018">
        <w:t>applied</w:t>
      </w:r>
      <w:r w:rsidRPr="00D04018">
        <w:t xml:space="preserve">, integrating disciplinary reflection processes that </w:t>
      </w:r>
      <w:r w:rsidR="00735CE4">
        <w:t xml:space="preserve">search for the </w:t>
      </w:r>
      <w:r w:rsidRPr="00D04018">
        <w:t>strengthen</w:t>
      </w:r>
      <w:r w:rsidR="00735CE4">
        <w:t>ing of</w:t>
      </w:r>
      <w:r w:rsidRPr="00D04018">
        <w:t xml:space="preserve"> </w:t>
      </w:r>
      <w:r w:rsidR="00735CE4">
        <w:t>similar</w:t>
      </w:r>
      <w:r w:rsidRPr="00D04018">
        <w:t xml:space="preserve"> design and development processes. This implies that its methodology not only integrates processes of information gathering, systematization, and synthesis, but also </w:t>
      </w:r>
      <w:r w:rsidR="00735CE4">
        <w:t>needs to define a</w:t>
      </w:r>
      <w:r w:rsidRPr="00D04018">
        <w:t xml:space="preserve"> design process </w:t>
      </w:r>
      <w:r w:rsidR="00735CE4">
        <w:t xml:space="preserve">that can be </w:t>
      </w:r>
      <w:r w:rsidRPr="00D04018">
        <w:t xml:space="preserve">articulated with </w:t>
      </w:r>
      <w:r w:rsidR="00735CE4">
        <w:t xml:space="preserve">an actual </w:t>
      </w:r>
      <w:r w:rsidRPr="00D04018">
        <w:t>technological production</w:t>
      </w:r>
      <w:r w:rsidR="00735CE4">
        <w:t xml:space="preserve"> one</w:t>
      </w:r>
      <w:r w:rsidRPr="00D04018">
        <w:t>, without losing sight of its objects of study, namely, the intersection between DP/UCD</w:t>
      </w:r>
      <w:r w:rsidR="00735CE4">
        <w:t>/HCD</w:t>
      </w:r>
      <w:r w:rsidRPr="00D04018">
        <w:t xml:space="preserve"> approaches, gender and intersectionality perspectives, and underrepresented groups, and the hybridization of symbolic/sub-symbolic technologies within the GLAM</w:t>
      </w:r>
      <w:r w:rsidR="00CB7529">
        <w:t xml:space="preserve"> </w:t>
      </w:r>
      <w:r w:rsidRPr="00D04018">
        <w:t>sector. </w:t>
      </w:r>
    </w:p>
    <w:p w14:paraId="08439E07" w14:textId="3921F4D4" w:rsidR="00D04018" w:rsidRDefault="00D04018" w:rsidP="00D04018">
      <w:pPr>
        <w:pStyle w:val="ParaContinue"/>
      </w:pPr>
      <w:r w:rsidRPr="00D04018">
        <w:t xml:space="preserve">In this case, we will work with </w:t>
      </w:r>
      <w:r>
        <w:t xml:space="preserve">several </w:t>
      </w:r>
      <w:r w:rsidRPr="00D04018">
        <w:t xml:space="preserve">digital humanities initiatives in the context of Spanish Francoism. Each initiative contains data related to repression and censorship during the Franco period. This careful amalgamation of initiatives, each driven by unique motivations, historical knowledge, and technical expertise, provides a solid foundation for research design and ensures a comprehensive exploration of these </w:t>
      </w:r>
      <w:r w:rsidR="00735CE4">
        <w:t xml:space="preserve">historical </w:t>
      </w:r>
      <w:r w:rsidRPr="00D04018">
        <w:t>data</w:t>
      </w:r>
      <w:r w:rsidR="00E8084A">
        <w:t xml:space="preserve"> [1</w:t>
      </w:r>
      <w:r w:rsidR="00E8084A" w:rsidRPr="00716252">
        <w:t>]</w:t>
      </w:r>
      <w:r w:rsidRPr="00716252">
        <w:t>. In addition, there are plans to address five user groups or knowledge communities that have their own use cases and appropriation of the service</w:t>
      </w:r>
      <w:r w:rsidR="00735CE4">
        <w:t>s</w:t>
      </w:r>
      <w:r w:rsidRPr="00D04018">
        <w:t xml:space="preserve"> in question. These are the researchers, who compiled the databases to be integrated; activists in the particular historical context; family members in processes of recognition of historical events that impacted them personally; </w:t>
      </w:r>
      <w:proofErr w:type="spellStart"/>
      <w:r w:rsidRPr="00D04018">
        <w:t>Wikipedians</w:t>
      </w:r>
      <w:proofErr w:type="spellEnd"/>
      <w:r w:rsidRPr="00D04018">
        <w:t xml:space="preserve"> as creators of related narratives in the digital context; and finally, the developers of the software necessary for the hybridization of the </w:t>
      </w:r>
      <w:proofErr w:type="spellStart"/>
      <w:r w:rsidRPr="00D04018">
        <w:t>NeSy</w:t>
      </w:r>
      <w:proofErr w:type="spellEnd"/>
      <w:r w:rsidRPr="00D04018">
        <w:t xml:space="preserve"> AI systems that are part of the project. </w:t>
      </w:r>
    </w:p>
    <w:p w14:paraId="10D8FF5C" w14:textId="77777777" w:rsidR="00D04018" w:rsidRDefault="00D04018" w:rsidP="00D04018">
      <w:pPr>
        <w:pStyle w:val="ParaContinue"/>
      </w:pPr>
    </w:p>
    <w:p w14:paraId="63B39E5C" w14:textId="77777777" w:rsidR="00D04018" w:rsidRPr="00D04018" w:rsidRDefault="00D04018" w:rsidP="0015580C">
      <w:pPr>
        <w:pStyle w:val="ParaContinue"/>
        <w:numPr>
          <w:ilvl w:val="0"/>
          <w:numId w:val="10"/>
        </w:numPr>
        <w:rPr>
          <w:b/>
          <w:bCs/>
        </w:rPr>
      </w:pPr>
      <w:r w:rsidRPr="00D04018">
        <w:rPr>
          <w:b/>
          <w:bCs/>
        </w:rPr>
        <w:t>Research methodology</w:t>
      </w:r>
    </w:p>
    <w:p w14:paraId="7CCF1A57" w14:textId="25E26D32" w:rsidR="00D04018" w:rsidRPr="00D04018" w:rsidRDefault="00D04018" w:rsidP="00D04018">
      <w:pPr>
        <w:pStyle w:val="ParaContinue"/>
      </w:pPr>
      <w:r w:rsidRPr="00D04018">
        <w:lastRenderedPageBreak/>
        <w:t xml:space="preserve">Research methodologies related to the objects of study and the theoretical/applied nature of the research will be integrated. These are qualitative methods (interviews, co-creation, participant observation, </w:t>
      </w:r>
      <w:proofErr w:type="spellStart"/>
      <w:r w:rsidRPr="00D04018">
        <w:t>netnography</w:t>
      </w:r>
      <w:proofErr w:type="spellEnd"/>
      <w:r w:rsidRPr="00D04018">
        <w:t xml:space="preserve">), quantitative methods (analysis of usage records, heuristic evaluations, data visualization). Given that the development process of an information architecture service enriched with </w:t>
      </w:r>
      <w:proofErr w:type="spellStart"/>
      <w:r w:rsidRPr="00D04018">
        <w:t>neurosymbolic</w:t>
      </w:r>
      <w:proofErr w:type="spellEnd"/>
      <w:r w:rsidRPr="00D04018">
        <w:t xml:space="preserve"> AI (</w:t>
      </w:r>
      <w:proofErr w:type="spellStart"/>
      <w:r w:rsidRPr="00D04018">
        <w:t>NeSy</w:t>
      </w:r>
      <w:proofErr w:type="spellEnd"/>
      <w:r w:rsidRPr="00D04018">
        <w:t xml:space="preserve"> AI) will be carried out through iterative cycles of design and evaluation based on DP/UCD methodologies, it is necessary to design a coordination strategy that is outlined in this plan but needs to be refined, taking into account the processes already underway for this purpose. This strategy proposes four cross-cutting axes that will </w:t>
      </w:r>
      <w:r w:rsidR="00735CE4">
        <w:t>affect</w:t>
      </w:r>
      <w:r w:rsidRPr="00D04018">
        <w:t xml:space="preserve"> the different components of the design and development process: </w:t>
      </w:r>
    </w:p>
    <w:p w14:paraId="30328387" w14:textId="77777777" w:rsidR="00D04018" w:rsidRPr="00D04018" w:rsidRDefault="00D04018" w:rsidP="00D04018">
      <w:pPr>
        <w:pStyle w:val="ParaContinue"/>
      </w:pPr>
    </w:p>
    <w:p w14:paraId="1CEC98B4" w14:textId="5AB41630" w:rsidR="00D04018" w:rsidRPr="00D04018" w:rsidRDefault="00D04018" w:rsidP="00D04018">
      <w:pPr>
        <w:pStyle w:val="ParaContinue"/>
      </w:pPr>
      <w:r w:rsidRPr="00D04018">
        <w:rPr>
          <w:b/>
          <w:bCs/>
        </w:rPr>
        <w:t xml:space="preserve">Axis 1: </w:t>
      </w:r>
      <w:r w:rsidRPr="00D04018">
        <w:t xml:space="preserve">Define an interdisciplinary theoretical framework that supports the possibilities of using </w:t>
      </w:r>
      <w:r w:rsidR="00735CE4">
        <w:t>PD/</w:t>
      </w:r>
      <w:r w:rsidRPr="00D04018">
        <w:t>UCD</w:t>
      </w:r>
      <w:r w:rsidR="00735CE4">
        <w:t>/HCD p</w:t>
      </w:r>
      <w:r w:rsidRPr="00D04018">
        <w:t xml:space="preserve">rocesses in different phases of the design of a system for the curation and semi-automatic generation of content based on historical archives and </w:t>
      </w:r>
      <w:r w:rsidR="00735CE4">
        <w:t xml:space="preserve">critically </w:t>
      </w:r>
      <w:r w:rsidRPr="00D04018">
        <w:t>reflect</w:t>
      </w:r>
      <w:r w:rsidR="00735CE4">
        <w:t xml:space="preserve"> upon the significance of this</w:t>
      </w:r>
      <w:r w:rsidRPr="00D04018">
        <w:t xml:space="preserve"> in the context of digital humanities. </w:t>
      </w:r>
    </w:p>
    <w:p w14:paraId="3BAAEFE2" w14:textId="77777777" w:rsidR="00D04018" w:rsidRPr="00D04018" w:rsidRDefault="00D04018" w:rsidP="00D04018">
      <w:pPr>
        <w:pStyle w:val="ParaContinue"/>
      </w:pPr>
    </w:p>
    <w:p w14:paraId="27C17750" w14:textId="6FE5F062" w:rsidR="00D04018" w:rsidRPr="00D04018" w:rsidRDefault="00D04018" w:rsidP="00D04018">
      <w:pPr>
        <w:pStyle w:val="ParaContinue"/>
      </w:pPr>
      <w:r w:rsidRPr="00D04018">
        <w:rPr>
          <w:b/>
          <w:bCs/>
        </w:rPr>
        <w:t xml:space="preserve">Axis 2: </w:t>
      </w:r>
      <w:r w:rsidRPr="00D04018">
        <w:t>Design and implement co-creation process methodologies in accordance with the objectives of the different phases of the project and focused on specific knowledge communities (researchers, activists, family members</w:t>
      </w:r>
      <w:r w:rsidR="00735CE4">
        <w:t>,</w:t>
      </w:r>
      <w:r w:rsidRPr="00D04018">
        <w:t xml:space="preserve"> </w:t>
      </w:r>
      <w:proofErr w:type="spellStart"/>
      <w:r w:rsidRPr="00D04018">
        <w:t>Wikipedians</w:t>
      </w:r>
      <w:proofErr w:type="spellEnd"/>
      <w:r w:rsidR="00735CE4">
        <w:t>, and software developers</w:t>
      </w:r>
      <w:r w:rsidRPr="00D04018">
        <w:t xml:space="preserve">) from the case study/application on </w:t>
      </w:r>
      <w:r w:rsidR="00735CE4">
        <w:t>selected</w:t>
      </w:r>
      <w:r w:rsidRPr="00D04018">
        <w:t xml:space="preserve"> databases related to Franco's repression in Spain. </w:t>
      </w:r>
    </w:p>
    <w:p w14:paraId="440AF31B" w14:textId="77777777" w:rsidR="00D04018" w:rsidRPr="00D04018" w:rsidRDefault="00D04018" w:rsidP="00D04018">
      <w:pPr>
        <w:pStyle w:val="ParaContinue"/>
      </w:pPr>
    </w:p>
    <w:p w14:paraId="731D31BD" w14:textId="77777777" w:rsidR="00D04018" w:rsidRPr="00D04018" w:rsidRDefault="00D04018" w:rsidP="00D04018">
      <w:pPr>
        <w:pStyle w:val="ParaContinue"/>
      </w:pPr>
      <w:r w:rsidRPr="00D04018">
        <w:rPr>
          <w:b/>
          <w:bCs/>
        </w:rPr>
        <w:t xml:space="preserve">Axis 3: </w:t>
      </w:r>
      <w:r w:rsidRPr="00D04018">
        <w:t>Prepare and apply evaluation tools for co-creation processes and the contributions that the participatory exercise produces in the development of semi-automatic generation and content curation technologies from the context of epistemic justice, interpretability (human and machine learning), and contexts of use with ethical support and social responsibility. </w:t>
      </w:r>
    </w:p>
    <w:p w14:paraId="420A252F" w14:textId="77777777" w:rsidR="00D04018" w:rsidRPr="00D04018" w:rsidRDefault="00D04018" w:rsidP="00D04018">
      <w:pPr>
        <w:pStyle w:val="ParaContinue"/>
      </w:pPr>
    </w:p>
    <w:p w14:paraId="391F78B9" w14:textId="07671A7E" w:rsidR="00735CE4" w:rsidRDefault="00D04018" w:rsidP="00735CE4">
      <w:pPr>
        <w:pStyle w:val="ParaContinue"/>
      </w:pPr>
      <w:r w:rsidRPr="00D04018">
        <w:rPr>
          <w:b/>
          <w:bCs/>
        </w:rPr>
        <w:t>Axis 4</w:t>
      </w:r>
      <w:r w:rsidRPr="00D04018">
        <w:t xml:space="preserve">. Participate in the evaluation processes of the </w:t>
      </w:r>
      <w:proofErr w:type="spellStart"/>
      <w:r w:rsidRPr="00D04018">
        <w:t>HerStory</w:t>
      </w:r>
      <w:proofErr w:type="spellEnd"/>
      <w:r w:rsidRPr="00D04018">
        <w:t xml:space="preserve"> </w:t>
      </w:r>
      <w:proofErr w:type="spellStart"/>
      <w:r w:rsidRPr="00D04018">
        <w:t>NeSy</w:t>
      </w:r>
      <w:proofErr w:type="spellEnd"/>
      <w:r w:rsidRPr="00D04018">
        <w:t xml:space="preserve"> Ai service, its information architecture, its transformation to LOD and semantic web, the design of its information retrieval interface and interaction model from ethical and functional criteria (reduction of biases and hallucinations), the explainability of the system, and positioning from the perspective of gender and underrepresented groups. </w:t>
      </w:r>
    </w:p>
    <w:p w14:paraId="3728E548" w14:textId="38DC8E3F" w:rsidR="00D04018" w:rsidRDefault="00D04018" w:rsidP="00D04018">
      <w:pPr>
        <w:pStyle w:val="ReferenceHead"/>
      </w:pPr>
      <w:r>
        <w:t>References</w:t>
      </w:r>
    </w:p>
    <w:p w14:paraId="7C114E15" w14:textId="3B37AECB" w:rsidR="00716252" w:rsidRDefault="00716252" w:rsidP="00716252">
      <w:pPr>
        <w:pStyle w:val="Bibentry"/>
      </w:pPr>
      <w:proofErr w:type="spellStart"/>
      <w:r>
        <w:rPr>
          <w:lang w:val="es-CO"/>
        </w:rPr>
        <w:t>HerStory</w:t>
      </w:r>
      <w:proofErr w:type="spellEnd"/>
      <w:r w:rsidRPr="00716252">
        <w:rPr>
          <w:lang w:val="es-CO"/>
        </w:rPr>
        <w:t xml:space="preserve"> (2024). Vinculando la historia de las mujeres a la IA Neuro-Simbólica: Enfoque de Arquitectura de la Información para el estudio de caso de represión franquista. </w:t>
      </w:r>
      <w:r>
        <w:t xml:space="preserve">Women and </w:t>
      </w:r>
      <w:proofErr w:type="spellStart"/>
      <w:r>
        <w:t>wikipedia</w:t>
      </w:r>
      <w:proofErr w:type="spellEnd"/>
      <w:r>
        <w:t xml:space="preserve">. https://www.ub.edu/wikiwomen/research/herstory-2024-27/ </w:t>
      </w:r>
    </w:p>
    <w:p w14:paraId="1A46ACF0" w14:textId="60721341" w:rsidR="00D04018" w:rsidRPr="00D04018" w:rsidRDefault="002107EB" w:rsidP="002107EB">
      <w:pPr>
        <w:pStyle w:val="Bibentry"/>
      </w:pPr>
      <w:proofErr w:type="spellStart"/>
      <w:r w:rsidRPr="00D04018">
        <w:t>M</w:t>
      </w:r>
      <w:r w:rsidR="004F0726">
        <w:t>ahdie</w:t>
      </w:r>
      <w:proofErr w:type="spellEnd"/>
      <w:r w:rsidRPr="00D04018">
        <w:t xml:space="preserve"> S.</w:t>
      </w:r>
      <w:r>
        <w:t xml:space="preserve"> </w:t>
      </w:r>
      <w:proofErr w:type="spellStart"/>
      <w:r w:rsidR="00D04018" w:rsidRPr="00D04018">
        <w:t>Baghini</w:t>
      </w:r>
      <w:proofErr w:type="spellEnd"/>
      <w:r w:rsidR="00D04018" w:rsidRPr="00D04018">
        <w:t xml:space="preserve">, </w:t>
      </w:r>
      <w:r>
        <w:t>M</w:t>
      </w:r>
      <w:r w:rsidR="004F0726">
        <w:t>ehdi</w:t>
      </w:r>
      <w:r>
        <w:t xml:space="preserve"> </w:t>
      </w:r>
      <w:r w:rsidR="00D04018" w:rsidRPr="00D04018">
        <w:t xml:space="preserve">Mohammadi, &amp; </w:t>
      </w:r>
      <w:r>
        <w:t>N</w:t>
      </w:r>
      <w:r w:rsidR="004F0726">
        <w:t>arges</w:t>
      </w:r>
      <w:r>
        <w:t xml:space="preserve"> </w:t>
      </w:r>
      <w:proofErr w:type="spellStart"/>
      <w:r w:rsidR="00D04018" w:rsidRPr="00D04018">
        <w:t>Norouzkhani</w:t>
      </w:r>
      <w:proofErr w:type="spellEnd"/>
      <w:r>
        <w:t>.</w:t>
      </w:r>
      <w:r w:rsidR="00D04018" w:rsidRPr="00D04018">
        <w:t xml:space="preserve"> (2024). Usability testing: a bibliometric analysis based on </w:t>
      </w:r>
      <w:proofErr w:type="spellStart"/>
      <w:r w:rsidR="00D04018" w:rsidRPr="00D04018">
        <w:t>WoS</w:t>
      </w:r>
      <w:proofErr w:type="spellEnd"/>
      <w:r w:rsidR="00D04018" w:rsidRPr="00D04018">
        <w:t xml:space="preserve"> data. Journal of </w:t>
      </w:r>
      <w:proofErr w:type="spellStart"/>
      <w:r w:rsidR="00D04018" w:rsidRPr="00D04018">
        <w:t>Scientometric</w:t>
      </w:r>
      <w:proofErr w:type="spellEnd"/>
      <w:r w:rsidR="00D04018" w:rsidRPr="00D04018">
        <w:t xml:space="preserve"> Research, 13(1), 9-24. </w:t>
      </w:r>
      <w:hyperlink r:id="rId8" w:history="1">
        <w:r w:rsidR="00D04018" w:rsidRPr="00D04018">
          <w:rPr>
            <w:rStyle w:val="Hyperlink"/>
          </w:rPr>
          <w:t>https://doi.org/10.5530/js</w:t>
        </w:r>
        <w:r w:rsidR="00D04018" w:rsidRPr="00D04018">
          <w:rPr>
            <w:rStyle w:val="Hyperlink"/>
          </w:rPr>
          <w:t>cires.13.1.2</w:t>
        </w:r>
      </w:hyperlink>
      <w:r w:rsidR="00D04018" w:rsidRPr="00D04018">
        <w:t>.</w:t>
      </w:r>
    </w:p>
    <w:p w14:paraId="59B6C057" w14:textId="598A6E1A" w:rsidR="00D04018" w:rsidRPr="00D04018" w:rsidRDefault="002107EB" w:rsidP="002107EB">
      <w:pPr>
        <w:pStyle w:val="Bibentry"/>
      </w:pPr>
      <w:r>
        <w:t>A</w:t>
      </w:r>
      <w:r w:rsidR="004F0726">
        <w:t>rabinda</w:t>
      </w:r>
      <w:r>
        <w:t xml:space="preserve"> </w:t>
      </w:r>
      <w:r w:rsidR="00D04018" w:rsidRPr="00D04018">
        <w:t>Bhandari (2023). Design thinking: From bibliometric analysis to content analysis, current research trends, and future research directions. Journal of the Knowledge Economy, 14(3), 3097-3152. https://doi.org/10.1007/s13132-022-00920-3.</w:t>
      </w:r>
    </w:p>
    <w:p w14:paraId="684E9441" w14:textId="01243CEB" w:rsidR="00D04018" w:rsidRPr="00D04018" w:rsidRDefault="002107EB" w:rsidP="002107EB">
      <w:pPr>
        <w:pStyle w:val="Bibentry"/>
      </w:pPr>
      <w:r w:rsidRPr="002107EB">
        <w:rPr>
          <w:lang w:val="es-CO"/>
        </w:rPr>
        <w:t>Mique</w:t>
      </w:r>
      <w:r>
        <w:rPr>
          <w:lang w:val="es-CO"/>
        </w:rPr>
        <w:t xml:space="preserve">l </w:t>
      </w:r>
      <w:r w:rsidR="00D04018" w:rsidRPr="002107EB">
        <w:rPr>
          <w:lang w:val="es-CO"/>
        </w:rPr>
        <w:t>Centelles, &amp;</w:t>
      </w:r>
      <w:r>
        <w:rPr>
          <w:lang w:val="es-CO"/>
        </w:rPr>
        <w:t xml:space="preserve"> Nuria</w:t>
      </w:r>
      <w:r w:rsidR="00D04018" w:rsidRPr="002107EB">
        <w:rPr>
          <w:lang w:val="es-CO"/>
        </w:rPr>
        <w:t xml:space="preserve"> Ferran-Ferrer</w:t>
      </w:r>
      <w:r>
        <w:rPr>
          <w:lang w:val="es-CO"/>
        </w:rPr>
        <w:t xml:space="preserve"> </w:t>
      </w:r>
      <w:r w:rsidR="00D04018" w:rsidRPr="002107EB">
        <w:rPr>
          <w:lang w:val="es-CO"/>
        </w:rPr>
        <w:t xml:space="preserve">(2024). </w:t>
      </w:r>
      <w:r w:rsidR="00D04018" w:rsidRPr="00D04018">
        <w:t xml:space="preserve">Assessing knowledge organization systems from a gender perspective: Wikipedia taxonomy and </w:t>
      </w:r>
      <w:proofErr w:type="spellStart"/>
      <w:r w:rsidR="00D04018" w:rsidRPr="00D04018">
        <w:t>Wikidata</w:t>
      </w:r>
      <w:proofErr w:type="spellEnd"/>
      <w:r w:rsidR="00D04018" w:rsidRPr="00D04018">
        <w:t xml:space="preserve"> ontologies. Journal of Documentation, 80</w:t>
      </w:r>
      <w:r>
        <w:t xml:space="preserve"> </w:t>
      </w:r>
      <w:r w:rsidR="00D04018" w:rsidRPr="00D04018">
        <w:t>(7), 124-147.</w:t>
      </w:r>
    </w:p>
    <w:p w14:paraId="26704C3D" w14:textId="62EDF8C4" w:rsidR="00D04018" w:rsidRPr="00D04018" w:rsidRDefault="002107EB" w:rsidP="002107EB">
      <w:pPr>
        <w:pStyle w:val="Bibentry"/>
      </w:pPr>
      <w:r>
        <w:t xml:space="preserve">Victor </w:t>
      </w:r>
      <w:r w:rsidR="00D04018" w:rsidRPr="00D04018">
        <w:t xml:space="preserve">de Boer (2023). Knowledge Graphs for Cultural Heritage and Digital Humanities. In </w:t>
      </w:r>
      <w:proofErr w:type="gramStart"/>
      <w:r w:rsidR="00D04018" w:rsidRPr="00D04018">
        <w:t>SUMAC@</w:t>
      </w:r>
      <w:proofErr w:type="gramEnd"/>
      <w:r w:rsidR="00D04018" w:rsidRPr="00D04018">
        <w:t xml:space="preserve"> ACM Multimedia (p. 3).</w:t>
      </w:r>
    </w:p>
    <w:p w14:paraId="7E0BDA6E" w14:textId="26E7B606" w:rsidR="00D04018" w:rsidRPr="00D04018" w:rsidRDefault="004F0726" w:rsidP="004F0726">
      <w:pPr>
        <w:pStyle w:val="Bibentry"/>
      </w:pPr>
      <w:r>
        <w:rPr>
          <w:lang w:val="es-CO"/>
        </w:rPr>
        <w:t xml:space="preserve">Fernando </w:t>
      </w:r>
      <w:r w:rsidR="00D04018" w:rsidRPr="002107EB">
        <w:rPr>
          <w:lang w:val="es-CO"/>
        </w:rPr>
        <w:t>Delgado</w:t>
      </w:r>
      <w:r>
        <w:rPr>
          <w:lang w:val="es-CO"/>
        </w:rPr>
        <w:t>,</w:t>
      </w:r>
      <w:r w:rsidR="00D04018" w:rsidRPr="002107EB">
        <w:rPr>
          <w:lang w:val="es-CO"/>
        </w:rPr>
        <w:t xml:space="preserve"> </w:t>
      </w:r>
      <w:r>
        <w:rPr>
          <w:lang w:val="es-CO"/>
        </w:rPr>
        <w:t xml:space="preserve">Stephen </w:t>
      </w:r>
      <w:r w:rsidR="00D04018" w:rsidRPr="002107EB">
        <w:rPr>
          <w:lang w:val="es-CO"/>
        </w:rPr>
        <w:t>Yang</w:t>
      </w:r>
      <w:r>
        <w:rPr>
          <w:lang w:val="es-CO"/>
        </w:rPr>
        <w:t>,</w:t>
      </w:r>
      <w:r w:rsidR="00D04018" w:rsidRPr="002107EB">
        <w:rPr>
          <w:lang w:val="es-CO"/>
        </w:rPr>
        <w:t xml:space="preserve"> </w:t>
      </w:r>
      <w:r>
        <w:rPr>
          <w:lang w:val="es-CO"/>
        </w:rPr>
        <w:t xml:space="preserve">Michael </w:t>
      </w:r>
      <w:proofErr w:type="spellStart"/>
      <w:r w:rsidR="00D04018" w:rsidRPr="002107EB">
        <w:rPr>
          <w:lang w:val="es-CO"/>
        </w:rPr>
        <w:t>Madaio</w:t>
      </w:r>
      <w:proofErr w:type="spellEnd"/>
      <w:r w:rsidR="00D04018" w:rsidRPr="002107EB">
        <w:rPr>
          <w:lang w:val="es-CO"/>
        </w:rPr>
        <w:t>, &amp;</w:t>
      </w:r>
      <w:r>
        <w:rPr>
          <w:lang w:val="es-CO"/>
        </w:rPr>
        <w:t xml:space="preserve"> </w:t>
      </w:r>
      <w:proofErr w:type="spellStart"/>
      <w:r>
        <w:rPr>
          <w:lang w:val="es-CO"/>
        </w:rPr>
        <w:t>Qian</w:t>
      </w:r>
      <w:proofErr w:type="spellEnd"/>
      <w:r w:rsidR="00D04018" w:rsidRPr="002107EB">
        <w:rPr>
          <w:lang w:val="es-CO"/>
        </w:rPr>
        <w:t xml:space="preserve"> Yang (2023). </w:t>
      </w:r>
      <w:r w:rsidR="00D04018" w:rsidRPr="00D04018">
        <w:t>The participatory turn in ai design: Theoretical foundations and the current state of practice. In Proceedings of the 3rd ACM Conference on Equity and Access in Algorithms, Mechanisms, and Optimization (pp. 1-23). https://doi.org/10.1145/3617694.3623261.</w:t>
      </w:r>
    </w:p>
    <w:p w14:paraId="31D619FD" w14:textId="0A2C1FCB" w:rsidR="00D04018" w:rsidRPr="004F0726" w:rsidRDefault="004F0726" w:rsidP="004F0726">
      <w:pPr>
        <w:pStyle w:val="Bibentry"/>
        <w:rPr>
          <w:lang w:val="es-CO"/>
        </w:rPr>
      </w:pPr>
      <w:proofErr w:type="spellStart"/>
      <w:r>
        <w:rPr>
          <w:lang w:val="es-CO"/>
        </w:rPr>
        <w:t>Sudarsan</w:t>
      </w:r>
      <w:proofErr w:type="spellEnd"/>
      <w:r>
        <w:rPr>
          <w:lang w:val="es-CO"/>
        </w:rPr>
        <w:t xml:space="preserve"> </w:t>
      </w:r>
      <w:proofErr w:type="spellStart"/>
      <w:r w:rsidR="00D04018" w:rsidRPr="00D04018">
        <w:rPr>
          <w:lang w:val="es-CO"/>
        </w:rPr>
        <w:t>Desul</w:t>
      </w:r>
      <w:proofErr w:type="spellEnd"/>
      <w:r w:rsidR="00D04018" w:rsidRPr="00D04018">
        <w:rPr>
          <w:lang w:val="es-CO"/>
        </w:rPr>
        <w:t xml:space="preserve">, </w:t>
      </w:r>
      <w:proofErr w:type="spellStart"/>
      <w:r>
        <w:rPr>
          <w:lang w:val="es-CO"/>
        </w:rPr>
        <w:t>Rabindra</w:t>
      </w:r>
      <w:proofErr w:type="spellEnd"/>
      <w:r>
        <w:rPr>
          <w:lang w:val="es-CO"/>
        </w:rPr>
        <w:t xml:space="preserve"> K. </w:t>
      </w:r>
      <w:proofErr w:type="spellStart"/>
      <w:r w:rsidR="00D04018" w:rsidRPr="00D04018">
        <w:rPr>
          <w:lang w:val="es-CO"/>
        </w:rPr>
        <w:t>Mahapatra</w:t>
      </w:r>
      <w:proofErr w:type="spellEnd"/>
      <w:r w:rsidR="00D04018" w:rsidRPr="00D04018">
        <w:rPr>
          <w:lang w:val="es-CO"/>
        </w:rPr>
        <w:t xml:space="preserve">, </w:t>
      </w:r>
      <w:r>
        <w:rPr>
          <w:lang w:val="es-CO"/>
        </w:rPr>
        <w:t xml:space="preserve">Raj K. </w:t>
      </w:r>
      <w:proofErr w:type="spellStart"/>
      <w:r w:rsidR="00D04018" w:rsidRPr="00D04018">
        <w:rPr>
          <w:lang w:val="es-CO"/>
        </w:rPr>
        <w:t>Patra</w:t>
      </w:r>
      <w:proofErr w:type="spellEnd"/>
      <w:r w:rsidR="00D04018" w:rsidRPr="00D04018">
        <w:rPr>
          <w:lang w:val="es-CO"/>
        </w:rPr>
        <w:t xml:space="preserve">, </w:t>
      </w:r>
      <w:proofErr w:type="spellStart"/>
      <w:r>
        <w:rPr>
          <w:lang w:val="es-CO"/>
        </w:rPr>
        <w:t>Mrutyunjay</w:t>
      </w:r>
      <w:proofErr w:type="spellEnd"/>
      <w:r>
        <w:rPr>
          <w:lang w:val="es-CO"/>
        </w:rPr>
        <w:t xml:space="preserve"> </w:t>
      </w:r>
      <w:proofErr w:type="spellStart"/>
      <w:r w:rsidR="00D04018" w:rsidRPr="00D04018">
        <w:rPr>
          <w:lang w:val="es-CO"/>
        </w:rPr>
        <w:t>Sethy</w:t>
      </w:r>
      <w:proofErr w:type="spellEnd"/>
      <w:r w:rsidR="00D04018" w:rsidRPr="00D04018">
        <w:rPr>
          <w:lang w:val="es-CO"/>
        </w:rPr>
        <w:t xml:space="preserve">, &amp; </w:t>
      </w:r>
      <w:proofErr w:type="spellStart"/>
      <w:r>
        <w:rPr>
          <w:lang w:val="es-CO"/>
        </w:rPr>
        <w:t>Neha</w:t>
      </w:r>
      <w:proofErr w:type="spellEnd"/>
      <w:r>
        <w:rPr>
          <w:lang w:val="es-CO"/>
        </w:rPr>
        <w:t xml:space="preserve"> </w:t>
      </w:r>
      <w:r w:rsidR="00D04018" w:rsidRPr="00D04018">
        <w:rPr>
          <w:lang w:val="es-CO"/>
        </w:rPr>
        <w:t xml:space="preserve">Pandey (2025). </w:t>
      </w:r>
      <w:r w:rsidR="00D04018" w:rsidRPr="00D04018">
        <w:t xml:space="preserve">Semantic technology for cultural heritage: a bibliometric-based review. Global Knowledge, Memory and Communication, 74(5/6), 1356-1380. </w:t>
      </w:r>
      <w:hyperlink r:id="rId9" w:history="1">
        <w:r w:rsidR="00D04018" w:rsidRPr="00D04018">
          <w:rPr>
            <w:rStyle w:val="Hyperlink"/>
            <w:lang w:val="es-CO"/>
          </w:rPr>
          <w:t>https://doi.org/10.1108/GKMC-04-2023-0125</w:t>
        </w:r>
      </w:hyperlink>
      <w:r w:rsidR="00D04018" w:rsidRPr="00D04018">
        <w:rPr>
          <w:lang w:val="es-CO"/>
        </w:rPr>
        <w:t>.</w:t>
      </w:r>
    </w:p>
    <w:p w14:paraId="5DEFF15C" w14:textId="22E083A1" w:rsidR="00D04018" w:rsidRPr="004F0726" w:rsidRDefault="004F0726" w:rsidP="004F0726">
      <w:pPr>
        <w:pStyle w:val="Bibentry"/>
        <w:rPr>
          <w:lang w:val="es-CO"/>
        </w:rPr>
      </w:pPr>
      <w:r>
        <w:rPr>
          <w:lang w:val="es-CO"/>
        </w:rPr>
        <w:t xml:space="preserve">Arturo </w:t>
      </w:r>
      <w:r w:rsidR="00D04018" w:rsidRPr="00D04018">
        <w:rPr>
          <w:lang w:val="es-CO"/>
        </w:rPr>
        <w:t>Escobar (2019). Autonomía y diseño: la realización de lo comunal. Editorial Universidad del Cauca.</w:t>
      </w:r>
    </w:p>
    <w:p w14:paraId="20BCA42E" w14:textId="064F3518" w:rsidR="00D04018" w:rsidRPr="004F0726" w:rsidRDefault="004F0726" w:rsidP="004F0726">
      <w:pPr>
        <w:pStyle w:val="Bibentry"/>
        <w:rPr>
          <w:lang w:val="es-CO"/>
        </w:rPr>
      </w:pPr>
      <w:r>
        <w:rPr>
          <w:lang w:val="es-CO"/>
        </w:rPr>
        <w:t xml:space="preserve">Nuria </w:t>
      </w:r>
      <w:r w:rsidR="00D04018" w:rsidRPr="00D04018">
        <w:rPr>
          <w:lang w:val="es-CO"/>
        </w:rPr>
        <w:t xml:space="preserve">Ferran-Ferrer, </w:t>
      </w:r>
      <w:r>
        <w:rPr>
          <w:lang w:val="es-CO"/>
        </w:rPr>
        <w:t xml:space="preserve">Juan J. </w:t>
      </w:r>
      <w:r w:rsidR="00D04018" w:rsidRPr="00D04018">
        <w:rPr>
          <w:lang w:val="es-CO"/>
        </w:rPr>
        <w:t>Boté-</w:t>
      </w:r>
      <w:proofErr w:type="spellStart"/>
      <w:r w:rsidR="00D04018" w:rsidRPr="00D04018">
        <w:rPr>
          <w:lang w:val="es-CO"/>
        </w:rPr>
        <w:t>Vericad</w:t>
      </w:r>
      <w:proofErr w:type="spellEnd"/>
      <w:r w:rsidR="00D04018" w:rsidRPr="00D04018">
        <w:rPr>
          <w:lang w:val="es-CO"/>
        </w:rPr>
        <w:t xml:space="preserve">, &amp; </w:t>
      </w:r>
      <w:proofErr w:type="spellStart"/>
      <w:r>
        <w:rPr>
          <w:lang w:val="es-CO"/>
        </w:rPr>
        <w:t>Juli</w:t>
      </w:r>
      <w:r w:rsidRPr="004F0726">
        <w:rPr>
          <w:lang w:val="es-CO"/>
        </w:rPr>
        <w:t>à</w:t>
      </w:r>
      <w:proofErr w:type="spellEnd"/>
      <w:r>
        <w:rPr>
          <w:lang w:val="es-CO"/>
        </w:rPr>
        <w:t xml:space="preserve"> </w:t>
      </w:r>
      <w:proofErr w:type="spellStart"/>
      <w:r w:rsidR="00D04018" w:rsidRPr="00D04018">
        <w:rPr>
          <w:lang w:val="es-CO"/>
        </w:rPr>
        <w:t>Minguillón</w:t>
      </w:r>
      <w:proofErr w:type="spellEnd"/>
      <w:r>
        <w:rPr>
          <w:lang w:val="es-CO"/>
        </w:rPr>
        <w:t xml:space="preserve"> </w:t>
      </w:r>
      <w:r w:rsidR="00D04018" w:rsidRPr="00D04018">
        <w:rPr>
          <w:lang w:val="es-CO"/>
        </w:rPr>
        <w:t xml:space="preserve">(2023). Wikipedia </w:t>
      </w:r>
      <w:proofErr w:type="spellStart"/>
      <w:r w:rsidR="00D04018" w:rsidRPr="00D04018">
        <w:rPr>
          <w:lang w:val="es-CO"/>
        </w:rPr>
        <w:t>gender</w:t>
      </w:r>
      <w:proofErr w:type="spellEnd"/>
      <w:r w:rsidR="00D04018" w:rsidRPr="00D04018">
        <w:rPr>
          <w:lang w:val="es-CO"/>
        </w:rPr>
        <w:t xml:space="preserve"> gap: a </w:t>
      </w:r>
      <w:proofErr w:type="spellStart"/>
      <w:r w:rsidR="00D04018" w:rsidRPr="00D04018">
        <w:rPr>
          <w:lang w:val="es-CO"/>
        </w:rPr>
        <w:t>scoping</w:t>
      </w:r>
      <w:proofErr w:type="spellEnd"/>
      <w:r w:rsidR="00D04018" w:rsidRPr="00D04018">
        <w:rPr>
          <w:lang w:val="es-CO"/>
        </w:rPr>
        <w:t xml:space="preserve"> </w:t>
      </w:r>
      <w:proofErr w:type="spellStart"/>
      <w:r w:rsidR="00D04018" w:rsidRPr="00D04018">
        <w:rPr>
          <w:lang w:val="es-CO"/>
        </w:rPr>
        <w:t>review</w:t>
      </w:r>
      <w:proofErr w:type="spellEnd"/>
      <w:r w:rsidR="00D04018" w:rsidRPr="00D04018">
        <w:rPr>
          <w:lang w:val="es-CO"/>
        </w:rPr>
        <w:t>. Profesional de la información, 32(6). https://doi.org/10.3145/epi.2023.nov.17.</w:t>
      </w:r>
    </w:p>
    <w:p w14:paraId="3423035D" w14:textId="634D6BE9" w:rsidR="00D04018" w:rsidRPr="00D04018" w:rsidRDefault="004F0726" w:rsidP="004F0726">
      <w:pPr>
        <w:pStyle w:val="Bibentry"/>
      </w:pPr>
      <w:r w:rsidRPr="00D04018">
        <w:t>Miranda</w:t>
      </w:r>
      <w:r w:rsidRPr="00D04018">
        <w:t xml:space="preserve"> </w:t>
      </w:r>
      <w:r w:rsidR="00D04018" w:rsidRPr="00D04018">
        <w:t>Fricker</w:t>
      </w:r>
      <w:r>
        <w:t xml:space="preserve"> </w:t>
      </w:r>
      <w:r w:rsidR="00D04018" w:rsidRPr="00D04018">
        <w:t xml:space="preserve">(2007). </w:t>
      </w:r>
      <w:r w:rsidR="00D04018" w:rsidRPr="004F0726">
        <w:rPr>
          <w:rStyle w:val="BookTitle"/>
        </w:rPr>
        <w:t>Epistemic Injustice Power and the Ethics of Knowing</w:t>
      </w:r>
      <w:r w:rsidR="00D04018" w:rsidRPr="00D04018">
        <w:t>. Oxford University Press. Oxford University Press.</w:t>
      </w:r>
    </w:p>
    <w:p w14:paraId="6FBB5637" w14:textId="4308B07E" w:rsidR="00D04018" w:rsidRPr="00D04018" w:rsidRDefault="004F0726" w:rsidP="004F0726">
      <w:pPr>
        <w:pStyle w:val="Bibentry"/>
      </w:pPr>
      <w:r>
        <w:t xml:space="preserve">Kyle </w:t>
      </w:r>
      <w:r w:rsidR="00D04018" w:rsidRPr="00D04018">
        <w:t>Hamilton,</w:t>
      </w:r>
      <w:r>
        <w:t xml:space="preserve"> Aparna </w:t>
      </w:r>
      <w:r w:rsidR="00D04018" w:rsidRPr="00D04018">
        <w:t>Nayak</w:t>
      </w:r>
      <w:r>
        <w:t>,</w:t>
      </w:r>
      <w:r w:rsidR="00D04018" w:rsidRPr="00D04018">
        <w:t xml:space="preserve"> </w:t>
      </w:r>
      <w:r>
        <w:t xml:space="preserve">Bojan </w:t>
      </w:r>
      <w:r w:rsidR="00D04018" w:rsidRPr="00D04018">
        <w:t>Božić, &amp;</w:t>
      </w:r>
      <w:r>
        <w:t xml:space="preserve"> Luca</w:t>
      </w:r>
      <w:r w:rsidR="00D04018" w:rsidRPr="00D04018">
        <w:t xml:space="preserve"> Longo (2024). Is neuro-symbolic AI meeting its promises in natural language processing? A </w:t>
      </w:r>
      <w:r w:rsidR="00D04018" w:rsidRPr="00D04018">
        <w:lastRenderedPageBreak/>
        <w:t xml:space="preserve">structured review. Semantic Web, 15(4), 1265-1306. </w:t>
      </w:r>
      <w:hyperlink r:id="rId10" w:history="1">
        <w:r w:rsidR="00D04018" w:rsidRPr="00D04018">
          <w:rPr>
            <w:rStyle w:val="Hyperlink"/>
          </w:rPr>
          <w:t>https://doi.org/10.3233/sw-223228</w:t>
        </w:r>
      </w:hyperlink>
      <w:r w:rsidR="00D04018" w:rsidRPr="00D04018">
        <w:t>.</w:t>
      </w:r>
    </w:p>
    <w:p w14:paraId="471BDC4B" w14:textId="1DD7F463" w:rsidR="00D04018" w:rsidRPr="004F0726" w:rsidRDefault="004F0726" w:rsidP="004F0726">
      <w:pPr>
        <w:pStyle w:val="Bibentry"/>
        <w:rPr>
          <w:lang w:val="es-CO"/>
        </w:rPr>
      </w:pPr>
      <w:r>
        <w:t xml:space="preserve">Sheila </w:t>
      </w:r>
      <w:r w:rsidR="00D04018" w:rsidRPr="00D04018">
        <w:t xml:space="preserve">Jasanoff (2004). </w:t>
      </w:r>
      <w:r w:rsidR="00D04018" w:rsidRPr="004F0726">
        <w:rPr>
          <w:rStyle w:val="BookTitle"/>
        </w:rPr>
        <w:t>The idiom of co-production. In States of knowledge</w:t>
      </w:r>
      <w:r w:rsidR="00D04018" w:rsidRPr="00D04018">
        <w:t xml:space="preserve"> (pp. 1-12). </w:t>
      </w:r>
      <w:r w:rsidR="00D04018" w:rsidRPr="00D04018">
        <w:rPr>
          <w:lang w:val="es-CO"/>
        </w:rPr>
        <w:t>Routledge.</w:t>
      </w:r>
    </w:p>
    <w:p w14:paraId="1016252D" w14:textId="70F6EACD" w:rsidR="00D04018" w:rsidRPr="00D04018" w:rsidRDefault="004F0726" w:rsidP="004F0726">
      <w:pPr>
        <w:pStyle w:val="Bibentry"/>
      </w:pPr>
      <w:r>
        <w:rPr>
          <w:lang w:val="es-CO"/>
        </w:rPr>
        <w:t xml:space="preserve">Paul </w:t>
      </w:r>
      <w:r w:rsidR="00D04018" w:rsidRPr="00D04018">
        <w:rPr>
          <w:lang w:val="es-CO"/>
        </w:rPr>
        <w:t>Ricoeur</w:t>
      </w:r>
      <w:r>
        <w:rPr>
          <w:lang w:val="es-CO"/>
        </w:rPr>
        <w:t xml:space="preserve"> </w:t>
      </w:r>
      <w:r w:rsidR="00D04018" w:rsidRPr="00D04018">
        <w:rPr>
          <w:lang w:val="es-CO"/>
        </w:rPr>
        <w:t xml:space="preserve">(2003). </w:t>
      </w:r>
      <w:r w:rsidR="00D04018" w:rsidRPr="004F0726">
        <w:rPr>
          <w:rStyle w:val="BookTitle"/>
        </w:rPr>
        <w:t xml:space="preserve">La </w:t>
      </w:r>
      <w:proofErr w:type="spellStart"/>
      <w:r w:rsidR="00D04018" w:rsidRPr="004F0726">
        <w:rPr>
          <w:rStyle w:val="BookTitle"/>
        </w:rPr>
        <w:t>memoria</w:t>
      </w:r>
      <w:proofErr w:type="spellEnd"/>
      <w:r w:rsidR="00D04018" w:rsidRPr="004F0726">
        <w:rPr>
          <w:rStyle w:val="BookTitle"/>
        </w:rPr>
        <w:t xml:space="preserve">, la </w:t>
      </w:r>
      <w:proofErr w:type="spellStart"/>
      <w:r w:rsidR="00D04018" w:rsidRPr="004F0726">
        <w:rPr>
          <w:rStyle w:val="BookTitle"/>
        </w:rPr>
        <w:t>historia</w:t>
      </w:r>
      <w:proofErr w:type="spellEnd"/>
      <w:r w:rsidR="00D04018" w:rsidRPr="004F0726">
        <w:rPr>
          <w:rStyle w:val="BookTitle"/>
        </w:rPr>
        <w:t xml:space="preserve">, </w:t>
      </w:r>
      <w:proofErr w:type="spellStart"/>
      <w:r w:rsidR="00D04018" w:rsidRPr="004F0726">
        <w:rPr>
          <w:rStyle w:val="BookTitle"/>
        </w:rPr>
        <w:t>el</w:t>
      </w:r>
      <w:proofErr w:type="spellEnd"/>
      <w:r w:rsidR="00D04018" w:rsidRPr="004F0726">
        <w:rPr>
          <w:rStyle w:val="BookTitle"/>
        </w:rPr>
        <w:t xml:space="preserve"> </w:t>
      </w:r>
      <w:proofErr w:type="spellStart"/>
      <w:r w:rsidR="00D04018" w:rsidRPr="004F0726">
        <w:rPr>
          <w:rStyle w:val="BookTitle"/>
        </w:rPr>
        <w:t>olvido</w:t>
      </w:r>
      <w:proofErr w:type="spellEnd"/>
      <w:r w:rsidR="00D04018" w:rsidRPr="00D04018">
        <w:rPr>
          <w:lang w:val="es-CO"/>
        </w:rPr>
        <w:t xml:space="preserve"> (pp. 539-591). </w:t>
      </w:r>
      <w:r w:rsidR="00D04018" w:rsidRPr="00D04018">
        <w:t>Madrid: Editorial Trotta.</w:t>
      </w:r>
    </w:p>
    <w:p w14:paraId="69888C64" w14:textId="178AAC6E" w:rsidR="00D04018" w:rsidRPr="00D04018" w:rsidRDefault="004F0726" w:rsidP="004F0726">
      <w:pPr>
        <w:pStyle w:val="Bibentry"/>
      </w:pPr>
      <w:r>
        <w:t xml:space="preserve">Ben </w:t>
      </w:r>
      <w:proofErr w:type="spellStart"/>
      <w:r w:rsidR="00D04018" w:rsidRPr="00D04018">
        <w:t>Shneiderman</w:t>
      </w:r>
      <w:proofErr w:type="spellEnd"/>
      <w:r w:rsidR="00D04018" w:rsidRPr="00D04018">
        <w:t xml:space="preserve"> (2020). Bridging the gap between ethics and practice: guidelines for reliable, safe, and trustworthy human-centered AI systems. ACM Transactions on Interactive Intelligent Systems (TiiS), 10(4), 1-31.</w:t>
      </w:r>
    </w:p>
    <w:p w14:paraId="39967E7A" w14:textId="1488A87F" w:rsidR="00D04018" w:rsidRPr="00D04018" w:rsidRDefault="004F0726" w:rsidP="004F0726">
      <w:pPr>
        <w:pStyle w:val="Bibentry"/>
      </w:pPr>
      <w:r>
        <w:t xml:space="preserve">Ilaria </w:t>
      </w:r>
      <w:proofErr w:type="spellStart"/>
      <w:r w:rsidR="00D04018" w:rsidRPr="00D04018">
        <w:t>Tiddi</w:t>
      </w:r>
      <w:proofErr w:type="spellEnd"/>
      <w:r w:rsidR="00D04018" w:rsidRPr="00D04018">
        <w:t>,</w:t>
      </w:r>
      <w:r>
        <w:t xml:space="preserve"> Victor d</w:t>
      </w:r>
      <w:r w:rsidR="00D04018" w:rsidRPr="00D04018">
        <w:t xml:space="preserve">e Boer, </w:t>
      </w:r>
      <w:r>
        <w:t>Stephan</w:t>
      </w:r>
      <w:r w:rsidR="00D04018" w:rsidRPr="00D04018">
        <w:t xml:space="preserve"> Schlobach &amp;</w:t>
      </w:r>
      <w:r>
        <w:t xml:space="preserve"> Andr</w:t>
      </w:r>
      <w:r w:rsidRPr="004F0726">
        <w:t>é</w:t>
      </w:r>
      <w:r w:rsidR="00D04018" w:rsidRPr="00D04018">
        <w:t xml:space="preserve"> Meyer-Vitali, A. (2023). Knowledge engineering for hybrid intelligence. In Proceedings of the 12th Knowledge Capture Conference 2023 (</w:t>
      </w:r>
      <w:proofErr w:type="gramStart"/>
      <w:r w:rsidR="00D04018" w:rsidRPr="00D04018">
        <w:t>pp</w:t>
      </w:r>
      <w:proofErr w:type="gramEnd"/>
      <w:r w:rsidR="00D04018" w:rsidRPr="00D04018">
        <w:t>. 75-82). (</w:t>
      </w:r>
      <w:hyperlink r:id="rId11" w:history="1">
        <w:r w:rsidR="00D04018" w:rsidRPr="00D04018">
          <w:rPr>
            <w:rStyle w:val="Hyperlink"/>
          </w:rPr>
          <w:t>https://doi.org/10.1145/3587259.3627541</w:t>
        </w:r>
      </w:hyperlink>
      <w:r w:rsidR="00D04018" w:rsidRPr="00D04018">
        <w:t>).</w:t>
      </w:r>
    </w:p>
    <w:p w14:paraId="4306DDA7" w14:textId="65ADF381" w:rsidR="007C12A1" w:rsidRPr="004F0726" w:rsidRDefault="004F0726" w:rsidP="004F0726">
      <w:pPr>
        <w:pStyle w:val="Bibentry"/>
      </w:pPr>
      <w:r>
        <w:t xml:space="preserve">Peter </w:t>
      </w:r>
      <w:r w:rsidR="00D04018" w:rsidRPr="00D04018">
        <w:t xml:space="preserve">Wacnik, </w:t>
      </w:r>
      <w:r>
        <w:t xml:space="preserve">Shanna </w:t>
      </w:r>
      <w:r w:rsidR="00D04018" w:rsidRPr="00D04018">
        <w:t xml:space="preserve">Daly, &amp; </w:t>
      </w:r>
      <w:r>
        <w:t xml:space="preserve">Aditi </w:t>
      </w:r>
      <w:r w:rsidR="00D04018" w:rsidRPr="00D04018">
        <w:t>Verma, A. (2025). Participatory design: a systematic review and insights for future practice. Design Science, 11, e21. https://doi.org/10.1017/dsj.2025.10009.</w:t>
      </w:r>
    </w:p>
    <w:sectPr w:rsidR="007C12A1" w:rsidRPr="004F0726" w:rsidSect="000C6221">
      <w:footerReference w:type="default" r:id="rId12"/>
      <w:footerReference w:type="first" r:id="rId13"/>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FA076" w14:textId="77777777" w:rsidR="005A19C2" w:rsidRDefault="005A19C2" w:rsidP="005B434B">
      <w:pPr>
        <w:spacing w:after="0" w:line="240" w:lineRule="auto"/>
      </w:pPr>
      <w:r>
        <w:separator/>
      </w:r>
    </w:p>
  </w:endnote>
  <w:endnote w:type="continuationSeparator" w:id="0">
    <w:p w14:paraId="30B8EA19" w14:textId="77777777"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ourier New">
    <w:panose1 w:val="02070309020205020404"/>
    <w:charset w:val="00"/>
    <w:family w:val="modern"/>
    <w:pitch w:val="fixed"/>
    <w:sig w:usb0="E0002EFF" w:usb1="C0007843" w:usb2="00000009" w:usb3="00000000" w:csb0="000001FF"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B586" w14:textId="77777777" w:rsidR="007C12A1"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607F" w14:textId="77777777" w:rsidR="007C12A1" w:rsidRDefault="007C12A1">
    <w:pPr>
      <w:pStyle w:val="Footer"/>
    </w:pPr>
  </w:p>
  <w:p w14:paraId="1DBDB3AB" w14:textId="77777777" w:rsidR="007C12A1" w:rsidRDefault="007C12A1">
    <w:pPr>
      <w:pStyle w:val="Footer"/>
    </w:pPr>
  </w:p>
  <w:p w14:paraId="11A25E32" w14:textId="77777777" w:rsidR="007C12A1" w:rsidRDefault="007C12A1">
    <w:pPr>
      <w:pStyle w:val="Footer"/>
    </w:pPr>
  </w:p>
  <w:p w14:paraId="1D046B0C" w14:textId="77777777" w:rsidR="007C12A1" w:rsidRDefault="007C12A1">
    <w:pPr>
      <w:pStyle w:val="Footer"/>
    </w:pPr>
  </w:p>
  <w:p w14:paraId="4D8B7EC1" w14:textId="77777777" w:rsidR="007C12A1" w:rsidRDefault="007C12A1">
    <w:pPr>
      <w:pStyle w:val="Footer"/>
    </w:pPr>
  </w:p>
  <w:p w14:paraId="7B8A9251" w14:textId="77777777" w:rsidR="007C12A1" w:rsidRDefault="007C12A1">
    <w:pPr>
      <w:pStyle w:val="Footer"/>
    </w:pPr>
  </w:p>
  <w:p w14:paraId="0E1C3653" w14:textId="77777777" w:rsidR="007C12A1" w:rsidRDefault="007C12A1">
    <w:pPr>
      <w:pStyle w:val="Footer"/>
    </w:pPr>
  </w:p>
  <w:p w14:paraId="6B5CBC3B" w14:textId="77777777" w:rsidR="007C12A1" w:rsidRDefault="007C12A1">
    <w:pPr>
      <w:pStyle w:val="Footer"/>
    </w:pPr>
  </w:p>
  <w:p w14:paraId="5FAE1878" w14:textId="77777777" w:rsidR="007C12A1" w:rsidRDefault="007C12A1">
    <w:pPr>
      <w:pStyle w:val="Footer"/>
    </w:pPr>
  </w:p>
  <w:p w14:paraId="34EDA94F" w14:textId="77777777" w:rsidR="007C12A1" w:rsidRDefault="007C12A1">
    <w:pPr>
      <w:pStyle w:val="Footer"/>
    </w:pPr>
  </w:p>
  <w:p w14:paraId="1C84FCE4" w14:textId="77777777" w:rsidR="007C12A1" w:rsidRDefault="007C12A1">
    <w:pPr>
      <w:pStyle w:val="Footer"/>
    </w:pPr>
  </w:p>
  <w:p w14:paraId="34E66B5B" w14:textId="77777777" w:rsidR="007C12A1" w:rsidRDefault="007C12A1">
    <w:pPr>
      <w:pStyle w:val="Footer"/>
    </w:pPr>
  </w:p>
  <w:p w14:paraId="06B14233" w14:textId="77777777" w:rsidR="007C12A1" w:rsidRDefault="007C12A1">
    <w:pPr>
      <w:pStyle w:val="Footer"/>
    </w:pPr>
  </w:p>
  <w:p w14:paraId="59456496" w14:textId="77777777" w:rsidR="007C12A1" w:rsidRDefault="007C12A1">
    <w:pPr>
      <w:pStyle w:val="Footer"/>
    </w:pPr>
  </w:p>
  <w:p w14:paraId="5630A1F6" w14:textId="77777777" w:rsidR="007C12A1" w:rsidRDefault="007C12A1">
    <w:pPr>
      <w:pStyle w:val="Footer"/>
    </w:pPr>
  </w:p>
  <w:p w14:paraId="22C2418C" w14:textId="77777777" w:rsidR="007C12A1" w:rsidRDefault="007C12A1">
    <w:pPr>
      <w:pStyle w:val="Footer"/>
    </w:pPr>
  </w:p>
  <w:p w14:paraId="11594FE9" w14:textId="77777777" w:rsidR="007C12A1" w:rsidRDefault="007C1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EB9B" w14:textId="77777777" w:rsidR="005A19C2" w:rsidRDefault="005A19C2" w:rsidP="005B434B">
      <w:pPr>
        <w:spacing w:after="0" w:line="240" w:lineRule="auto"/>
      </w:pPr>
      <w:r>
        <w:separator/>
      </w:r>
    </w:p>
  </w:footnote>
  <w:footnote w:type="continuationSeparator" w:id="0">
    <w:p w14:paraId="4D427A11" w14:textId="77777777" w:rsidR="005A19C2" w:rsidRDefault="005A19C2" w:rsidP="005B434B">
      <w:pPr>
        <w:spacing w:after="0" w:line="240" w:lineRule="auto"/>
      </w:pPr>
      <w:r>
        <w:continuationSeparator/>
      </w:r>
    </w:p>
  </w:footnote>
  <w:footnote w:id="1">
    <w:p w14:paraId="58D800A6" w14:textId="1BC103C2" w:rsidR="005B434B" w:rsidDel="0015580C" w:rsidRDefault="005B434B" w:rsidP="00BD5B2E">
      <w:pPr>
        <w:pStyle w:val="Head3"/>
        <w:numPr>
          <w:ilvl w:val="0"/>
          <w:numId w:val="0"/>
        </w:numPr>
        <w:rPr>
          <w:del w:id="1" w:author="ELENA GÓMEZ RICO" w:date="2025-10-16T12:38:00Z" w16du:dateUtc="2025-10-16T10:38:00Z"/>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CBD"/>
    <w:multiLevelType w:val="multilevel"/>
    <w:tmpl w:val="E552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F6EFF"/>
    <w:multiLevelType w:val="multilevel"/>
    <w:tmpl w:val="1A52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3"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094722E"/>
    <w:multiLevelType w:val="multilevel"/>
    <w:tmpl w:val="48EA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DF94A6D"/>
    <w:multiLevelType w:val="multilevel"/>
    <w:tmpl w:val="E56C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B0B32"/>
    <w:multiLevelType w:val="multilevel"/>
    <w:tmpl w:val="6B38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313116">
    <w:abstractNumId w:val="6"/>
  </w:num>
  <w:num w:numId="2" w16cid:durableId="257645280">
    <w:abstractNumId w:val="5"/>
  </w:num>
  <w:num w:numId="3" w16cid:durableId="2142918884">
    <w:abstractNumId w:val="2"/>
  </w:num>
  <w:num w:numId="4" w16cid:durableId="1315991531">
    <w:abstractNumId w:val="3"/>
  </w:num>
  <w:num w:numId="5" w16cid:durableId="1494953749">
    <w:abstractNumId w:val="7"/>
  </w:num>
  <w:num w:numId="6" w16cid:durableId="2005236167">
    <w:abstractNumId w:val="2"/>
    <w:lvlOverride w:ilvl="0">
      <w:startOverride w:val="1"/>
    </w:lvlOverride>
  </w:num>
  <w:num w:numId="7" w16cid:durableId="1749381996">
    <w:abstractNumId w:val="2"/>
    <w:lvlOverride w:ilvl="0">
      <w:startOverride w:val="1"/>
    </w:lvlOverride>
  </w:num>
  <w:num w:numId="8" w16cid:durableId="981008416">
    <w:abstractNumId w:val="2"/>
    <w:lvlOverride w:ilvl="0">
      <w:startOverride w:val="1"/>
    </w:lvlOverride>
  </w:num>
  <w:num w:numId="9" w16cid:durableId="2003043182">
    <w:abstractNumId w:val="4"/>
  </w:num>
  <w:num w:numId="10" w16cid:durableId="1402482795">
    <w:abstractNumId w:val="1"/>
  </w:num>
  <w:num w:numId="11" w16cid:durableId="1945726819">
    <w:abstractNumId w:val="0"/>
  </w:num>
  <w:num w:numId="12" w16cid:durableId="1071777439">
    <w:abstractNumId w:val="8"/>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GÓMEZ RICO">
    <w15:presenceInfo w15:providerId="AD" w15:userId="S::egomezri119@alumnes.ub.edu::258c64dc-1d05-448f-96dc-a580b6044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8706B"/>
    <w:rsid w:val="0009314B"/>
    <w:rsid w:val="000D6541"/>
    <w:rsid w:val="000F4E3C"/>
    <w:rsid w:val="001142BA"/>
    <w:rsid w:val="0015580C"/>
    <w:rsid w:val="001754DD"/>
    <w:rsid w:val="001B633D"/>
    <w:rsid w:val="001C6FC6"/>
    <w:rsid w:val="001D3CDD"/>
    <w:rsid w:val="002107EB"/>
    <w:rsid w:val="00214A3E"/>
    <w:rsid w:val="0022111E"/>
    <w:rsid w:val="00223486"/>
    <w:rsid w:val="0023048B"/>
    <w:rsid w:val="00231DBC"/>
    <w:rsid w:val="002601C2"/>
    <w:rsid w:val="00277C30"/>
    <w:rsid w:val="0029158F"/>
    <w:rsid w:val="00292C1F"/>
    <w:rsid w:val="00296257"/>
    <w:rsid w:val="002C37CC"/>
    <w:rsid w:val="002E204E"/>
    <w:rsid w:val="002F58C9"/>
    <w:rsid w:val="002F5B40"/>
    <w:rsid w:val="00340671"/>
    <w:rsid w:val="003756D0"/>
    <w:rsid w:val="00394213"/>
    <w:rsid w:val="003A253B"/>
    <w:rsid w:val="00426740"/>
    <w:rsid w:val="00457C1D"/>
    <w:rsid w:val="004923DD"/>
    <w:rsid w:val="004F0726"/>
    <w:rsid w:val="00547F6A"/>
    <w:rsid w:val="005A19C2"/>
    <w:rsid w:val="005B434B"/>
    <w:rsid w:val="005C3913"/>
    <w:rsid w:val="006B5C30"/>
    <w:rsid w:val="006C53BD"/>
    <w:rsid w:val="00706DB4"/>
    <w:rsid w:val="00716252"/>
    <w:rsid w:val="00720F9D"/>
    <w:rsid w:val="00735CE4"/>
    <w:rsid w:val="00737F1F"/>
    <w:rsid w:val="00786865"/>
    <w:rsid w:val="007A611A"/>
    <w:rsid w:val="007B0BAA"/>
    <w:rsid w:val="007B36F5"/>
    <w:rsid w:val="007C12A1"/>
    <w:rsid w:val="007E20EF"/>
    <w:rsid w:val="00804085"/>
    <w:rsid w:val="0081437E"/>
    <w:rsid w:val="00854D22"/>
    <w:rsid w:val="00884E06"/>
    <w:rsid w:val="008D14C0"/>
    <w:rsid w:val="008F46DC"/>
    <w:rsid w:val="00920182"/>
    <w:rsid w:val="009641B8"/>
    <w:rsid w:val="009B76D7"/>
    <w:rsid w:val="009E27FA"/>
    <w:rsid w:val="009F684F"/>
    <w:rsid w:val="00A27A9F"/>
    <w:rsid w:val="00A3685D"/>
    <w:rsid w:val="00A54008"/>
    <w:rsid w:val="00A55475"/>
    <w:rsid w:val="00A6011A"/>
    <w:rsid w:val="00AD6C5E"/>
    <w:rsid w:val="00AF5390"/>
    <w:rsid w:val="00B40EB1"/>
    <w:rsid w:val="00B648CA"/>
    <w:rsid w:val="00B657BD"/>
    <w:rsid w:val="00BD04E6"/>
    <w:rsid w:val="00BD5B2E"/>
    <w:rsid w:val="00CB7529"/>
    <w:rsid w:val="00D04018"/>
    <w:rsid w:val="00D07298"/>
    <w:rsid w:val="00DA1CE2"/>
    <w:rsid w:val="00E037CD"/>
    <w:rsid w:val="00E22563"/>
    <w:rsid w:val="00E55E8D"/>
    <w:rsid w:val="00E8084A"/>
    <w:rsid w:val="00E8234D"/>
    <w:rsid w:val="00E92194"/>
    <w:rsid w:val="00EF5BB9"/>
    <w:rsid w:val="00F07897"/>
    <w:rsid w:val="00F46728"/>
    <w:rsid w:val="00F570F1"/>
    <w:rsid w:val="00F6354E"/>
    <w:rsid w:val="00F960E5"/>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10D23"/>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2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3"/>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2"/>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1"/>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customStyle="1" w:styleId="Heading3Char">
    <w:name w:val="Heading 3 Char"/>
    <w:basedOn w:val="DefaultParagraphFont"/>
    <w:link w:val="Heading3"/>
    <w:uiPriority w:val="9"/>
    <w:semiHidden/>
    <w:rsid w:val="007C12A1"/>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9E27FA"/>
    <w:rPr>
      <w:color w:val="605E5C"/>
      <w:shd w:val="clear" w:color="auto" w:fill="E1DFDD"/>
    </w:rPr>
  </w:style>
  <w:style w:type="paragraph" w:styleId="NormalWeb">
    <w:name w:val="Normal (Web)"/>
    <w:basedOn w:val="Normal"/>
    <w:uiPriority w:val="99"/>
    <w:semiHidden/>
    <w:unhideWhenUsed/>
    <w:rsid w:val="00D04018"/>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D04018"/>
    <w:pPr>
      <w:spacing w:after="200" w:line="240" w:lineRule="auto"/>
    </w:pPr>
    <w:rPr>
      <w:i/>
      <w:iCs/>
      <w:color w:val="44546A" w:themeColor="text2"/>
      <w:sz w:val="18"/>
      <w:szCs w:val="18"/>
    </w:rPr>
  </w:style>
  <w:style w:type="paragraph" w:styleId="Revision">
    <w:name w:val="Revision"/>
    <w:hidden/>
    <w:uiPriority w:val="99"/>
    <w:semiHidden/>
    <w:rsid w:val="00D04018"/>
    <w:pPr>
      <w:spacing w:after="0" w:line="240" w:lineRule="auto"/>
    </w:pPr>
  </w:style>
  <w:style w:type="character" w:styleId="SubtleEmphasis">
    <w:name w:val="Subtle Emphasis"/>
    <w:basedOn w:val="DefaultParagraphFont"/>
    <w:uiPriority w:val="19"/>
    <w:qFormat/>
    <w:rsid w:val="0015580C"/>
    <w:rPr>
      <w:i/>
      <w:iCs/>
      <w:color w:val="404040" w:themeColor="text1" w:themeTint="BF"/>
    </w:rPr>
  </w:style>
  <w:style w:type="character" w:styleId="FollowedHyperlink">
    <w:name w:val="FollowedHyperlink"/>
    <w:basedOn w:val="DefaultParagraphFont"/>
    <w:uiPriority w:val="99"/>
    <w:semiHidden/>
    <w:unhideWhenUsed/>
    <w:rsid w:val="002107EB"/>
    <w:rPr>
      <w:color w:val="954F72" w:themeColor="followedHyperlink"/>
      <w:u w:val="single"/>
    </w:rPr>
  </w:style>
  <w:style w:type="character" w:styleId="BookTitle">
    <w:name w:val="Book Title"/>
    <w:basedOn w:val="DefaultParagraphFont"/>
    <w:uiPriority w:val="33"/>
    <w:qFormat/>
    <w:rsid w:val="004F072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530/jscires.13.1.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587259.3627541"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doi.org/10.3233/sw-223228" TargetMode="External"/><Relationship Id="rId4" Type="http://schemas.openxmlformats.org/officeDocument/2006/relationships/settings" Target="settings.xml"/><Relationship Id="rId9" Type="http://schemas.openxmlformats.org/officeDocument/2006/relationships/hyperlink" Target="https://doi.org/10.1108/GKMC-04-2023-01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BC93-84C8-43C3-BC03-1514D6F18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1702</TotalTime>
  <Pages>7</Pages>
  <Words>3636</Words>
  <Characters>20726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ELENA GÓMEZ RICO</cp:lastModifiedBy>
  <cp:revision>43</cp:revision>
  <cp:lastPrinted>2025-10-16T16:17:00Z</cp:lastPrinted>
  <dcterms:created xsi:type="dcterms:W3CDTF">2020-08-18T11:08:00Z</dcterms:created>
  <dcterms:modified xsi:type="dcterms:W3CDTF">2025-10-16T16:43:00Z</dcterms:modified>
</cp:coreProperties>
</file>