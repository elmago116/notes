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DE803" w14:textId="080EFC35" w:rsidR="00E808C0" w:rsidRDefault="00E808C0" w:rsidP="138F6477">
      <w:pPr>
        <w:pStyle w:val="Heading1"/>
        <w:spacing w:before="0" w:after="0" w:line="360" w:lineRule="auto"/>
        <w:rPr>
          <w:ins w:id="0" w:author="ELENA GÓMEZ RICO" w:date="2026-03-16T19:24:00Z" w16du:dateUtc="2026-03-16T18:24:00Z"/>
          <w:rFonts w:ascii="Times New Roman" w:hAnsi="Times New Roman" w:cs="Times New Roman"/>
        </w:rPr>
      </w:pPr>
      <w:bookmarkStart w:id="1" w:name="introduction"/>
      <w:r w:rsidRPr="138F6477">
        <w:rPr>
          <w:rFonts w:ascii="Times New Roman" w:hAnsi="Times New Roman" w:cs="Times New Roman"/>
        </w:rPr>
        <w:t xml:space="preserve">Methodologies </w:t>
      </w:r>
      <w:del w:id="2" w:author="ELENA GÓMEZ RICO" w:date="2026-03-16T19:23:00Z" w16du:dateUtc="2026-03-16T18:23:00Z">
        <w:r w:rsidRPr="138F6477" w:rsidDel="00B31366">
          <w:rPr>
            <w:rFonts w:ascii="Times New Roman" w:hAnsi="Times New Roman" w:cs="Times New Roman"/>
          </w:rPr>
          <w:delText xml:space="preserve">of </w:delText>
        </w:r>
      </w:del>
      <w:ins w:id="3" w:author="ELENA GÓMEZ RICO" w:date="2026-03-16T19:23:00Z" w16du:dateUtc="2026-03-16T18:23:00Z">
        <w:r w:rsidR="00B31366">
          <w:rPr>
            <w:rFonts w:ascii="Times New Roman" w:hAnsi="Times New Roman" w:cs="Times New Roman"/>
          </w:rPr>
          <w:t>for</w:t>
        </w:r>
        <w:r w:rsidR="00B31366" w:rsidRPr="138F6477">
          <w:rPr>
            <w:rFonts w:ascii="Times New Roman" w:hAnsi="Times New Roman" w:cs="Times New Roman"/>
          </w:rPr>
          <w:t xml:space="preserve"> </w:t>
        </w:r>
      </w:ins>
      <w:r w:rsidRPr="138F6477">
        <w:rPr>
          <w:rFonts w:ascii="Times New Roman" w:hAnsi="Times New Roman" w:cs="Times New Roman"/>
        </w:rPr>
        <w:t>user-cent</w:t>
      </w:r>
      <w:r w:rsidR="00BE72A4" w:rsidRPr="138F6477">
        <w:rPr>
          <w:rFonts w:ascii="Times New Roman" w:hAnsi="Times New Roman" w:cs="Times New Roman"/>
        </w:rPr>
        <w:t>e</w:t>
      </w:r>
      <w:r w:rsidRPr="138F6477">
        <w:rPr>
          <w:rFonts w:ascii="Times New Roman" w:hAnsi="Times New Roman" w:cs="Times New Roman"/>
        </w:rPr>
        <w:t>red</w:t>
      </w:r>
      <w:del w:id="4" w:author="ELENA GÓMEZ RICO" w:date="2026-03-16T19:23:00Z" w16du:dateUtc="2026-03-16T18:23:00Z">
        <w:r w:rsidRPr="138F6477" w:rsidDel="00B31366">
          <w:rPr>
            <w:rFonts w:ascii="Times New Roman" w:hAnsi="Times New Roman" w:cs="Times New Roman"/>
          </w:rPr>
          <w:delText>,</w:delText>
        </w:r>
      </w:del>
      <w:r w:rsidRPr="138F6477">
        <w:rPr>
          <w:rFonts w:ascii="Times New Roman" w:hAnsi="Times New Roman" w:cs="Times New Roman"/>
        </w:rPr>
        <w:t xml:space="preserve"> designed semantic</w:t>
      </w:r>
      <w:del w:id="5" w:author="ELENA GÓMEZ RICO" w:date="2026-03-16T19:24:00Z" w16du:dateUtc="2026-03-16T18:24:00Z">
        <w:r w:rsidRPr="138F6477" w:rsidDel="00B31366">
          <w:rPr>
            <w:rFonts w:ascii="Times New Roman" w:hAnsi="Times New Roman" w:cs="Times New Roman"/>
          </w:rPr>
          <w:delText>/</w:delText>
        </w:r>
      </w:del>
      <w:ins w:id="6" w:author="ELENA GÓMEZ RICO" w:date="2026-03-16T19:24:00Z" w16du:dateUtc="2026-03-16T18:24:00Z">
        <w:r w:rsidR="00B31366">
          <w:rPr>
            <w:rFonts w:ascii="Times New Roman" w:hAnsi="Times New Roman" w:cs="Times New Roman"/>
          </w:rPr>
          <w:t xml:space="preserve"> or </w:t>
        </w:r>
      </w:ins>
      <w:r w:rsidRPr="138F6477">
        <w:rPr>
          <w:rFonts w:ascii="Times New Roman" w:hAnsi="Times New Roman" w:cs="Times New Roman"/>
        </w:rPr>
        <w:t>neurosymbolic AI systems for cultural heritage and epistemic justice</w:t>
      </w:r>
    </w:p>
    <w:p w14:paraId="1FCFDC36" w14:textId="77777777" w:rsidR="00B31366" w:rsidRPr="00B31366" w:rsidRDefault="00B31366" w:rsidP="00B31366">
      <w:pPr>
        <w:pStyle w:val="BodyText"/>
        <w:rPr>
          <w:rPrChange w:id="7" w:author="ELENA GÓMEZ RICO" w:date="2026-03-16T19:24:00Z" w16du:dateUtc="2026-03-16T18:24:00Z">
            <w:rPr>
              <w:rFonts w:ascii="Times New Roman" w:hAnsi="Times New Roman" w:cs="Times New Roman"/>
            </w:rPr>
          </w:rPrChange>
        </w:rPr>
        <w:pPrChange w:id="8" w:author="ELENA GÓMEZ RICO" w:date="2026-03-16T19:24:00Z" w16du:dateUtc="2026-03-16T18:24:00Z">
          <w:pPr>
            <w:pStyle w:val="Heading1"/>
            <w:spacing w:before="0" w:after="0" w:line="360" w:lineRule="auto"/>
          </w:pPr>
        </w:pPrChange>
      </w:pPr>
    </w:p>
    <w:p w14:paraId="299BE10E" w14:textId="09A33ED3" w:rsidR="00307D51" w:rsidRPr="00492B76" w:rsidRDefault="00000000" w:rsidP="00492B76">
      <w:pPr>
        <w:pStyle w:val="Heading1"/>
        <w:spacing w:line="360" w:lineRule="auto"/>
        <w:jc w:val="both"/>
        <w:rPr>
          <w:rFonts w:ascii="Times New Roman" w:hAnsi="Times New Roman" w:cs="Times New Roman"/>
        </w:rPr>
      </w:pPr>
      <w:r w:rsidRPr="00492B76">
        <w:rPr>
          <w:rFonts w:ascii="Times New Roman" w:hAnsi="Times New Roman" w:cs="Times New Roman"/>
        </w:rPr>
        <w:lastRenderedPageBreak/>
        <w:t>Introduction</w:t>
      </w:r>
    </w:p>
    <w:p w14:paraId="07524CEC" w14:textId="41752E17" w:rsidR="00D26924" w:rsidRPr="00492B76" w:rsidRDefault="00D26924" w:rsidP="00492B76">
      <w:pPr>
        <w:pStyle w:val="Heading1"/>
        <w:spacing w:line="360" w:lineRule="auto"/>
        <w:jc w:val="both"/>
        <w:rPr>
          <w:rFonts w:ascii="Times New Roman" w:eastAsiaTheme="minorHAnsi" w:hAnsi="Times New Roman" w:cs="Times New Roman"/>
          <w:color w:val="auto"/>
          <w:sz w:val="24"/>
          <w:szCs w:val="24"/>
        </w:rPr>
      </w:pPr>
      <w:bookmarkStart w:id="9" w:name="theoretical-framework"/>
      <w:bookmarkEnd w:id="1"/>
      <w:r w:rsidRPr="00492B76">
        <w:rPr>
          <w:rFonts w:ascii="Times New Roman" w:eastAsiaTheme="minorHAnsi" w:hAnsi="Times New Roman" w:cs="Times New Roman"/>
          <w:color w:val="auto"/>
          <w:sz w:val="24"/>
          <w:szCs w:val="24"/>
        </w:rPr>
        <w:t xml:space="preserve">Digital libraries have shifted from technical repositories to socio-technical ecosystems where semantic and neurosymbolic AI (Wang </w:t>
      </w:r>
      <w:r w:rsidRPr="00492B76">
        <w:rPr>
          <w:rFonts w:ascii="Times New Roman" w:eastAsiaTheme="minorHAnsi" w:hAnsi="Times New Roman" w:cs="Times New Roman"/>
          <w:i/>
          <w:color w:val="auto"/>
          <w:sz w:val="24"/>
          <w:szCs w:val="24"/>
        </w:rPr>
        <w:t xml:space="preserve">et al., </w:t>
      </w:r>
      <w:r w:rsidRPr="00492B76">
        <w:rPr>
          <w:rFonts w:ascii="Times New Roman" w:eastAsiaTheme="minorHAnsi" w:hAnsi="Times New Roman" w:cs="Times New Roman"/>
          <w:color w:val="auto"/>
          <w:sz w:val="24"/>
          <w:szCs w:val="24"/>
        </w:rPr>
        <w:t>2024) must serve diverse, situated communities (</w:t>
      </w:r>
      <w:proofErr w:type="spellStart"/>
      <w:r w:rsidRPr="00492B76">
        <w:rPr>
          <w:rFonts w:ascii="Times New Roman" w:eastAsiaTheme="minorHAnsi" w:hAnsi="Times New Roman" w:cs="Times New Roman"/>
          <w:color w:val="auto"/>
          <w:sz w:val="24"/>
          <w:szCs w:val="24"/>
        </w:rPr>
        <w:t>Shneiderman</w:t>
      </w:r>
      <w:proofErr w:type="spellEnd"/>
      <w:r w:rsidRPr="00492B76">
        <w:rPr>
          <w:rFonts w:ascii="Times New Roman" w:eastAsiaTheme="minorHAnsi" w:hAnsi="Times New Roman" w:cs="Times New Roman"/>
          <w:color w:val="auto"/>
          <w:sz w:val="24"/>
          <w:szCs w:val="24"/>
        </w:rPr>
        <w:t>, 2021; Haraway, 1991). “User-centered” is therefore a complex, context-dependent task (</w:t>
      </w:r>
      <w:proofErr w:type="spellStart"/>
      <w:r w:rsidRPr="00492B76">
        <w:rPr>
          <w:rFonts w:ascii="Times New Roman" w:eastAsiaTheme="minorHAnsi" w:hAnsi="Times New Roman" w:cs="Times New Roman"/>
          <w:color w:val="auto"/>
          <w:sz w:val="24"/>
          <w:szCs w:val="24"/>
        </w:rPr>
        <w:t>Wacnik</w:t>
      </w:r>
      <w:proofErr w:type="spellEnd"/>
      <w:r w:rsidRPr="00492B76">
        <w:rPr>
          <w:rFonts w:ascii="Times New Roman" w:eastAsiaTheme="minorHAnsi" w:hAnsi="Times New Roman" w:cs="Times New Roman"/>
          <w:color w:val="auto"/>
          <w:sz w:val="24"/>
          <w:szCs w:val="24"/>
        </w:rPr>
        <w:t xml:space="preserve"> </w:t>
      </w:r>
      <w:r w:rsidRPr="00492B76">
        <w:rPr>
          <w:rFonts w:ascii="Times New Roman" w:eastAsiaTheme="minorHAnsi" w:hAnsi="Times New Roman" w:cs="Times New Roman"/>
          <w:i/>
          <w:color w:val="auto"/>
          <w:sz w:val="24"/>
          <w:szCs w:val="24"/>
        </w:rPr>
        <w:t xml:space="preserve">et al., </w:t>
      </w:r>
      <w:r w:rsidRPr="00492B76">
        <w:rPr>
          <w:rFonts w:ascii="Times New Roman" w:eastAsiaTheme="minorHAnsi" w:hAnsi="Times New Roman" w:cs="Times New Roman"/>
          <w:color w:val="auto"/>
          <w:sz w:val="24"/>
          <w:szCs w:val="24"/>
        </w:rPr>
        <w:t>2025) rather than a fixed recipe: roles range from co-designers to annotators, evaluators, or data subjects, and responsibilities span usability, provenance, bias mitigation, and epistemic justice.</w:t>
      </w:r>
    </w:p>
    <w:p w14:paraId="7B5DA2F1" w14:textId="77777777" w:rsidR="00D26924" w:rsidRPr="00492B76" w:rsidRDefault="00D26924" w:rsidP="00492B76">
      <w:pPr>
        <w:pStyle w:val="Heading1"/>
        <w:spacing w:line="360" w:lineRule="auto"/>
        <w:jc w:val="both"/>
        <w:rPr>
          <w:rFonts w:ascii="Times New Roman" w:eastAsiaTheme="minorHAnsi" w:hAnsi="Times New Roman" w:cs="Times New Roman"/>
          <w:color w:val="auto"/>
          <w:sz w:val="24"/>
          <w:szCs w:val="24"/>
        </w:rPr>
      </w:pPr>
      <w:r w:rsidRPr="00492B76">
        <w:rPr>
          <w:rFonts w:ascii="Times New Roman" w:eastAsiaTheme="minorHAnsi" w:hAnsi="Times New Roman" w:cs="Times New Roman"/>
          <w:color w:val="auto"/>
          <w:sz w:val="24"/>
          <w:szCs w:val="24"/>
        </w:rPr>
        <w:t>Use-case research offers a pragmatic lens to see how methods, roles, and power interplay across concrete use-cases. Participatory indexing experiments show co-design can surface needs while exposing tensions between expert vocabularies and lived practices (Leblanc, 2020). Future-oriented Human-Computer Interaction (HCI) work argues that exploration support requires tightly coupling UX researchers, domain experts, and developers within knowledge-graph-driven workflows to avoid brittle, designer-only models (Fox and Chandrasekar, 2021). Symbolic-AI evaluation reminds that human control must be preserved alongside system autonomy to prevent opaque or unsafe behaviors, making human oversight a design requirement rather than an afterthought (Calvano, 2024).</w:t>
      </w:r>
    </w:p>
    <w:p w14:paraId="5240F402" w14:textId="027F1D16" w:rsidR="00D26924" w:rsidRPr="00492B76" w:rsidRDefault="00D26924" w:rsidP="00492B76">
      <w:pPr>
        <w:pStyle w:val="Heading1"/>
        <w:spacing w:line="360" w:lineRule="auto"/>
        <w:jc w:val="both"/>
        <w:rPr>
          <w:rFonts w:ascii="Times New Roman" w:eastAsiaTheme="minorHAnsi" w:hAnsi="Times New Roman" w:cs="Times New Roman"/>
          <w:color w:val="auto"/>
          <w:sz w:val="24"/>
          <w:szCs w:val="24"/>
        </w:rPr>
      </w:pPr>
      <w:r w:rsidRPr="00492B76">
        <w:rPr>
          <w:rFonts w:ascii="Times New Roman" w:eastAsiaTheme="minorHAnsi" w:hAnsi="Times New Roman" w:cs="Times New Roman"/>
          <w:color w:val="auto"/>
          <w:sz w:val="24"/>
          <w:szCs w:val="24"/>
        </w:rPr>
        <w:t xml:space="preserve">Much co-production literature remains aspirational or facilitative, pointing to gaps between methodological guidance and real power-sharing (Turnhout </w:t>
      </w:r>
      <w:r w:rsidRPr="00492B76">
        <w:rPr>
          <w:rFonts w:ascii="Times New Roman" w:eastAsiaTheme="minorHAnsi" w:hAnsi="Times New Roman" w:cs="Times New Roman"/>
          <w:i/>
          <w:color w:val="auto"/>
          <w:sz w:val="24"/>
          <w:szCs w:val="24"/>
        </w:rPr>
        <w:t xml:space="preserve">et al., </w:t>
      </w:r>
      <w:r w:rsidRPr="00492B76">
        <w:rPr>
          <w:rFonts w:ascii="Times New Roman" w:eastAsiaTheme="minorHAnsi" w:hAnsi="Times New Roman" w:cs="Times New Roman"/>
          <w:color w:val="auto"/>
          <w:sz w:val="24"/>
          <w:szCs w:val="24"/>
        </w:rPr>
        <w:t>2020, p. 15). In cultural heritage, calls for decentralized curation, radical user orientation, and contextualized records suggest that standards and iterative development can broaden participation across archival processes (</w:t>
      </w:r>
      <w:proofErr w:type="spellStart"/>
      <w:r w:rsidRPr="00492B76">
        <w:rPr>
          <w:rFonts w:ascii="Times New Roman" w:eastAsiaTheme="minorHAnsi" w:hAnsi="Times New Roman" w:cs="Times New Roman"/>
          <w:color w:val="auto"/>
          <w:sz w:val="24"/>
          <w:szCs w:val="24"/>
        </w:rPr>
        <w:t>Garoufallou</w:t>
      </w:r>
      <w:proofErr w:type="spellEnd"/>
      <w:r w:rsidRPr="00492B76">
        <w:rPr>
          <w:rFonts w:ascii="Times New Roman" w:eastAsiaTheme="minorHAnsi" w:hAnsi="Times New Roman" w:cs="Times New Roman"/>
          <w:color w:val="auto"/>
          <w:sz w:val="24"/>
          <w:szCs w:val="24"/>
        </w:rPr>
        <w:t xml:space="preserve"> </w:t>
      </w:r>
      <w:r w:rsidRPr="00492B76">
        <w:rPr>
          <w:rFonts w:ascii="Times New Roman" w:eastAsiaTheme="minorHAnsi" w:hAnsi="Times New Roman" w:cs="Times New Roman"/>
          <w:i/>
          <w:color w:val="auto"/>
          <w:sz w:val="24"/>
          <w:szCs w:val="24"/>
        </w:rPr>
        <w:t xml:space="preserve">et al., </w:t>
      </w:r>
      <w:r w:rsidRPr="00492B76">
        <w:rPr>
          <w:rFonts w:ascii="Times New Roman" w:eastAsiaTheme="minorHAnsi" w:hAnsi="Times New Roman" w:cs="Times New Roman"/>
          <w:color w:val="auto"/>
          <w:sz w:val="24"/>
          <w:szCs w:val="24"/>
        </w:rPr>
        <w:t>2021, p. 384). Human-centered AI surveys underline the stakes: AI systems act on personal and trace data, with risks of inscrutable models, embedded bias (especially against minorities), privacy harms when models lack accountability (Capel and Brereton, 2023). These threads converge on a core premise: user roles and methods must be matched to domain sensitivities, community agency, and social responsibility.</w:t>
      </w:r>
    </w:p>
    <w:p w14:paraId="1378B790" w14:textId="77777777" w:rsidR="00D26924" w:rsidRPr="00492B76" w:rsidRDefault="00D26924" w:rsidP="00492B76">
      <w:pPr>
        <w:pStyle w:val="Heading1"/>
        <w:spacing w:line="360" w:lineRule="auto"/>
        <w:jc w:val="both"/>
        <w:rPr>
          <w:rFonts w:ascii="Times New Roman" w:eastAsiaTheme="minorHAnsi" w:hAnsi="Times New Roman" w:cs="Times New Roman"/>
          <w:color w:val="auto"/>
          <w:sz w:val="24"/>
          <w:szCs w:val="24"/>
        </w:rPr>
      </w:pPr>
      <w:r w:rsidRPr="00492B76">
        <w:rPr>
          <w:rFonts w:ascii="Times New Roman" w:eastAsiaTheme="minorHAnsi" w:hAnsi="Times New Roman" w:cs="Times New Roman"/>
          <w:color w:val="auto"/>
          <w:sz w:val="24"/>
          <w:szCs w:val="24"/>
        </w:rPr>
        <w:lastRenderedPageBreak/>
        <w:t>This article frames user-centered semantic/</w:t>
      </w:r>
      <w:proofErr w:type="spellStart"/>
      <w:r w:rsidRPr="00492B76">
        <w:rPr>
          <w:rFonts w:ascii="Times New Roman" w:eastAsiaTheme="minorHAnsi" w:hAnsi="Times New Roman" w:cs="Times New Roman"/>
          <w:color w:val="auto"/>
          <w:sz w:val="24"/>
          <w:szCs w:val="24"/>
        </w:rPr>
        <w:t>NeSy</w:t>
      </w:r>
      <w:proofErr w:type="spellEnd"/>
      <w:r w:rsidRPr="00492B76">
        <w:rPr>
          <w:rFonts w:ascii="Times New Roman" w:eastAsiaTheme="minorHAnsi" w:hAnsi="Times New Roman" w:cs="Times New Roman"/>
          <w:color w:val="auto"/>
          <w:sz w:val="24"/>
          <w:szCs w:val="24"/>
        </w:rPr>
        <w:t xml:space="preserve"> AI for digital libraries as a situated, negotiated practice. Through a use-case analysis across 22 use-cases, we map when and how users are integrated (early vs. late, continuous vs. episodic), what methodological tools are deployed (co-design workshops, usability testing, crowdsourcing, semantic curation, AI-assisted creation), and how participation levels and epistemic justice are addressed—or left implicit. By comparing concrete implementations—from co-designed indexing services to exploratory semantic search, crowdsourced enrichment, and community-led storytelling—we trace where users appear as co-creators, evaluators, annotators, or subjects, and how methodological choices shape inclusion, bias mitigation, and accountability. The goal is to surface patterns and gaps so future digital library projects can better align methodological strategies with the situated needs and rights of the communities they intend to serve, strengthening both social responsibility and technical robustness.</w:t>
      </w:r>
    </w:p>
    <w:p w14:paraId="79543007" w14:textId="0B6742C2" w:rsidR="00307D51" w:rsidRPr="00492B76" w:rsidRDefault="00000000" w:rsidP="00492B76">
      <w:pPr>
        <w:pStyle w:val="Heading1"/>
        <w:spacing w:line="360" w:lineRule="auto"/>
        <w:jc w:val="both"/>
        <w:rPr>
          <w:rFonts w:ascii="Times New Roman" w:hAnsi="Times New Roman" w:cs="Times New Roman"/>
        </w:rPr>
      </w:pPr>
      <w:r w:rsidRPr="00492B76">
        <w:rPr>
          <w:rFonts w:ascii="Times New Roman" w:hAnsi="Times New Roman" w:cs="Times New Roman"/>
        </w:rPr>
        <w:t>Theoretical Framework</w:t>
      </w:r>
    </w:p>
    <w:p w14:paraId="788123CF" w14:textId="0A17A600" w:rsidR="00D26924" w:rsidRPr="00492B76" w:rsidRDefault="00D26924" w:rsidP="00492B76">
      <w:pPr>
        <w:pStyle w:val="Heading1"/>
        <w:spacing w:line="360" w:lineRule="auto"/>
        <w:jc w:val="both"/>
        <w:rPr>
          <w:rFonts w:ascii="Times New Roman" w:eastAsiaTheme="minorHAnsi" w:hAnsi="Times New Roman" w:cs="Times New Roman"/>
          <w:color w:val="auto"/>
          <w:sz w:val="24"/>
          <w:szCs w:val="24"/>
        </w:rPr>
      </w:pPr>
      <w:bookmarkStart w:id="10" w:name="methodology"/>
      <w:bookmarkEnd w:id="9"/>
      <w:r w:rsidRPr="00492B76">
        <w:rPr>
          <w:rFonts w:ascii="Times New Roman" w:eastAsiaTheme="minorHAnsi" w:hAnsi="Times New Roman" w:cs="Times New Roman"/>
          <w:color w:val="auto"/>
          <w:sz w:val="24"/>
          <w:szCs w:val="24"/>
        </w:rPr>
        <w:t xml:space="preserve">Digital libraries function as sociotechnical systems where semantic and neurosymbolic AI architectures, interface design, and organizational practices jointly shape what can be discovered, narrated, and contested (Fox and Chandrasekar, 2021). Within these systems, user-centered approaches encompass participatory design, human-computer interaction (HCI), citizen science, and human-centered AI (HCAI), each offering distinct methodological perspectives on how users engage with knowledge infrastructures (Delgado </w:t>
      </w:r>
      <w:r w:rsidRPr="00492B76">
        <w:rPr>
          <w:rFonts w:ascii="Times New Roman" w:eastAsiaTheme="minorHAnsi" w:hAnsi="Times New Roman" w:cs="Times New Roman"/>
          <w:i/>
          <w:color w:val="auto"/>
          <w:sz w:val="24"/>
          <w:szCs w:val="24"/>
        </w:rPr>
        <w:t xml:space="preserve">et al., </w:t>
      </w:r>
      <w:r w:rsidRPr="00492B76">
        <w:rPr>
          <w:rFonts w:ascii="Times New Roman" w:eastAsiaTheme="minorHAnsi" w:hAnsi="Times New Roman" w:cs="Times New Roman"/>
          <w:color w:val="auto"/>
          <w:sz w:val="24"/>
          <w:szCs w:val="24"/>
        </w:rPr>
        <w:t xml:space="preserve">2023; Stappers and Sanders, 2008). Epistemic justice frameworks foreground how bias, representation, gender, and intersectionality shape whose knowledge is recognized and how (Fricker, 2007; Haraway, 1991), while human-centered AI scholarship highlights </w:t>
      </w:r>
      <w:proofErr w:type="gramStart"/>
      <w:r w:rsidRPr="00492B76">
        <w:rPr>
          <w:rFonts w:ascii="Times New Roman" w:eastAsiaTheme="minorHAnsi" w:hAnsi="Times New Roman" w:cs="Times New Roman"/>
          <w:color w:val="auto"/>
          <w:sz w:val="24"/>
          <w:szCs w:val="24"/>
        </w:rPr>
        <w:t>risks</w:t>
      </w:r>
      <w:proofErr w:type="gramEnd"/>
      <w:r w:rsidRPr="00492B76">
        <w:rPr>
          <w:rFonts w:ascii="Times New Roman" w:eastAsiaTheme="minorHAnsi" w:hAnsi="Times New Roman" w:cs="Times New Roman"/>
          <w:color w:val="auto"/>
          <w:sz w:val="24"/>
          <w:szCs w:val="24"/>
        </w:rPr>
        <w:t xml:space="preserve"> of inscrutable models, embedded bias, and “illusions of meaning” when systems lack accountability (Capel and Brereton, 2023).</w:t>
      </w:r>
    </w:p>
    <w:p w14:paraId="27EA7263" w14:textId="5CA8004C" w:rsidR="00F4103E" w:rsidRPr="00F4103E" w:rsidRDefault="00F4103E" w:rsidP="00F4103E">
      <w:pPr>
        <w:pStyle w:val="BodyText"/>
        <w:spacing w:line="360" w:lineRule="auto"/>
        <w:jc w:val="both"/>
        <w:rPr>
          <w:rFonts w:ascii="Times New Roman" w:hAnsi="Times New Roman" w:cs="Times New Roman"/>
        </w:rPr>
      </w:pPr>
      <w:r w:rsidRPr="00F4103E">
        <w:rPr>
          <w:rFonts w:ascii="Times New Roman" w:hAnsi="Times New Roman" w:cs="Times New Roman"/>
        </w:rPr>
        <w:t xml:space="preserve">Seven key reviews further structure this theoretical framework. Systematic mappings of participatory design and its evolution </w:t>
      </w:r>
      <w:hyperlink r:id="rId5">
        <w:r w:rsidRPr="00F4103E">
          <w:rPr>
            <w:rFonts w:ascii="Times New Roman" w:hAnsi="Times New Roman" w:cs="Times New Roman"/>
          </w:rPr>
          <w:t>(</w:t>
        </w:r>
        <w:proofErr w:type="spellStart"/>
        <w:r w:rsidRPr="00F4103E">
          <w:rPr>
            <w:rFonts w:ascii="Times New Roman" w:hAnsi="Times New Roman" w:cs="Times New Roman"/>
          </w:rPr>
          <w:t>Wacnik</w:t>
        </w:r>
        <w:proofErr w:type="spellEnd"/>
        <w:r w:rsidRPr="00F4103E">
          <w:rPr>
            <w:rFonts w:ascii="Times New Roman" w:hAnsi="Times New Roman" w:cs="Times New Roman"/>
          </w:rPr>
          <w:t xml:space="preserve"> </w:t>
        </w:r>
        <w:r w:rsidRPr="00F4103E">
          <w:rPr>
            <w:rFonts w:ascii="Times New Roman" w:hAnsi="Times New Roman" w:cs="Times New Roman"/>
            <w:i/>
            <w:iCs/>
          </w:rPr>
          <w:t>et al.</w:t>
        </w:r>
        <w:r w:rsidRPr="00F4103E">
          <w:rPr>
            <w:rFonts w:ascii="Times New Roman" w:hAnsi="Times New Roman" w:cs="Times New Roman"/>
          </w:rPr>
          <w:t>, 2025)</w:t>
        </w:r>
      </w:hyperlink>
      <w:r w:rsidRPr="00F4103E">
        <w:rPr>
          <w:rFonts w:ascii="Times New Roman" w:hAnsi="Times New Roman" w:cs="Times New Roman"/>
        </w:rPr>
        <w:t xml:space="preserve"> and the participatory turn in AI design </w:t>
      </w:r>
      <w:hyperlink r:id="rId6">
        <w:r w:rsidRPr="00F4103E">
          <w:rPr>
            <w:rFonts w:ascii="Times New Roman" w:hAnsi="Times New Roman" w:cs="Times New Roman"/>
          </w:rPr>
          <w:t xml:space="preserve">(Delgado </w:t>
        </w:r>
        <w:r w:rsidRPr="00F4103E">
          <w:rPr>
            <w:rFonts w:ascii="Times New Roman" w:hAnsi="Times New Roman" w:cs="Times New Roman"/>
            <w:i/>
            <w:iCs/>
          </w:rPr>
          <w:t>et al.</w:t>
        </w:r>
        <w:r w:rsidRPr="00F4103E">
          <w:rPr>
            <w:rFonts w:ascii="Times New Roman" w:hAnsi="Times New Roman" w:cs="Times New Roman"/>
          </w:rPr>
          <w:t>, 2023)</w:t>
        </w:r>
      </w:hyperlink>
      <w:r w:rsidRPr="00F4103E">
        <w:rPr>
          <w:rFonts w:ascii="Times New Roman" w:hAnsi="Times New Roman" w:cs="Times New Roman"/>
        </w:rPr>
        <w:t xml:space="preserve"> clarify how users can act as partners in configuring socio-technical systems. Design thinking and usability-testing reviews </w:t>
      </w:r>
      <w:hyperlink r:id="rId7">
        <w:r w:rsidRPr="00F4103E">
          <w:rPr>
            <w:rFonts w:ascii="Times New Roman" w:hAnsi="Times New Roman" w:cs="Times New Roman"/>
          </w:rPr>
          <w:t>(Bhandari, 2022</w:t>
        </w:r>
      </w:hyperlink>
      <w:r w:rsidRPr="00F4103E">
        <w:rPr>
          <w:rFonts w:ascii="Times New Roman" w:hAnsi="Times New Roman" w:cs="Times New Roman"/>
        </w:rPr>
        <w:t xml:space="preserve">; </w:t>
      </w:r>
      <w:hyperlink r:id="rId8">
        <w:proofErr w:type="spellStart"/>
        <w:r w:rsidRPr="00F4103E">
          <w:rPr>
            <w:rFonts w:ascii="Times New Roman" w:hAnsi="Times New Roman" w:cs="Times New Roman"/>
          </w:rPr>
          <w:t>Baghini</w:t>
        </w:r>
        <w:proofErr w:type="spellEnd"/>
        <w:r w:rsidRPr="00F4103E">
          <w:rPr>
            <w:rFonts w:ascii="Times New Roman" w:hAnsi="Times New Roman" w:cs="Times New Roman"/>
          </w:rPr>
          <w:t xml:space="preserve"> </w:t>
        </w:r>
        <w:r w:rsidRPr="00F4103E">
          <w:rPr>
            <w:rFonts w:ascii="Times New Roman" w:hAnsi="Times New Roman" w:cs="Times New Roman"/>
            <w:i/>
            <w:iCs/>
          </w:rPr>
          <w:t>et al.</w:t>
        </w:r>
        <w:r w:rsidRPr="00F4103E">
          <w:rPr>
            <w:rFonts w:ascii="Times New Roman" w:hAnsi="Times New Roman" w:cs="Times New Roman"/>
          </w:rPr>
          <w:t>, 2024)</w:t>
        </w:r>
      </w:hyperlink>
      <w:r w:rsidRPr="00F4103E">
        <w:rPr>
          <w:rFonts w:ascii="Times New Roman" w:hAnsi="Times New Roman" w:cs="Times New Roman"/>
        </w:rPr>
        <w:t xml:space="preserve"> situate methodological repertoires for iterative evaluation in HCI and related fields, while a </w:t>
      </w:r>
      <w:r w:rsidRPr="00F4103E">
        <w:rPr>
          <w:rFonts w:ascii="Times New Roman" w:hAnsi="Times New Roman" w:cs="Times New Roman"/>
        </w:rPr>
        <w:lastRenderedPageBreak/>
        <w:t xml:space="preserve">scoping review of the Wikipedia gender gap foregrounds structural patterns of exclusion and gendered bias in large-scale knowledge infrastructures </w:t>
      </w:r>
      <w:hyperlink r:id="rId9">
        <w:r w:rsidRPr="00F4103E">
          <w:rPr>
            <w:rFonts w:ascii="Times New Roman" w:hAnsi="Times New Roman" w:cs="Times New Roman"/>
          </w:rPr>
          <w:t xml:space="preserve">(Ferran-Ferrer </w:t>
        </w:r>
        <w:r w:rsidRPr="00F4103E">
          <w:rPr>
            <w:rFonts w:ascii="Times New Roman" w:hAnsi="Times New Roman" w:cs="Times New Roman"/>
            <w:i/>
            <w:iCs/>
          </w:rPr>
          <w:t>et al.</w:t>
        </w:r>
        <w:r w:rsidRPr="00F4103E">
          <w:rPr>
            <w:rFonts w:ascii="Times New Roman" w:hAnsi="Times New Roman" w:cs="Times New Roman"/>
          </w:rPr>
          <w:t>, 2022)</w:t>
        </w:r>
      </w:hyperlink>
      <w:r w:rsidRPr="00F4103E">
        <w:rPr>
          <w:rFonts w:ascii="Times New Roman" w:hAnsi="Times New Roman" w:cs="Times New Roman"/>
        </w:rPr>
        <w:t xml:space="preserve">. A structured review of neuro-symbolic AI </w:t>
      </w:r>
      <w:hyperlink r:id="rId10">
        <w:r w:rsidRPr="00F4103E">
          <w:rPr>
            <w:rFonts w:ascii="Times New Roman" w:hAnsi="Times New Roman" w:cs="Times New Roman"/>
          </w:rPr>
          <w:t xml:space="preserve">(Hamilton </w:t>
        </w:r>
        <w:r w:rsidRPr="00F4103E">
          <w:rPr>
            <w:rFonts w:ascii="Times New Roman" w:hAnsi="Times New Roman" w:cs="Times New Roman"/>
            <w:i/>
            <w:iCs/>
          </w:rPr>
          <w:t>et al.</w:t>
        </w:r>
        <w:r w:rsidRPr="00F4103E">
          <w:rPr>
            <w:rFonts w:ascii="Times New Roman" w:hAnsi="Times New Roman" w:cs="Times New Roman"/>
          </w:rPr>
          <w:t>, 2022)</w:t>
        </w:r>
      </w:hyperlink>
      <w:r w:rsidRPr="00F4103E">
        <w:rPr>
          <w:rFonts w:ascii="Times New Roman" w:hAnsi="Times New Roman" w:cs="Times New Roman"/>
        </w:rPr>
        <w:t xml:space="preserve"> and a bibliometric synthesis on semantic technologies for cultural heritage </w:t>
      </w:r>
      <w:hyperlink r:id="rId11" w:anchor="page=11&amp;annotation=496R">
        <w:r w:rsidRPr="00F4103E">
          <w:rPr>
            <w:rFonts w:ascii="Times New Roman" w:hAnsi="Times New Roman" w:cs="Times New Roman"/>
          </w:rPr>
          <w:t>(</w:t>
        </w:r>
        <w:proofErr w:type="spellStart"/>
        <w:r w:rsidRPr="00F4103E">
          <w:rPr>
            <w:rFonts w:ascii="Times New Roman" w:hAnsi="Times New Roman" w:cs="Times New Roman"/>
          </w:rPr>
          <w:t>Desul</w:t>
        </w:r>
        <w:proofErr w:type="spellEnd"/>
        <w:r w:rsidRPr="00F4103E">
          <w:rPr>
            <w:rFonts w:ascii="Times New Roman" w:hAnsi="Times New Roman" w:cs="Times New Roman"/>
          </w:rPr>
          <w:t xml:space="preserve"> </w:t>
        </w:r>
        <w:r w:rsidRPr="00F4103E">
          <w:rPr>
            <w:rFonts w:ascii="Times New Roman" w:hAnsi="Times New Roman" w:cs="Times New Roman"/>
            <w:i/>
            <w:iCs/>
          </w:rPr>
          <w:t>et al.</w:t>
        </w:r>
        <w:r w:rsidRPr="00F4103E">
          <w:rPr>
            <w:rFonts w:ascii="Times New Roman" w:hAnsi="Times New Roman" w:cs="Times New Roman"/>
          </w:rPr>
          <w:t>, 2023)</w:t>
        </w:r>
      </w:hyperlink>
      <w:r w:rsidRPr="00F4103E">
        <w:rPr>
          <w:rFonts w:ascii="Times New Roman" w:hAnsi="Times New Roman" w:cs="Times New Roman"/>
        </w:rPr>
        <w:t xml:space="preserve"> together anchor semantic/</w:t>
      </w:r>
      <w:proofErr w:type="spellStart"/>
      <w:r w:rsidRPr="00F4103E">
        <w:rPr>
          <w:rFonts w:ascii="Times New Roman" w:hAnsi="Times New Roman" w:cs="Times New Roman"/>
        </w:rPr>
        <w:t>NeSy</w:t>
      </w:r>
      <w:proofErr w:type="spellEnd"/>
      <w:r w:rsidRPr="00F4103E">
        <w:rPr>
          <w:rFonts w:ascii="Times New Roman" w:hAnsi="Times New Roman" w:cs="Times New Roman"/>
        </w:rPr>
        <w:t xml:space="preserve"> approaches within GLAM contexts. Taken together, these reviews frame digital libraries as contested sites where participation, epistemic justice, and representational politics must be analyzed alongside technical architectures.</w:t>
      </w:r>
    </w:p>
    <w:p w14:paraId="799C20DE" w14:textId="5BD21A4C" w:rsidR="00D26924" w:rsidRPr="00492B76" w:rsidRDefault="00D26924" w:rsidP="138F6477">
      <w:pPr>
        <w:pStyle w:val="Heading1"/>
        <w:spacing w:line="360" w:lineRule="auto"/>
        <w:jc w:val="both"/>
        <w:rPr>
          <w:rFonts w:ascii="Times New Roman" w:eastAsiaTheme="minorEastAsia" w:hAnsi="Times New Roman" w:cs="Times New Roman"/>
          <w:color w:val="auto"/>
          <w:sz w:val="24"/>
          <w:szCs w:val="24"/>
        </w:rPr>
      </w:pPr>
      <w:r w:rsidRPr="138F6477">
        <w:rPr>
          <w:rFonts w:ascii="Times New Roman" w:eastAsiaTheme="minorEastAsia" w:hAnsi="Times New Roman" w:cs="Times New Roman"/>
          <w:color w:val="auto"/>
          <w:sz w:val="24"/>
          <w:szCs w:val="24"/>
        </w:rPr>
        <w:lastRenderedPageBreak/>
        <w:t xml:space="preserve">This study operationalizes these perspectives through a four-dimensional analytical framework (see Table 1). The process-driven dimension examines when users enter system life cycles—early co-design, late evaluation, continuous engagement, or undocumented—drawing on iterative design frameworks (Waidelich </w:t>
      </w:r>
      <w:r w:rsidRPr="138F6477">
        <w:rPr>
          <w:rFonts w:ascii="Times New Roman" w:eastAsiaTheme="minorEastAsia" w:hAnsi="Times New Roman" w:cs="Times New Roman"/>
          <w:i/>
          <w:iCs/>
          <w:color w:val="auto"/>
          <w:sz w:val="24"/>
          <w:szCs w:val="24"/>
        </w:rPr>
        <w:t xml:space="preserve">et al., </w:t>
      </w:r>
      <w:r w:rsidRPr="138F6477">
        <w:rPr>
          <w:rFonts w:ascii="Times New Roman" w:eastAsiaTheme="minorEastAsia" w:hAnsi="Times New Roman" w:cs="Times New Roman"/>
          <w:color w:val="auto"/>
          <w:sz w:val="24"/>
          <w:szCs w:val="24"/>
        </w:rPr>
        <w:t xml:space="preserve">2018; Calvano, 2025), co-production in knowledge work (Turnhout </w:t>
      </w:r>
      <w:r w:rsidRPr="138F6477">
        <w:rPr>
          <w:rFonts w:ascii="Times New Roman" w:eastAsiaTheme="minorEastAsia" w:hAnsi="Times New Roman" w:cs="Times New Roman"/>
          <w:i/>
          <w:iCs/>
          <w:color w:val="auto"/>
          <w:sz w:val="24"/>
          <w:szCs w:val="24"/>
        </w:rPr>
        <w:t xml:space="preserve">et al., </w:t>
      </w:r>
      <w:r w:rsidRPr="138F6477">
        <w:rPr>
          <w:rFonts w:ascii="Times New Roman" w:eastAsiaTheme="minorEastAsia" w:hAnsi="Times New Roman" w:cs="Times New Roman"/>
          <w:color w:val="auto"/>
          <w:sz w:val="24"/>
          <w:szCs w:val="24"/>
        </w:rPr>
        <w:t>2020), and citizen-science contribution phases (</w:t>
      </w:r>
      <w:proofErr w:type="spellStart"/>
      <w:r w:rsidRPr="138F6477">
        <w:rPr>
          <w:rFonts w:ascii="Times New Roman" w:eastAsiaTheme="minorEastAsia" w:hAnsi="Times New Roman" w:cs="Times New Roman"/>
          <w:color w:val="auto"/>
          <w:sz w:val="24"/>
          <w:szCs w:val="24"/>
        </w:rPr>
        <w:t>Haklay</w:t>
      </w:r>
      <w:proofErr w:type="spellEnd"/>
      <w:r w:rsidRPr="138F6477">
        <w:rPr>
          <w:rFonts w:ascii="Times New Roman" w:eastAsiaTheme="minorEastAsia" w:hAnsi="Times New Roman" w:cs="Times New Roman"/>
          <w:color w:val="auto"/>
          <w:sz w:val="24"/>
          <w:szCs w:val="24"/>
        </w:rPr>
        <w:t xml:space="preserve"> </w:t>
      </w:r>
      <w:r w:rsidRPr="138F6477">
        <w:rPr>
          <w:rFonts w:ascii="Times New Roman" w:eastAsiaTheme="minorEastAsia" w:hAnsi="Times New Roman" w:cs="Times New Roman"/>
          <w:i/>
          <w:iCs/>
          <w:color w:val="auto"/>
          <w:sz w:val="24"/>
          <w:szCs w:val="24"/>
        </w:rPr>
        <w:t xml:space="preserve">et al., </w:t>
      </w:r>
      <w:r w:rsidRPr="138F6477">
        <w:rPr>
          <w:rFonts w:ascii="Times New Roman" w:eastAsiaTheme="minorEastAsia" w:hAnsi="Times New Roman" w:cs="Times New Roman"/>
          <w:color w:val="auto"/>
          <w:sz w:val="24"/>
          <w:szCs w:val="24"/>
        </w:rPr>
        <w:t xml:space="preserve">2020). The methodological tools dimension inventories participatory design, co-creation (Stappers and Sanders, 2008), usability testing, crowdsourcing, and annotation practices. The participation and engagement dimension aligns design spectra (consult, include, elaborate, own) (Delgado </w:t>
      </w:r>
      <w:r w:rsidRPr="138F6477">
        <w:rPr>
          <w:rFonts w:ascii="Times New Roman" w:eastAsiaTheme="minorEastAsia" w:hAnsi="Times New Roman" w:cs="Times New Roman"/>
          <w:i/>
          <w:iCs/>
          <w:color w:val="auto"/>
          <w:sz w:val="24"/>
          <w:szCs w:val="24"/>
        </w:rPr>
        <w:t xml:space="preserve">et al., </w:t>
      </w:r>
      <w:r w:rsidRPr="138F6477">
        <w:rPr>
          <w:rFonts w:ascii="Times New Roman" w:eastAsiaTheme="minorEastAsia" w:hAnsi="Times New Roman" w:cs="Times New Roman"/>
          <w:color w:val="auto"/>
          <w:sz w:val="24"/>
          <w:szCs w:val="24"/>
        </w:rPr>
        <w:t xml:space="preserve">2023) with citizen-science roles (scientific, educational, social, economic, environmental, political agency) (Vohland </w:t>
      </w:r>
      <w:r w:rsidRPr="138F6477">
        <w:rPr>
          <w:rFonts w:ascii="Times New Roman" w:eastAsiaTheme="minorEastAsia" w:hAnsi="Times New Roman" w:cs="Times New Roman"/>
          <w:i/>
          <w:iCs/>
          <w:color w:val="auto"/>
          <w:sz w:val="24"/>
          <w:szCs w:val="24"/>
        </w:rPr>
        <w:t xml:space="preserve">et al., </w:t>
      </w:r>
      <w:r w:rsidRPr="138F6477">
        <w:rPr>
          <w:rFonts w:ascii="Times New Roman" w:eastAsiaTheme="minorEastAsia" w:hAnsi="Times New Roman" w:cs="Times New Roman"/>
          <w:color w:val="auto"/>
          <w:sz w:val="24"/>
          <w:szCs w:val="24"/>
        </w:rPr>
        <w:t xml:space="preserve">2021). The representational gaps and epistemic justice dimension tracks gender, intersectionality, bias mitigation, knowledge diversity, and power awareness (Fricker, 2007; Haraway, 1991; </w:t>
      </w:r>
      <w:proofErr w:type="spellStart"/>
      <w:r w:rsidRPr="138F6477">
        <w:rPr>
          <w:rFonts w:ascii="Times New Roman" w:eastAsiaTheme="minorEastAsia" w:hAnsi="Times New Roman" w:cs="Times New Roman"/>
          <w:color w:val="auto"/>
          <w:sz w:val="24"/>
          <w:szCs w:val="24"/>
        </w:rPr>
        <w:t>Stengers</w:t>
      </w:r>
      <w:proofErr w:type="spellEnd"/>
      <w:r w:rsidRPr="138F6477">
        <w:rPr>
          <w:rFonts w:ascii="Times New Roman" w:eastAsiaTheme="minorEastAsia" w:hAnsi="Times New Roman" w:cs="Times New Roman"/>
          <w:color w:val="auto"/>
          <w:sz w:val="24"/>
          <w:szCs w:val="24"/>
        </w:rPr>
        <w:t xml:space="preserve"> and Despret, 2014; Escobar, 2016). This framework enables systematic cross-case comparison of how methodological choices shape inclusion, bias mitigation, and accountability in semantic/</w:t>
      </w:r>
      <w:proofErr w:type="spellStart"/>
      <w:r w:rsidRPr="138F6477">
        <w:rPr>
          <w:rFonts w:ascii="Times New Roman" w:eastAsiaTheme="minorEastAsia" w:hAnsi="Times New Roman" w:cs="Times New Roman"/>
          <w:color w:val="auto"/>
          <w:sz w:val="24"/>
          <w:szCs w:val="24"/>
        </w:rPr>
        <w:t>NeSy</w:t>
      </w:r>
      <w:proofErr w:type="spellEnd"/>
      <w:r w:rsidRPr="138F6477">
        <w:rPr>
          <w:rFonts w:ascii="Times New Roman" w:eastAsiaTheme="minorEastAsia" w:hAnsi="Times New Roman" w:cs="Times New Roman"/>
          <w:color w:val="auto"/>
          <w:sz w:val="24"/>
          <w:szCs w:val="24"/>
        </w:rPr>
        <w:t xml:space="preserve"> AI for digital libraries.</w:t>
      </w:r>
    </w:p>
    <w:p w14:paraId="526727F3" w14:textId="6F2500C9" w:rsidR="00307D51" w:rsidRPr="00492B76" w:rsidRDefault="00000000" w:rsidP="00492B76">
      <w:pPr>
        <w:pStyle w:val="Heading1"/>
        <w:spacing w:line="360" w:lineRule="auto"/>
        <w:jc w:val="both"/>
        <w:rPr>
          <w:rFonts w:ascii="Times New Roman" w:hAnsi="Times New Roman" w:cs="Times New Roman"/>
        </w:rPr>
      </w:pPr>
      <w:r w:rsidRPr="00492B76">
        <w:rPr>
          <w:rFonts w:ascii="Times New Roman" w:hAnsi="Times New Roman" w:cs="Times New Roman"/>
        </w:rPr>
        <w:t>Methodology</w:t>
      </w:r>
    </w:p>
    <w:p w14:paraId="5F6D8E68" w14:textId="3B6EF401" w:rsidR="00D26924" w:rsidRPr="00492B76" w:rsidRDefault="00D26924" w:rsidP="00492B76">
      <w:pPr>
        <w:pStyle w:val="Heading1"/>
        <w:spacing w:line="360" w:lineRule="auto"/>
        <w:jc w:val="both"/>
        <w:rPr>
          <w:rFonts w:ascii="Times New Roman" w:eastAsiaTheme="minorHAnsi" w:hAnsi="Times New Roman" w:cs="Times New Roman"/>
          <w:color w:val="auto"/>
          <w:sz w:val="24"/>
          <w:szCs w:val="24"/>
        </w:rPr>
      </w:pPr>
      <w:bookmarkStart w:id="11" w:name="Xdc9772575b7b114983ff33686b95403c4c204ad"/>
      <w:bookmarkEnd w:id="10"/>
      <w:r w:rsidRPr="00492B76">
        <w:rPr>
          <w:rFonts w:ascii="Times New Roman" w:eastAsiaTheme="minorHAnsi" w:hAnsi="Times New Roman" w:cs="Times New Roman"/>
          <w:color w:val="auto"/>
          <w:sz w:val="24"/>
          <w:szCs w:val="24"/>
        </w:rPr>
        <w:t xml:space="preserve">This study adopts a qualitative-dominant mixed-methods design combining a scoping review of the scholarly literature with a systematic content analysis of selected use cases. The methodological approach is grounded in the SALSA framework (Search, Appraisal, Synthesis, Analysis), which is well established for mapping interdisciplinary research landscapes (Lopezosa </w:t>
      </w:r>
      <w:r w:rsidRPr="00492B76">
        <w:rPr>
          <w:rFonts w:ascii="Times New Roman" w:eastAsiaTheme="minorHAnsi" w:hAnsi="Times New Roman" w:cs="Times New Roman"/>
          <w:i/>
          <w:color w:val="auto"/>
          <w:sz w:val="24"/>
          <w:szCs w:val="24"/>
        </w:rPr>
        <w:t xml:space="preserve">et al., </w:t>
      </w:r>
      <w:r w:rsidRPr="00492B76">
        <w:rPr>
          <w:rFonts w:ascii="Times New Roman" w:eastAsiaTheme="minorHAnsi" w:hAnsi="Times New Roman" w:cs="Times New Roman"/>
          <w:color w:val="auto"/>
          <w:sz w:val="24"/>
          <w:szCs w:val="24"/>
        </w:rPr>
        <w:t>2024).</w:t>
      </w:r>
    </w:p>
    <w:p w14:paraId="08FD2565" w14:textId="7E65412B" w:rsidR="00D26924" w:rsidRPr="00492B76" w:rsidRDefault="00D26924" w:rsidP="00492B76">
      <w:pPr>
        <w:pStyle w:val="Heading1"/>
        <w:spacing w:line="360" w:lineRule="auto"/>
        <w:jc w:val="both"/>
        <w:rPr>
          <w:rFonts w:ascii="Times New Roman" w:eastAsiaTheme="minorHAnsi" w:hAnsi="Times New Roman" w:cs="Times New Roman"/>
          <w:color w:val="auto"/>
          <w:sz w:val="24"/>
          <w:szCs w:val="24"/>
        </w:rPr>
      </w:pPr>
      <w:r w:rsidRPr="00492B76">
        <w:rPr>
          <w:rFonts w:ascii="Times New Roman" w:eastAsiaTheme="minorHAnsi" w:hAnsi="Times New Roman" w:cs="Times New Roman"/>
          <w:color w:val="auto"/>
          <w:sz w:val="24"/>
          <w:szCs w:val="24"/>
        </w:rPr>
        <w:t xml:space="preserve">A structured literature search was conducted across academic databases covering computer science, library and information science, digital humanities, human–computer interaction, and social sciences. The SALSA framework was complemented with a bibliometric mapping process (Cardoso </w:t>
      </w:r>
      <w:r w:rsidRPr="00492B76">
        <w:rPr>
          <w:rFonts w:ascii="Times New Roman" w:eastAsiaTheme="minorHAnsi" w:hAnsi="Times New Roman" w:cs="Times New Roman"/>
          <w:i/>
          <w:color w:val="auto"/>
          <w:sz w:val="24"/>
          <w:szCs w:val="24"/>
        </w:rPr>
        <w:t xml:space="preserve">et al., </w:t>
      </w:r>
      <w:r w:rsidRPr="00492B76">
        <w:rPr>
          <w:rFonts w:ascii="Times New Roman" w:eastAsiaTheme="minorHAnsi" w:hAnsi="Times New Roman" w:cs="Times New Roman"/>
          <w:color w:val="auto"/>
          <w:sz w:val="24"/>
          <w:szCs w:val="24"/>
        </w:rPr>
        <w:t>2021) to capture keywords from different fields with similar objects of study. The search equations were built to understand the intersection of semantic technologies, participatory design, and digital libraries-oriented infrastructures. Perplexity AI, a search engine/agent that allows the discrimination of academic information, was used to refine this process (Codina, 2023).</w:t>
      </w:r>
    </w:p>
    <w:p w14:paraId="72903F99" w14:textId="52AD58BF" w:rsidR="00D26924" w:rsidRPr="00492B76" w:rsidRDefault="00D26924" w:rsidP="00492B76">
      <w:pPr>
        <w:pStyle w:val="Heading1"/>
        <w:spacing w:line="360" w:lineRule="auto"/>
        <w:jc w:val="both"/>
        <w:rPr>
          <w:rFonts w:ascii="Times New Roman" w:eastAsiaTheme="minorHAnsi" w:hAnsi="Times New Roman" w:cs="Times New Roman"/>
          <w:color w:val="auto"/>
          <w:sz w:val="24"/>
          <w:szCs w:val="24"/>
        </w:rPr>
      </w:pPr>
      <w:r w:rsidRPr="00492B76">
        <w:rPr>
          <w:rFonts w:ascii="Times New Roman" w:eastAsiaTheme="minorHAnsi" w:hAnsi="Times New Roman" w:cs="Times New Roman"/>
          <w:color w:val="auto"/>
          <w:sz w:val="24"/>
          <w:szCs w:val="24"/>
        </w:rPr>
        <w:lastRenderedPageBreak/>
        <w:t xml:space="preserve">A multidisciplinary sample for analysis used a qualitative use-case inquiry with explicit inclusion and exclusion criteria: only peer reviewed academic publications (articles, conference papers, book chapters, books), Scopus and Web of Science indexation between 2014 and 2025, and the presence of keywords discovered through the bibliometric process. The search returned 3,270 records (after deduplication) and its keywords were studied using scientific maps technique (Cobo </w:t>
      </w:r>
      <w:r w:rsidRPr="00492B76">
        <w:rPr>
          <w:rFonts w:ascii="Times New Roman" w:eastAsiaTheme="minorHAnsi" w:hAnsi="Times New Roman" w:cs="Times New Roman"/>
          <w:i/>
          <w:color w:val="auto"/>
          <w:sz w:val="24"/>
          <w:szCs w:val="24"/>
        </w:rPr>
        <w:t xml:space="preserve">et al., </w:t>
      </w:r>
      <w:r w:rsidRPr="00492B76">
        <w:rPr>
          <w:rFonts w:ascii="Times New Roman" w:eastAsiaTheme="minorHAnsi" w:hAnsi="Times New Roman" w:cs="Times New Roman"/>
          <w:color w:val="auto"/>
          <w:sz w:val="24"/>
          <w:szCs w:val="24"/>
        </w:rPr>
        <w:t>2011) to identify thematic overlaps. 497 records contained keywords from at least two of the four thematic axes (cultural heritage; semantic web/neurosymbolic AI; representational gaps; and UCD/citizen science/HCI methodologies), while 80 records contained at least 8 out of 16 canonical keywords. A systematic screening process was applied to these 80 records, examining titles, abstracts, and results to assess the presence of use-cases. From this subset, 40 records were selected as objects of the study. A final appraisal evaluated the presence of methodological context and user-centered practices; 22 use-cases were selected for detailed content analysis (see Figure 1).</w:t>
      </w:r>
    </w:p>
    <w:p w14:paraId="22E4BB5B" w14:textId="77777777" w:rsidR="00D26924" w:rsidRPr="00492B76" w:rsidRDefault="00D26924" w:rsidP="00492B76">
      <w:pPr>
        <w:pStyle w:val="Heading1"/>
        <w:spacing w:line="360" w:lineRule="auto"/>
        <w:jc w:val="both"/>
        <w:rPr>
          <w:rFonts w:ascii="Times New Roman" w:eastAsiaTheme="minorHAnsi" w:hAnsi="Times New Roman" w:cs="Times New Roman"/>
          <w:color w:val="auto"/>
          <w:sz w:val="24"/>
          <w:szCs w:val="24"/>
        </w:rPr>
      </w:pPr>
      <w:r w:rsidRPr="00492B76">
        <w:rPr>
          <w:rFonts w:ascii="Times New Roman" w:eastAsiaTheme="minorHAnsi" w:hAnsi="Times New Roman" w:cs="Times New Roman"/>
          <w:color w:val="auto"/>
          <w:sz w:val="24"/>
          <w:szCs w:val="24"/>
        </w:rPr>
        <w:t>Figure 1. Scoping review methodology (source: authors)</w:t>
      </w:r>
    </w:p>
    <w:p w14:paraId="3BF465C1" w14:textId="77777777" w:rsidR="00D26924" w:rsidRPr="00492B76" w:rsidRDefault="00D26924" w:rsidP="00492B76">
      <w:pPr>
        <w:pStyle w:val="Heading1"/>
        <w:spacing w:line="360" w:lineRule="auto"/>
        <w:jc w:val="both"/>
        <w:rPr>
          <w:rFonts w:ascii="Times New Roman" w:eastAsiaTheme="minorHAnsi" w:hAnsi="Times New Roman" w:cs="Times New Roman"/>
          <w:color w:val="auto"/>
          <w:sz w:val="24"/>
          <w:szCs w:val="24"/>
        </w:rPr>
      </w:pPr>
      <w:r w:rsidRPr="00492B76">
        <w:rPr>
          <w:rFonts w:ascii="Times New Roman" w:eastAsiaTheme="minorHAnsi" w:hAnsi="Times New Roman" w:cs="Times New Roman"/>
          <w:color w:val="auto"/>
          <w:sz w:val="24"/>
          <w:szCs w:val="24"/>
        </w:rPr>
        <w:t xml:space="preserve">The sample comprises 22 use cases grouped by primary technology. Knowledge graph-based systems (9 cases) enable diverse users to co-create structured knowledge representations: language teachers construct knowledge graph structures and data comics narratives in </w:t>
      </w:r>
      <w:proofErr w:type="spellStart"/>
      <w:r w:rsidRPr="00492B76">
        <w:rPr>
          <w:rFonts w:ascii="Times New Roman" w:eastAsiaTheme="minorHAnsi" w:hAnsi="Times New Roman" w:cs="Times New Roman"/>
          <w:color w:val="auto"/>
          <w:sz w:val="24"/>
          <w:szCs w:val="24"/>
        </w:rPr>
        <w:t>Yanyuwa</w:t>
      </w:r>
      <w:proofErr w:type="spellEnd"/>
      <w:r w:rsidRPr="00492B76">
        <w:rPr>
          <w:rFonts w:ascii="Times New Roman" w:eastAsiaTheme="minorHAnsi" w:hAnsi="Times New Roman" w:cs="Times New Roman"/>
          <w:color w:val="auto"/>
          <w:sz w:val="24"/>
          <w:szCs w:val="24"/>
        </w:rPr>
        <w:t xml:space="preserve">; reader communities, teachers, and researchers integrate semantic models and reception data in World Literature Knowledge Graph; PhD students develop knowledge graph data models and visualization designs; archivists and researchers customize knowledge graph structures and annotation enrichments for participatory archives; experts and learners refine educational knowledge graphs with concept extraction and relation identification in </w:t>
      </w:r>
      <w:proofErr w:type="spellStart"/>
      <w:r w:rsidRPr="00492B76">
        <w:rPr>
          <w:rFonts w:ascii="Times New Roman" w:eastAsiaTheme="minorHAnsi" w:hAnsi="Times New Roman" w:cs="Times New Roman"/>
          <w:color w:val="auto"/>
          <w:sz w:val="24"/>
          <w:szCs w:val="24"/>
        </w:rPr>
        <w:t>KnowEdu</w:t>
      </w:r>
      <w:proofErr w:type="spellEnd"/>
      <w:r w:rsidRPr="00492B76">
        <w:rPr>
          <w:rFonts w:ascii="Times New Roman" w:eastAsiaTheme="minorHAnsi" w:hAnsi="Times New Roman" w:cs="Times New Roman"/>
          <w:color w:val="auto"/>
          <w:sz w:val="24"/>
          <w:szCs w:val="24"/>
        </w:rPr>
        <w:t xml:space="preserve">; school archivists and researchers collaborate on numismatic and archaeological data knowledge graphs in </w:t>
      </w:r>
      <w:proofErr w:type="spellStart"/>
      <w:r w:rsidRPr="00492B76">
        <w:rPr>
          <w:rFonts w:ascii="Times New Roman" w:eastAsiaTheme="minorHAnsi" w:hAnsi="Times New Roman" w:cs="Times New Roman"/>
          <w:color w:val="auto"/>
          <w:sz w:val="24"/>
          <w:szCs w:val="24"/>
        </w:rPr>
        <w:t>DigiNUMA</w:t>
      </w:r>
      <w:proofErr w:type="spellEnd"/>
      <w:r w:rsidRPr="00492B76">
        <w:rPr>
          <w:rFonts w:ascii="Times New Roman" w:eastAsiaTheme="minorHAnsi" w:hAnsi="Times New Roman" w:cs="Times New Roman"/>
          <w:color w:val="auto"/>
          <w:sz w:val="24"/>
          <w:szCs w:val="24"/>
        </w:rPr>
        <w:t xml:space="preserve">; researchers and practitioners co-construct knowledge graphs for Italian cultural heritage in ATLAS; users as co-curators shape multivocal exhibitions and narrative layers in </w:t>
      </w:r>
      <w:proofErr w:type="spellStart"/>
      <w:r w:rsidRPr="00492B76">
        <w:rPr>
          <w:rFonts w:ascii="Times New Roman" w:eastAsiaTheme="minorHAnsi" w:hAnsi="Times New Roman" w:cs="Times New Roman"/>
          <w:color w:val="auto"/>
          <w:sz w:val="24"/>
          <w:szCs w:val="24"/>
        </w:rPr>
        <w:t>HyperReal</w:t>
      </w:r>
      <w:proofErr w:type="spellEnd"/>
      <w:r w:rsidRPr="00492B76">
        <w:rPr>
          <w:rFonts w:ascii="Times New Roman" w:eastAsiaTheme="minorHAnsi" w:hAnsi="Times New Roman" w:cs="Times New Roman"/>
          <w:color w:val="auto"/>
          <w:sz w:val="24"/>
          <w:szCs w:val="24"/>
        </w:rPr>
        <w:t xml:space="preserve">; researchers, practitioners, and lay users explore knowledge graphs interactively in </w:t>
      </w:r>
      <w:proofErr w:type="spellStart"/>
      <w:r w:rsidRPr="00492B76">
        <w:rPr>
          <w:rFonts w:ascii="Times New Roman" w:eastAsiaTheme="minorHAnsi" w:hAnsi="Times New Roman" w:cs="Times New Roman"/>
          <w:color w:val="auto"/>
          <w:sz w:val="24"/>
          <w:szCs w:val="24"/>
        </w:rPr>
        <w:t>Rhizomer</w:t>
      </w:r>
      <w:proofErr w:type="spellEnd"/>
      <w:r w:rsidRPr="00492B76">
        <w:rPr>
          <w:rFonts w:ascii="Times New Roman" w:eastAsiaTheme="minorHAnsi" w:hAnsi="Times New Roman" w:cs="Times New Roman"/>
          <w:color w:val="auto"/>
          <w:sz w:val="24"/>
          <w:szCs w:val="24"/>
        </w:rPr>
        <w:t xml:space="preserve">. </w:t>
      </w:r>
    </w:p>
    <w:p w14:paraId="29F072D5" w14:textId="77777777" w:rsidR="00D26924" w:rsidRPr="00492B76" w:rsidRDefault="00D26924" w:rsidP="00492B76">
      <w:pPr>
        <w:pStyle w:val="Heading1"/>
        <w:spacing w:line="360" w:lineRule="auto"/>
        <w:jc w:val="both"/>
        <w:rPr>
          <w:rFonts w:ascii="Times New Roman" w:eastAsiaTheme="minorHAnsi" w:hAnsi="Times New Roman" w:cs="Times New Roman"/>
          <w:color w:val="auto"/>
          <w:sz w:val="24"/>
          <w:szCs w:val="24"/>
        </w:rPr>
      </w:pPr>
      <w:r w:rsidRPr="00492B76">
        <w:rPr>
          <w:rFonts w:ascii="Times New Roman" w:eastAsiaTheme="minorHAnsi" w:hAnsi="Times New Roman" w:cs="Times New Roman"/>
          <w:color w:val="auto"/>
          <w:sz w:val="24"/>
          <w:szCs w:val="24"/>
        </w:rPr>
        <w:lastRenderedPageBreak/>
        <w:t xml:space="preserve">Semantic portals and Linked Open Data platforms (5 cases) facilitate community-driven content creation: citizens contribute cultural information through crowdsourced platforms in European Cultural Gems; non-expert users collaboratively edit cultural heritage data using </w:t>
      </w:r>
      <w:proofErr w:type="spellStart"/>
      <w:r w:rsidRPr="00492B76">
        <w:rPr>
          <w:rFonts w:ascii="Times New Roman" w:eastAsiaTheme="minorHAnsi" w:hAnsi="Times New Roman" w:cs="Times New Roman"/>
          <w:color w:val="auto"/>
          <w:sz w:val="24"/>
          <w:szCs w:val="24"/>
        </w:rPr>
        <w:t>Wikibase</w:t>
      </w:r>
      <w:proofErr w:type="spellEnd"/>
      <w:r w:rsidRPr="00492B76">
        <w:rPr>
          <w:rFonts w:ascii="Times New Roman" w:eastAsiaTheme="minorHAnsi" w:hAnsi="Times New Roman" w:cs="Times New Roman"/>
          <w:color w:val="auto"/>
          <w:sz w:val="24"/>
          <w:szCs w:val="24"/>
        </w:rPr>
        <w:t xml:space="preserve">; researchers access configurable semantic portals in SAMPO projects; users explore cultural heritage through LOD portals in Cultural Leaf; citizens and institutions co-create collective memories over cultural heritage archives using AI-generated stories in Polariscope. </w:t>
      </w:r>
    </w:p>
    <w:p w14:paraId="0872276E" w14:textId="77777777" w:rsidR="00D26924" w:rsidRPr="00492B76" w:rsidRDefault="00D26924" w:rsidP="00492B76">
      <w:pPr>
        <w:pStyle w:val="Heading1"/>
        <w:spacing w:line="360" w:lineRule="auto"/>
        <w:jc w:val="both"/>
        <w:rPr>
          <w:rFonts w:ascii="Times New Roman" w:eastAsiaTheme="minorHAnsi" w:hAnsi="Times New Roman" w:cs="Times New Roman"/>
          <w:color w:val="auto"/>
          <w:sz w:val="24"/>
          <w:szCs w:val="24"/>
        </w:rPr>
      </w:pPr>
      <w:r w:rsidRPr="00492B76">
        <w:rPr>
          <w:rFonts w:ascii="Times New Roman" w:eastAsiaTheme="minorHAnsi" w:hAnsi="Times New Roman" w:cs="Times New Roman"/>
          <w:color w:val="auto"/>
          <w:sz w:val="24"/>
          <w:szCs w:val="24"/>
        </w:rPr>
        <w:t xml:space="preserve">Ontology-based systems (2 cases) support domain-specific knowledge organization: end users and curators develop ontologies for sensitive terrorism domains in </w:t>
      </w:r>
      <w:proofErr w:type="spellStart"/>
      <w:r w:rsidRPr="00492B76">
        <w:rPr>
          <w:rFonts w:ascii="Times New Roman" w:eastAsiaTheme="minorHAnsi" w:hAnsi="Times New Roman" w:cs="Times New Roman"/>
          <w:color w:val="auto"/>
          <w:sz w:val="24"/>
          <w:szCs w:val="24"/>
        </w:rPr>
        <w:t>GTDOnto</w:t>
      </w:r>
      <w:proofErr w:type="spellEnd"/>
      <w:r w:rsidRPr="00492B76">
        <w:rPr>
          <w:rFonts w:ascii="Times New Roman" w:eastAsiaTheme="minorHAnsi" w:hAnsi="Times New Roman" w:cs="Times New Roman"/>
          <w:color w:val="auto"/>
          <w:sz w:val="24"/>
          <w:szCs w:val="24"/>
        </w:rPr>
        <w:t xml:space="preserve">; editorial managers, information professionals, and researchers define provenance tracking models extending PROV and SKOS in </w:t>
      </w:r>
      <w:proofErr w:type="spellStart"/>
      <w:r w:rsidRPr="00492B76">
        <w:rPr>
          <w:rFonts w:ascii="Times New Roman" w:eastAsiaTheme="minorHAnsi" w:hAnsi="Times New Roman" w:cs="Times New Roman"/>
          <w:color w:val="auto"/>
          <w:sz w:val="24"/>
          <w:szCs w:val="24"/>
        </w:rPr>
        <w:t>ProvKOS</w:t>
      </w:r>
      <w:proofErr w:type="spellEnd"/>
      <w:r w:rsidRPr="00492B76">
        <w:rPr>
          <w:rFonts w:ascii="Times New Roman" w:eastAsiaTheme="minorHAnsi" w:hAnsi="Times New Roman" w:cs="Times New Roman"/>
          <w:color w:val="auto"/>
          <w:sz w:val="24"/>
          <w:szCs w:val="24"/>
        </w:rPr>
        <w:t xml:space="preserve">. </w:t>
      </w:r>
    </w:p>
    <w:p w14:paraId="1E5F5678" w14:textId="77777777" w:rsidR="00D26924" w:rsidRPr="00492B76" w:rsidRDefault="00D26924" w:rsidP="00492B76">
      <w:pPr>
        <w:pStyle w:val="Heading1"/>
        <w:spacing w:line="360" w:lineRule="auto"/>
        <w:jc w:val="both"/>
        <w:rPr>
          <w:rFonts w:ascii="Times New Roman" w:eastAsiaTheme="minorHAnsi" w:hAnsi="Times New Roman" w:cs="Times New Roman"/>
          <w:color w:val="auto"/>
          <w:sz w:val="24"/>
          <w:szCs w:val="24"/>
        </w:rPr>
      </w:pPr>
      <w:r w:rsidRPr="00492B76">
        <w:rPr>
          <w:rFonts w:ascii="Times New Roman" w:eastAsiaTheme="minorHAnsi" w:hAnsi="Times New Roman" w:cs="Times New Roman"/>
          <w:color w:val="auto"/>
          <w:sz w:val="24"/>
          <w:szCs w:val="24"/>
        </w:rPr>
        <w:t xml:space="preserve">Semantic search and exploration systems (2 cases) position users as evaluators and co-shapers: publishers, researchers, and interested individuals test semantic search systems and knowledge graph exploration in ARCA; historians, cultural scientists, and GLAM practitioners contribute to multimodal historical knowledge graphs and visualization platforms in </w:t>
      </w:r>
      <w:proofErr w:type="spellStart"/>
      <w:r w:rsidRPr="00492B76">
        <w:rPr>
          <w:rFonts w:ascii="Times New Roman" w:eastAsiaTheme="minorHAnsi" w:hAnsi="Times New Roman" w:cs="Times New Roman"/>
          <w:color w:val="auto"/>
          <w:sz w:val="24"/>
          <w:szCs w:val="24"/>
        </w:rPr>
        <w:t>InTaVia</w:t>
      </w:r>
      <w:proofErr w:type="spellEnd"/>
      <w:r w:rsidRPr="00492B76">
        <w:rPr>
          <w:rFonts w:ascii="Times New Roman" w:eastAsiaTheme="minorHAnsi" w:hAnsi="Times New Roman" w:cs="Times New Roman"/>
          <w:color w:val="auto"/>
          <w:sz w:val="24"/>
          <w:szCs w:val="24"/>
        </w:rPr>
        <w:t xml:space="preserve">. Neurosymbolic and multimodal narrative systems (2 cases) empower users as co-authors: users control narrative parameters in neuros symbolic narrative generation systems for cultural heritage; social media users generate emotional metadata and affective responses in </w:t>
      </w:r>
      <w:proofErr w:type="spellStart"/>
      <w:r w:rsidRPr="00492B76">
        <w:rPr>
          <w:rFonts w:ascii="Times New Roman" w:eastAsiaTheme="minorHAnsi" w:hAnsi="Times New Roman" w:cs="Times New Roman"/>
          <w:color w:val="auto"/>
          <w:sz w:val="24"/>
          <w:szCs w:val="24"/>
        </w:rPr>
        <w:t>ArsEmotica</w:t>
      </w:r>
      <w:proofErr w:type="spellEnd"/>
      <w:r w:rsidRPr="00492B76">
        <w:rPr>
          <w:rFonts w:ascii="Times New Roman" w:eastAsiaTheme="minorHAnsi" w:hAnsi="Times New Roman" w:cs="Times New Roman"/>
          <w:color w:val="auto"/>
          <w:sz w:val="24"/>
          <w:szCs w:val="24"/>
        </w:rPr>
        <w:t xml:space="preserve">. </w:t>
      </w:r>
    </w:p>
    <w:p w14:paraId="4A84F337" w14:textId="77777777" w:rsidR="00D26924" w:rsidRPr="00492B76" w:rsidRDefault="00D26924" w:rsidP="00492B76">
      <w:pPr>
        <w:pStyle w:val="Heading1"/>
        <w:spacing w:line="360" w:lineRule="auto"/>
        <w:jc w:val="both"/>
        <w:rPr>
          <w:rFonts w:ascii="Times New Roman" w:eastAsiaTheme="minorHAnsi" w:hAnsi="Times New Roman" w:cs="Times New Roman"/>
          <w:color w:val="auto"/>
          <w:sz w:val="24"/>
          <w:szCs w:val="24"/>
        </w:rPr>
      </w:pPr>
      <w:r w:rsidRPr="00492B76">
        <w:rPr>
          <w:rFonts w:ascii="Times New Roman" w:eastAsiaTheme="minorHAnsi" w:hAnsi="Times New Roman" w:cs="Times New Roman"/>
          <w:color w:val="auto"/>
          <w:sz w:val="24"/>
          <w:szCs w:val="24"/>
        </w:rPr>
        <w:t>Specialized semantic tools (2 cases) address specific knowledge organization needs: potential library users prototype participatory indexing services and workflows; community members, students, and language instructors co-design metadata frameworks and culturally appropriate digital library structures in Inuvialuit Digital Library. Across technologies, users range from domain experts (archivists, researchers, curators) to non-expert contributors (citizens, students, social media users), co-creating objects spanning structured knowledge representations, narrative layers, and culturally grounded access rules.</w:t>
      </w:r>
    </w:p>
    <w:p w14:paraId="6973529B" w14:textId="6A03BBA7" w:rsidR="00D26924" w:rsidRPr="00492B76" w:rsidRDefault="00D26924" w:rsidP="00492B76">
      <w:pPr>
        <w:pStyle w:val="Heading1"/>
        <w:spacing w:line="360" w:lineRule="auto"/>
        <w:jc w:val="both"/>
        <w:rPr>
          <w:rFonts w:ascii="Times New Roman" w:eastAsiaTheme="minorHAnsi" w:hAnsi="Times New Roman" w:cs="Times New Roman"/>
          <w:color w:val="auto"/>
          <w:sz w:val="24"/>
          <w:szCs w:val="24"/>
        </w:rPr>
      </w:pPr>
      <w:r w:rsidRPr="00492B76">
        <w:rPr>
          <w:rFonts w:ascii="Times New Roman" w:eastAsiaTheme="minorHAnsi" w:hAnsi="Times New Roman" w:cs="Times New Roman"/>
          <w:color w:val="auto"/>
          <w:sz w:val="24"/>
          <w:szCs w:val="24"/>
        </w:rPr>
        <w:lastRenderedPageBreak/>
        <w:t xml:space="preserve">As the use cases originated from multidisciplinary literature, they express their methodological approaches in very different ways. This study proposes two general frameworks that can be used to systematically </w:t>
      </w:r>
      <w:proofErr w:type="spellStart"/>
      <w:r w:rsidRPr="00492B76">
        <w:rPr>
          <w:rFonts w:ascii="Times New Roman" w:eastAsiaTheme="minorHAnsi" w:hAnsi="Times New Roman" w:cs="Times New Roman"/>
          <w:color w:val="auto"/>
          <w:sz w:val="24"/>
          <w:szCs w:val="24"/>
        </w:rPr>
        <w:t>characterise</w:t>
      </w:r>
      <w:proofErr w:type="spellEnd"/>
      <w:r w:rsidRPr="00492B76">
        <w:rPr>
          <w:rFonts w:ascii="Times New Roman" w:eastAsiaTheme="minorHAnsi" w:hAnsi="Times New Roman" w:cs="Times New Roman"/>
          <w:color w:val="auto"/>
          <w:sz w:val="24"/>
          <w:szCs w:val="24"/>
        </w:rPr>
        <w:t xml:space="preserve"> them while maintaining their own general context and language. The first describes processes and tools from the design approach (Waidelich </w:t>
      </w:r>
      <w:r w:rsidRPr="00492B76">
        <w:rPr>
          <w:rFonts w:ascii="Times New Roman" w:eastAsiaTheme="minorHAnsi" w:hAnsi="Times New Roman" w:cs="Times New Roman"/>
          <w:i/>
          <w:color w:val="auto"/>
          <w:sz w:val="24"/>
          <w:szCs w:val="24"/>
        </w:rPr>
        <w:t xml:space="preserve">et al., </w:t>
      </w:r>
      <w:r w:rsidRPr="00492B76">
        <w:rPr>
          <w:rFonts w:ascii="Times New Roman" w:eastAsiaTheme="minorHAnsi" w:hAnsi="Times New Roman" w:cs="Times New Roman"/>
          <w:color w:val="auto"/>
          <w:sz w:val="24"/>
          <w:szCs w:val="24"/>
        </w:rPr>
        <w:t xml:space="preserve">2018; Calvano, 2025) and the other, from the research point of view (specifically from the context of citizen science) (Turnhout </w:t>
      </w:r>
      <w:r w:rsidRPr="00492B76">
        <w:rPr>
          <w:rFonts w:ascii="Times New Roman" w:eastAsiaTheme="minorHAnsi" w:hAnsi="Times New Roman" w:cs="Times New Roman"/>
          <w:i/>
          <w:color w:val="auto"/>
          <w:sz w:val="24"/>
          <w:szCs w:val="24"/>
        </w:rPr>
        <w:t xml:space="preserve">et al., </w:t>
      </w:r>
      <w:r w:rsidRPr="00492B76">
        <w:rPr>
          <w:rFonts w:ascii="Times New Roman" w:eastAsiaTheme="minorHAnsi" w:hAnsi="Times New Roman" w:cs="Times New Roman"/>
          <w:color w:val="auto"/>
          <w:sz w:val="24"/>
          <w:szCs w:val="24"/>
        </w:rPr>
        <w:t xml:space="preserve">2020; </w:t>
      </w:r>
      <w:proofErr w:type="spellStart"/>
      <w:r w:rsidRPr="00492B76">
        <w:rPr>
          <w:rFonts w:ascii="Times New Roman" w:eastAsiaTheme="minorHAnsi" w:hAnsi="Times New Roman" w:cs="Times New Roman"/>
          <w:color w:val="auto"/>
          <w:sz w:val="24"/>
          <w:szCs w:val="24"/>
        </w:rPr>
        <w:t>Haklay</w:t>
      </w:r>
      <w:proofErr w:type="spellEnd"/>
      <w:r w:rsidRPr="00492B76">
        <w:rPr>
          <w:rFonts w:ascii="Times New Roman" w:eastAsiaTheme="minorHAnsi" w:hAnsi="Times New Roman" w:cs="Times New Roman"/>
          <w:color w:val="auto"/>
          <w:sz w:val="24"/>
          <w:szCs w:val="24"/>
        </w:rPr>
        <w:t xml:space="preserve"> </w:t>
      </w:r>
      <w:r w:rsidRPr="00492B76">
        <w:rPr>
          <w:rFonts w:ascii="Times New Roman" w:eastAsiaTheme="minorHAnsi" w:hAnsi="Times New Roman" w:cs="Times New Roman"/>
          <w:i/>
          <w:color w:val="auto"/>
          <w:sz w:val="24"/>
          <w:szCs w:val="24"/>
        </w:rPr>
        <w:t xml:space="preserve">et al., </w:t>
      </w:r>
      <w:r w:rsidRPr="00492B76">
        <w:rPr>
          <w:rFonts w:ascii="Times New Roman" w:eastAsiaTheme="minorHAnsi" w:hAnsi="Times New Roman" w:cs="Times New Roman"/>
          <w:color w:val="auto"/>
          <w:sz w:val="24"/>
          <w:szCs w:val="24"/>
        </w:rPr>
        <w:t xml:space="preserve">2020) as can be seen in Table </w:t>
      </w:r>
      <w:r w:rsidR="00022F92" w:rsidRPr="00492B76">
        <w:rPr>
          <w:rFonts w:ascii="Times New Roman" w:eastAsiaTheme="minorHAnsi" w:hAnsi="Times New Roman" w:cs="Times New Roman"/>
          <w:color w:val="auto"/>
          <w:sz w:val="24"/>
          <w:szCs w:val="24"/>
        </w:rPr>
        <w:t>I</w:t>
      </w:r>
      <w:r w:rsidRPr="00492B76">
        <w:rPr>
          <w:rFonts w:ascii="Times New Roman" w:eastAsiaTheme="minorHAnsi" w:hAnsi="Times New Roman" w:cs="Times New Roman"/>
          <w:color w:val="auto"/>
          <w:sz w:val="24"/>
          <w:szCs w:val="24"/>
        </w:rPr>
        <w:t>.</w:t>
      </w:r>
    </w:p>
    <w:p w14:paraId="5658E410" w14:textId="77777777" w:rsidR="00D26924" w:rsidRPr="00492B76" w:rsidRDefault="00D26924" w:rsidP="00492B76">
      <w:pPr>
        <w:pStyle w:val="Heading1"/>
        <w:spacing w:line="360" w:lineRule="auto"/>
        <w:jc w:val="both"/>
        <w:rPr>
          <w:rFonts w:ascii="Times New Roman" w:eastAsiaTheme="minorHAnsi" w:hAnsi="Times New Roman" w:cs="Times New Roman"/>
          <w:color w:val="auto"/>
          <w:sz w:val="24"/>
          <w:szCs w:val="24"/>
        </w:rPr>
      </w:pPr>
      <w:r w:rsidRPr="00492B76">
        <w:rPr>
          <w:rFonts w:ascii="Times New Roman" w:eastAsiaTheme="minorHAnsi" w:hAnsi="Times New Roman" w:cs="Times New Roman"/>
          <w:color w:val="auto"/>
          <w:sz w:val="24"/>
          <w:szCs w:val="24"/>
        </w:rPr>
        <w:t xml:space="preserve">Table I. Analytical Codebook for Use Case Content Analysis. (Source: Authors’ </w:t>
      </w:r>
      <w:proofErr w:type="gramStart"/>
      <w:r w:rsidRPr="00492B76">
        <w:rPr>
          <w:rFonts w:ascii="Times New Roman" w:eastAsiaTheme="minorHAnsi" w:hAnsi="Times New Roman" w:cs="Times New Roman"/>
          <w:color w:val="auto"/>
          <w:sz w:val="24"/>
          <w:szCs w:val="24"/>
        </w:rPr>
        <w:t>own</w:t>
      </w:r>
      <w:proofErr w:type="gramEnd"/>
      <w:r w:rsidRPr="00492B76">
        <w:rPr>
          <w:rFonts w:ascii="Times New Roman" w:eastAsiaTheme="minorHAnsi" w:hAnsi="Times New Roman" w:cs="Times New Roman"/>
          <w:color w:val="auto"/>
          <w:sz w:val="24"/>
          <w:szCs w:val="24"/>
        </w:rPr>
        <w:t xml:space="preserve"> data).</w:t>
      </w:r>
    </w:p>
    <w:p w14:paraId="76B58EA8" w14:textId="586FDC07" w:rsidR="00307D51" w:rsidRPr="00492B76" w:rsidRDefault="00000000" w:rsidP="00492B76">
      <w:pPr>
        <w:pStyle w:val="Heading1"/>
        <w:spacing w:line="360" w:lineRule="auto"/>
        <w:jc w:val="both"/>
        <w:rPr>
          <w:rFonts w:ascii="Times New Roman" w:hAnsi="Times New Roman" w:cs="Times New Roman"/>
        </w:rPr>
      </w:pPr>
      <w:r w:rsidRPr="00492B76">
        <w:rPr>
          <w:rFonts w:ascii="Times New Roman" w:hAnsi="Times New Roman" w:cs="Times New Roman"/>
        </w:rPr>
        <w:t>Findings about methodological user integration</w:t>
      </w:r>
    </w:p>
    <w:p w14:paraId="2E2EB719" w14:textId="77777777" w:rsidR="00307D51" w:rsidRPr="00492B76" w:rsidRDefault="00000000" w:rsidP="00492B76">
      <w:pPr>
        <w:pStyle w:val="FirstParagraph"/>
        <w:spacing w:line="360" w:lineRule="auto"/>
        <w:jc w:val="both"/>
        <w:rPr>
          <w:rFonts w:ascii="Times New Roman" w:hAnsi="Times New Roman" w:cs="Times New Roman"/>
        </w:rPr>
      </w:pPr>
      <w:r w:rsidRPr="00492B76">
        <w:rPr>
          <w:rFonts w:ascii="Times New Roman" w:hAnsi="Times New Roman" w:cs="Times New Roman"/>
        </w:rPr>
        <w:t>The presentation of findings is structured according to the analytical codebook defined in the Methods section (see Table 1). Each subsection corresponds to one dimension with the described analytical variables for content analysis of the 22 use cases. Results are reported by aggregating observations across use cases coded under the same variables, enabling systematic cross-case comparison.</w:t>
      </w:r>
    </w:p>
    <w:p w14:paraId="5132FB7E" w14:textId="77777777" w:rsidR="00307D51" w:rsidRPr="00492B76" w:rsidRDefault="00000000" w:rsidP="00492B76">
      <w:pPr>
        <w:pStyle w:val="Heading2"/>
        <w:spacing w:line="360" w:lineRule="auto"/>
        <w:jc w:val="both"/>
        <w:rPr>
          <w:rFonts w:ascii="Times New Roman" w:hAnsi="Times New Roman" w:cs="Times New Roman"/>
        </w:rPr>
      </w:pPr>
      <w:bookmarkStart w:id="12" w:name="Xfa0233ea63038ee10e2204b82f3507b800571be"/>
      <w:r w:rsidRPr="00492B76">
        <w:rPr>
          <w:rFonts w:ascii="Times New Roman" w:hAnsi="Times New Roman" w:cs="Times New Roman"/>
        </w:rPr>
        <w:lastRenderedPageBreak/>
        <w:t>1. User integration phase and process-driven patterns</w:t>
      </w:r>
    </w:p>
    <w:p w14:paraId="53266C51" w14:textId="70E7977D" w:rsidR="00D26924" w:rsidRPr="00492B76" w:rsidRDefault="00D26924" w:rsidP="00492B76">
      <w:pPr>
        <w:pStyle w:val="Heading2"/>
        <w:spacing w:line="360" w:lineRule="auto"/>
        <w:jc w:val="both"/>
        <w:rPr>
          <w:rFonts w:ascii="Times New Roman" w:eastAsiaTheme="minorHAnsi" w:hAnsi="Times New Roman" w:cs="Times New Roman"/>
          <w:color w:val="auto"/>
          <w:sz w:val="24"/>
          <w:szCs w:val="24"/>
        </w:rPr>
      </w:pPr>
      <w:bookmarkStart w:id="13" w:name="X1c90b831e4465e65494c08ead9fe22542771441"/>
      <w:bookmarkEnd w:id="12"/>
      <w:r w:rsidRPr="00492B76">
        <w:rPr>
          <w:rFonts w:ascii="Times New Roman" w:eastAsiaTheme="minorHAnsi" w:hAnsi="Times New Roman" w:cs="Times New Roman"/>
          <w:color w:val="auto"/>
          <w:sz w:val="24"/>
          <w:szCs w:val="24"/>
        </w:rPr>
        <w:t xml:space="preserve">The process-driven dimension examines when in the development lifecycle users are integrated into semantic and </w:t>
      </w:r>
      <w:proofErr w:type="spellStart"/>
      <w:r w:rsidRPr="00492B76">
        <w:rPr>
          <w:rFonts w:ascii="Times New Roman" w:eastAsiaTheme="minorHAnsi" w:hAnsi="Times New Roman" w:cs="Times New Roman"/>
          <w:color w:val="auto"/>
          <w:sz w:val="24"/>
          <w:szCs w:val="24"/>
        </w:rPr>
        <w:t>NeSy</w:t>
      </w:r>
      <w:proofErr w:type="spellEnd"/>
      <w:r w:rsidRPr="00492B76">
        <w:rPr>
          <w:rFonts w:ascii="Times New Roman" w:eastAsiaTheme="minorHAnsi" w:hAnsi="Times New Roman" w:cs="Times New Roman"/>
          <w:color w:val="auto"/>
          <w:sz w:val="24"/>
          <w:szCs w:val="24"/>
        </w:rPr>
        <w:t xml:space="preserve"> AI systems for digital libraries, distinguishing between early-stage co-design, late-stage evaluation, constant engagement, and cases where user integration is not explicitly documented. Analysis of the 22 use-cases is non-exclusive across phases: seven use-cases integrate users early in development, five engage users primarily during late evaluation, and six report constant engagement (e.g., ongoing crowdsourcing or continuous co-curation), while four do not explicitly document the participation phase. Constant participation doesn’t necessarily mean users take part in all project phases; this can result from processes that accept contributions continuously but in specific ways. For example, Polariscope is presented as an online community for everyone to contribute, although users participated mainly by testing the tool in the final design stages (Almeida </w:t>
      </w:r>
      <w:r w:rsidRPr="00492B76">
        <w:rPr>
          <w:rFonts w:ascii="Times New Roman" w:eastAsiaTheme="minorHAnsi" w:hAnsi="Times New Roman" w:cs="Times New Roman"/>
          <w:i/>
          <w:color w:val="auto"/>
          <w:sz w:val="24"/>
          <w:szCs w:val="24"/>
        </w:rPr>
        <w:t xml:space="preserve">et al., </w:t>
      </w:r>
      <w:r w:rsidRPr="00492B76">
        <w:rPr>
          <w:rFonts w:ascii="Times New Roman" w:eastAsiaTheme="minorHAnsi" w:hAnsi="Times New Roman" w:cs="Times New Roman"/>
          <w:color w:val="auto"/>
          <w:sz w:val="24"/>
          <w:szCs w:val="24"/>
        </w:rPr>
        <w:t>2024). Another example is PhD Students’ Information-Sharing KG, which strategically integrates interviews for understanding system requirements and sentiment analysis for evaluation (</w:t>
      </w:r>
      <w:proofErr w:type="spellStart"/>
      <w:r w:rsidRPr="00492B76">
        <w:rPr>
          <w:rFonts w:ascii="Times New Roman" w:eastAsiaTheme="minorHAnsi" w:hAnsi="Times New Roman" w:cs="Times New Roman"/>
          <w:color w:val="auto"/>
          <w:sz w:val="24"/>
          <w:szCs w:val="24"/>
        </w:rPr>
        <w:t>Gardasevic</w:t>
      </w:r>
      <w:proofErr w:type="spellEnd"/>
      <w:r w:rsidRPr="00492B76">
        <w:rPr>
          <w:rFonts w:ascii="Times New Roman" w:eastAsiaTheme="minorHAnsi" w:hAnsi="Times New Roman" w:cs="Times New Roman"/>
          <w:color w:val="auto"/>
          <w:sz w:val="24"/>
          <w:szCs w:val="24"/>
        </w:rPr>
        <w:t xml:space="preserve"> and Lamba, 2024). Design-led use-cases more frequently incorporate early user integration compared to research-oriented initiatives that tend toward constant monitoring or late-stage evaluation.</w:t>
      </w:r>
    </w:p>
    <w:p w14:paraId="580D94D0" w14:textId="5C7016C5" w:rsidR="00307D51" w:rsidRPr="00492B76" w:rsidRDefault="00000000" w:rsidP="00492B76">
      <w:pPr>
        <w:pStyle w:val="Heading2"/>
        <w:spacing w:line="360" w:lineRule="auto"/>
        <w:jc w:val="both"/>
        <w:rPr>
          <w:rFonts w:ascii="Times New Roman" w:hAnsi="Times New Roman" w:cs="Times New Roman"/>
        </w:rPr>
      </w:pPr>
      <w:r w:rsidRPr="00492B76">
        <w:rPr>
          <w:rFonts w:ascii="Times New Roman" w:hAnsi="Times New Roman" w:cs="Times New Roman"/>
        </w:rPr>
        <w:t>2. Participatory approaches and methodological tools</w:t>
      </w:r>
    </w:p>
    <w:p w14:paraId="1C12DD1C" w14:textId="77777777" w:rsidR="00307D51" w:rsidRPr="00492B76" w:rsidRDefault="00000000" w:rsidP="00492B76">
      <w:pPr>
        <w:pStyle w:val="FirstParagraph"/>
        <w:spacing w:line="360" w:lineRule="auto"/>
        <w:jc w:val="both"/>
        <w:rPr>
          <w:rFonts w:ascii="Times New Roman" w:hAnsi="Times New Roman" w:cs="Times New Roman"/>
        </w:rPr>
      </w:pPr>
      <w:r w:rsidRPr="00492B76">
        <w:rPr>
          <w:rFonts w:ascii="Times New Roman" w:hAnsi="Times New Roman" w:cs="Times New Roman"/>
        </w:rPr>
        <w:t xml:space="preserve">This dimension identifies the strategic use of techniques, frameworks </w:t>
      </w:r>
      <w:hyperlink r:id="rId12">
        <w:r w:rsidR="00307D51" w:rsidRPr="00492B76">
          <w:rPr>
            <w:rStyle w:val="Hyperlink"/>
            <w:rFonts w:ascii="Times New Roman" w:hAnsi="Times New Roman" w:cs="Times New Roman"/>
          </w:rPr>
          <w:t>(Gómez-Ferri, 2014)</w:t>
        </w:r>
      </w:hyperlink>
      <w:r w:rsidRPr="00492B76">
        <w:rPr>
          <w:rFonts w:ascii="Times New Roman" w:hAnsi="Times New Roman" w:cs="Times New Roman"/>
        </w:rPr>
        <w:t xml:space="preserve">, and approaches employed to integrate users into semantic and </w:t>
      </w:r>
      <w:proofErr w:type="spellStart"/>
      <w:r w:rsidRPr="00492B76">
        <w:rPr>
          <w:rFonts w:ascii="Times New Roman" w:hAnsi="Times New Roman" w:cs="Times New Roman"/>
        </w:rPr>
        <w:t>NeSy</w:t>
      </w:r>
      <w:proofErr w:type="spellEnd"/>
      <w:r w:rsidRPr="00492B76">
        <w:rPr>
          <w:rFonts w:ascii="Times New Roman" w:hAnsi="Times New Roman" w:cs="Times New Roman"/>
        </w:rPr>
        <w:t xml:space="preserve"> AI systems for digital libraries, revealing a diverse toolkit ranging from structured participatory workshops to automated knowledge extraction pipelines. Analysis demonstrates three primary tool clusters: (</w:t>
      </w:r>
      <w:proofErr w:type="spellStart"/>
      <w:r w:rsidRPr="00492B76">
        <w:rPr>
          <w:rFonts w:ascii="Times New Roman" w:hAnsi="Times New Roman" w:cs="Times New Roman"/>
        </w:rPr>
        <w:t>i</w:t>
      </w:r>
      <w:proofErr w:type="spellEnd"/>
      <w:r w:rsidRPr="00492B76">
        <w:rPr>
          <w:rFonts w:ascii="Times New Roman" w:hAnsi="Times New Roman" w:cs="Times New Roman"/>
        </w:rPr>
        <w:t xml:space="preserve">) User-centered and co-design approaches utilizing co-construction workshops, participatory design processes, and community-led co-design sessions; (ii) user testing and user-centered design methods, specifically interface usability testing, requirement workshops, and iterative test phases; (iii) crowdsourcing and user-generated content strategies leveraging collaborative editing environments, crowdsourced platforms, implicit crowdsourcing through social media data collection, and hackathon-based prototyping (commonly used for ontology and knowledge graph engineering methodologies). Yet most approaches (14) still lack robust participation evaluation </w:t>
      </w:r>
      <w:r w:rsidRPr="00492B76">
        <w:rPr>
          <w:rFonts w:ascii="Times New Roman" w:hAnsi="Times New Roman" w:cs="Times New Roman"/>
        </w:rPr>
        <w:lastRenderedPageBreak/>
        <w:t>(use-cases report efficiency/impact evaluations beyond usability/IR metrics—impact on participation remains under-documented).</w:t>
      </w:r>
    </w:p>
    <w:p w14:paraId="1AB94414" w14:textId="77777777" w:rsidR="00307D51" w:rsidRPr="00492B76" w:rsidRDefault="00000000" w:rsidP="00492B76">
      <w:pPr>
        <w:pStyle w:val="Heading2"/>
        <w:spacing w:line="360" w:lineRule="auto"/>
        <w:jc w:val="both"/>
        <w:rPr>
          <w:rFonts w:ascii="Times New Roman" w:hAnsi="Times New Roman" w:cs="Times New Roman"/>
        </w:rPr>
      </w:pPr>
      <w:bookmarkStart w:id="14" w:name="X8bc3d5e4c4427059116ec9e5b5c1d39edd033f8"/>
      <w:bookmarkEnd w:id="13"/>
      <w:r w:rsidRPr="00492B76">
        <w:rPr>
          <w:rFonts w:ascii="Times New Roman" w:hAnsi="Times New Roman" w:cs="Times New Roman"/>
        </w:rPr>
        <w:t>3. Levels of user participation and engagement</w:t>
      </w:r>
    </w:p>
    <w:p w14:paraId="507582FD" w14:textId="5926D734" w:rsidR="00307D51" w:rsidRPr="00492B76" w:rsidRDefault="00D26924" w:rsidP="00492B76">
      <w:pPr>
        <w:pStyle w:val="FirstParagraph"/>
        <w:spacing w:line="360" w:lineRule="auto"/>
        <w:jc w:val="both"/>
        <w:rPr>
          <w:rFonts w:ascii="Times New Roman" w:hAnsi="Times New Roman" w:cs="Times New Roman"/>
        </w:rPr>
      </w:pPr>
      <w:r w:rsidRPr="00492B76">
        <w:rPr>
          <w:rFonts w:ascii="Times New Roman" w:hAnsi="Times New Roman" w:cs="Times New Roman"/>
        </w:rPr>
        <w:t xml:space="preserve">The levels of user participation and engagement map the spectrum of user consultation, decision-making power and ownership (Delgado </w:t>
      </w:r>
      <w:r w:rsidRPr="00492B76">
        <w:rPr>
          <w:rFonts w:ascii="Times New Roman" w:hAnsi="Times New Roman" w:cs="Times New Roman"/>
          <w:i/>
        </w:rPr>
        <w:t xml:space="preserve">et al., </w:t>
      </w:r>
      <w:r w:rsidRPr="00492B76">
        <w:rPr>
          <w:rFonts w:ascii="Times New Roman" w:hAnsi="Times New Roman" w:cs="Times New Roman"/>
        </w:rPr>
        <w:t xml:space="preserve">2023) within semantic and </w:t>
      </w:r>
      <w:proofErr w:type="spellStart"/>
      <w:r w:rsidRPr="00492B76">
        <w:rPr>
          <w:rFonts w:ascii="Times New Roman" w:hAnsi="Times New Roman" w:cs="Times New Roman"/>
        </w:rPr>
        <w:t>NeSy</w:t>
      </w:r>
      <w:proofErr w:type="spellEnd"/>
      <w:r w:rsidRPr="00492B76">
        <w:rPr>
          <w:rFonts w:ascii="Times New Roman" w:hAnsi="Times New Roman" w:cs="Times New Roman"/>
        </w:rPr>
        <w:t xml:space="preserve"> AI systems for digital libraries, ranging from knowledge building and scientific sphere to full community empowerment and political agency (Matt, 2015; Vohland </w:t>
      </w:r>
      <w:r w:rsidRPr="00492B76">
        <w:rPr>
          <w:rFonts w:ascii="Times New Roman" w:hAnsi="Times New Roman" w:cs="Times New Roman"/>
          <w:i/>
        </w:rPr>
        <w:t xml:space="preserve">et al., </w:t>
      </w:r>
      <w:r w:rsidRPr="00492B76">
        <w:rPr>
          <w:rFonts w:ascii="Times New Roman" w:hAnsi="Times New Roman" w:cs="Times New Roman"/>
        </w:rPr>
        <w:t xml:space="preserve">2021). Analysis reveals a concentration of use-cases at consultative and collaborative levels (13), with fewer instances of true empowerment or community agency models (5). Of the five participatory use-cases that operate at the elaborate level, 3 also included other forms of engagement as consultation or </w:t>
      </w:r>
      <w:proofErr w:type="gramStart"/>
      <w:r w:rsidRPr="00492B76">
        <w:rPr>
          <w:rFonts w:ascii="Times New Roman" w:hAnsi="Times New Roman" w:cs="Times New Roman"/>
        </w:rPr>
        <w:t>inclusion;</w:t>
      </w:r>
      <w:proofErr w:type="gramEnd"/>
      <w:r w:rsidRPr="00492B76">
        <w:rPr>
          <w:rFonts w:ascii="Times New Roman" w:hAnsi="Times New Roman" w:cs="Times New Roman"/>
        </w:rPr>
        <w:t xml:space="preserve"> the rest asked users to volunteer in very systematic tasks. Two use-cases engaged on the social level. Notably, two use-cases (Inuvialuit Digital Library and </w:t>
      </w:r>
      <w:proofErr w:type="spellStart"/>
      <w:r w:rsidRPr="00492B76">
        <w:rPr>
          <w:rFonts w:ascii="Times New Roman" w:hAnsi="Times New Roman" w:cs="Times New Roman"/>
        </w:rPr>
        <w:t>ArsEmotica</w:t>
      </w:r>
      <w:proofErr w:type="spellEnd"/>
      <w:r w:rsidRPr="00492B76">
        <w:rPr>
          <w:rFonts w:ascii="Times New Roman" w:hAnsi="Times New Roman" w:cs="Times New Roman"/>
        </w:rPr>
        <w:t xml:space="preserve">) explicitly adopt political community agency perspectives by mixing different tools such as interviews, user testing, surveys, demonstrations, open houses, and participant observation (in person and digitally through social media). </w:t>
      </w:r>
    </w:p>
    <w:p w14:paraId="472F07F0" w14:textId="77777777" w:rsidR="00307D51" w:rsidRPr="00492B76" w:rsidRDefault="00000000" w:rsidP="00492B76">
      <w:pPr>
        <w:pStyle w:val="Heading2"/>
        <w:spacing w:line="360" w:lineRule="auto"/>
        <w:jc w:val="both"/>
        <w:rPr>
          <w:rFonts w:ascii="Times New Roman" w:hAnsi="Times New Roman" w:cs="Times New Roman"/>
        </w:rPr>
      </w:pPr>
      <w:bookmarkStart w:id="15" w:name="X9732f1c5644e35012bd458c63b7205d24efd834"/>
      <w:bookmarkEnd w:id="14"/>
      <w:r w:rsidRPr="00492B76">
        <w:rPr>
          <w:rFonts w:ascii="Times New Roman" w:hAnsi="Times New Roman" w:cs="Times New Roman"/>
        </w:rPr>
        <w:t>4. Inclusion, representational gaps and epistemic justice considerations</w:t>
      </w:r>
    </w:p>
    <w:p w14:paraId="72506ED5" w14:textId="1759D930" w:rsidR="00307D51" w:rsidRPr="00492B76" w:rsidRDefault="00D26924" w:rsidP="00492B76">
      <w:pPr>
        <w:pStyle w:val="FirstParagraph"/>
        <w:spacing w:line="360" w:lineRule="auto"/>
        <w:jc w:val="both"/>
        <w:rPr>
          <w:rFonts w:ascii="Times New Roman" w:hAnsi="Times New Roman" w:cs="Times New Roman"/>
        </w:rPr>
      </w:pPr>
      <w:r w:rsidRPr="00492B76">
        <w:rPr>
          <w:rFonts w:ascii="Times New Roman" w:hAnsi="Times New Roman" w:cs="Times New Roman"/>
        </w:rPr>
        <w:t>This dimension assesses how use-cases surface or mitigate power, bias, and inclusion issues in semantic/</w:t>
      </w:r>
      <w:proofErr w:type="spellStart"/>
      <w:r w:rsidRPr="00492B76">
        <w:rPr>
          <w:rFonts w:ascii="Times New Roman" w:hAnsi="Times New Roman" w:cs="Times New Roman"/>
        </w:rPr>
        <w:t>NeSy</w:t>
      </w:r>
      <w:proofErr w:type="spellEnd"/>
      <w:r w:rsidRPr="00492B76">
        <w:rPr>
          <w:rFonts w:ascii="Times New Roman" w:hAnsi="Times New Roman" w:cs="Times New Roman"/>
        </w:rPr>
        <w:t xml:space="preserve"> AI for digital libraries (Nesterov </w:t>
      </w:r>
      <w:r w:rsidRPr="00492B76">
        <w:rPr>
          <w:rFonts w:ascii="Times New Roman" w:hAnsi="Times New Roman" w:cs="Times New Roman"/>
          <w:i/>
        </w:rPr>
        <w:t xml:space="preserve">et al., </w:t>
      </w:r>
      <w:r w:rsidRPr="00492B76">
        <w:rPr>
          <w:rFonts w:ascii="Times New Roman" w:hAnsi="Times New Roman" w:cs="Times New Roman"/>
        </w:rPr>
        <w:t xml:space="preserve">2023). Evidence shows only a small subset makes this explicit. The </w:t>
      </w:r>
      <w:proofErr w:type="spellStart"/>
      <w:r w:rsidRPr="00492B76">
        <w:rPr>
          <w:rFonts w:ascii="Times New Roman" w:hAnsi="Times New Roman" w:cs="Times New Roman"/>
        </w:rPr>
        <w:t>Yanyuwa</w:t>
      </w:r>
      <w:proofErr w:type="spellEnd"/>
      <w:r w:rsidRPr="00492B76">
        <w:rPr>
          <w:rFonts w:ascii="Times New Roman" w:hAnsi="Times New Roman" w:cs="Times New Roman"/>
        </w:rPr>
        <w:t xml:space="preserve">-comics case treats indigenous language revitalization; although students, as their final users, are not involved. Other cases, such as Inuvialuit Digital Library (community-controlled access and narratives) did work with its communities, and </w:t>
      </w:r>
      <w:proofErr w:type="spellStart"/>
      <w:r w:rsidRPr="00492B76">
        <w:rPr>
          <w:rFonts w:ascii="Times New Roman" w:hAnsi="Times New Roman" w:cs="Times New Roman"/>
        </w:rPr>
        <w:t>HyperReal</w:t>
      </w:r>
      <w:proofErr w:type="spellEnd"/>
      <w:r w:rsidRPr="00492B76">
        <w:rPr>
          <w:rFonts w:ascii="Times New Roman" w:hAnsi="Times New Roman" w:cs="Times New Roman"/>
        </w:rPr>
        <w:t xml:space="preserve"> experiments with platforms for multivocal curation of contents. Bias-aware modelling appears in </w:t>
      </w:r>
      <w:proofErr w:type="spellStart"/>
      <w:r w:rsidRPr="00492B76">
        <w:rPr>
          <w:rFonts w:ascii="Times New Roman" w:hAnsi="Times New Roman" w:cs="Times New Roman"/>
        </w:rPr>
        <w:t>GTDOnto</w:t>
      </w:r>
      <w:proofErr w:type="spellEnd"/>
      <w:r w:rsidRPr="00492B76">
        <w:rPr>
          <w:rFonts w:ascii="Times New Roman" w:hAnsi="Times New Roman" w:cs="Times New Roman"/>
        </w:rPr>
        <w:t xml:space="preserve"> (sensitive terrorism domain) and </w:t>
      </w:r>
      <w:proofErr w:type="spellStart"/>
      <w:r w:rsidRPr="00492B76">
        <w:rPr>
          <w:rFonts w:ascii="Times New Roman" w:hAnsi="Times New Roman" w:cs="Times New Roman"/>
        </w:rPr>
        <w:t>ProvKOS</w:t>
      </w:r>
      <w:proofErr w:type="spellEnd"/>
      <w:r w:rsidRPr="00492B76">
        <w:rPr>
          <w:rFonts w:ascii="Times New Roman" w:hAnsi="Times New Roman" w:cs="Times New Roman"/>
        </w:rPr>
        <w:t xml:space="preserve"> (tracking controversial classifications), while a few use-cases (7) signal representation aims (e.g., World Literature KG foregrounding non-Western authors) without necessarily describing procedures to manage them to avoid representational gaps. </w:t>
      </w:r>
    </w:p>
    <w:p w14:paraId="12B8C9C2" w14:textId="0116BCCA" w:rsidR="00307D51" w:rsidRPr="00492B76" w:rsidRDefault="00000000" w:rsidP="00492B76">
      <w:pPr>
        <w:pStyle w:val="Heading1"/>
        <w:spacing w:line="360" w:lineRule="auto"/>
        <w:jc w:val="both"/>
        <w:rPr>
          <w:rFonts w:ascii="Times New Roman" w:hAnsi="Times New Roman" w:cs="Times New Roman"/>
        </w:rPr>
      </w:pPr>
      <w:bookmarkStart w:id="16" w:name="discussions"/>
      <w:bookmarkEnd w:id="11"/>
      <w:bookmarkEnd w:id="15"/>
      <w:r w:rsidRPr="00492B76">
        <w:rPr>
          <w:rFonts w:ascii="Times New Roman" w:hAnsi="Times New Roman" w:cs="Times New Roman"/>
        </w:rPr>
        <w:lastRenderedPageBreak/>
        <w:t>Discussion</w:t>
      </w:r>
    </w:p>
    <w:p w14:paraId="08EAC161" w14:textId="77777777" w:rsidR="00D26924" w:rsidRPr="00492B76" w:rsidRDefault="00D26924" w:rsidP="00492B76">
      <w:pPr>
        <w:pStyle w:val="BodyText"/>
        <w:spacing w:line="360" w:lineRule="auto"/>
        <w:jc w:val="both"/>
        <w:rPr>
          <w:rFonts w:ascii="Times New Roman" w:hAnsi="Times New Roman" w:cs="Times New Roman"/>
        </w:rPr>
      </w:pPr>
      <w:r w:rsidRPr="00492B76">
        <w:rPr>
          <w:rFonts w:ascii="Times New Roman" w:hAnsi="Times New Roman" w:cs="Times New Roman"/>
        </w:rPr>
        <w:t>The findings provide a critical perspective on the current state of human-centered semantic and neurosymbolic AI practices in digital libraries, as Cultural Cyber-Critical Ecosystem. While participatory rhetoric is widespread, the empirical evidence shows that most use-cases continue to privilege technology-driven and expert-led pipelines, with limited early or sustained user involvement.</w:t>
      </w:r>
    </w:p>
    <w:p w14:paraId="31094B7B" w14:textId="172004BA" w:rsidR="00D26924" w:rsidRPr="00492B76" w:rsidRDefault="00D26924" w:rsidP="00492B76">
      <w:pPr>
        <w:pStyle w:val="BodyText"/>
        <w:spacing w:line="360" w:lineRule="auto"/>
        <w:jc w:val="both"/>
        <w:rPr>
          <w:rFonts w:ascii="Times New Roman" w:hAnsi="Times New Roman" w:cs="Times New Roman"/>
        </w:rPr>
      </w:pPr>
      <w:r w:rsidRPr="00492B76">
        <w:rPr>
          <w:rFonts w:ascii="Times New Roman" w:hAnsi="Times New Roman" w:cs="Times New Roman"/>
        </w:rPr>
        <w:t xml:space="preserve">This gap has direct implications for trust and resilience. </w:t>
      </w:r>
      <w:proofErr w:type="spellStart"/>
      <w:r w:rsidRPr="00492B76">
        <w:rPr>
          <w:rFonts w:ascii="Times New Roman" w:hAnsi="Times New Roman" w:cs="Times New Roman"/>
        </w:rPr>
        <w:t>Neurosymbolical</w:t>
      </w:r>
      <w:proofErr w:type="spellEnd"/>
      <w:r w:rsidRPr="00492B76">
        <w:rPr>
          <w:rFonts w:ascii="Times New Roman" w:hAnsi="Times New Roman" w:cs="Times New Roman"/>
        </w:rPr>
        <w:t xml:space="preserve"> AI systems that integrate users primarily at late evaluation stages risk reproducing expert-centric assumptions and opaque knowledge representations (Stappers and Sanders, 2008; Fox and Chandrasekar, 2021). Trust emerges not as a purely technical property but as a socio-technical outcome dependent on meaningful participation, transparency of design choices, and accountability of representational decisions. This is also necessary to confront HCAI challenges—inscrutable models, embedded bias against minorities, privacy risks, and “illusions of meaning”—that arise when AI systems act on personal and trace data without accountable co-design (Capel and Brereton, 2023). Embedding community governance and long-term engagement demonstrate greater capacity to respond to cultural sensitivities, contested knowledge, and evolving community needs (Farnel and Shiri, 2019; </w:t>
      </w:r>
      <w:proofErr w:type="spellStart"/>
      <w:r w:rsidRPr="00492B76">
        <w:rPr>
          <w:rFonts w:ascii="Times New Roman" w:hAnsi="Times New Roman" w:cs="Times New Roman"/>
        </w:rPr>
        <w:t>Stengers</w:t>
      </w:r>
      <w:proofErr w:type="spellEnd"/>
      <w:r w:rsidRPr="00492B76">
        <w:rPr>
          <w:rFonts w:ascii="Times New Roman" w:hAnsi="Times New Roman" w:cs="Times New Roman"/>
        </w:rPr>
        <w:t xml:space="preserve"> and Despret, 2014). These cases indicate that resilience in digital libraries is not only a matter of infrastructural robustness but also of sustained social relationships and distributed responsibility.</w:t>
      </w:r>
    </w:p>
    <w:p w14:paraId="4CA17A1A" w14:textId="75E5847B" w:rsidR="00D26924" w:rsidRPr="00492B76" w:rsidRDefault="00D26924" w:rsidP="00492B76">
      <w:pPr>
        <w:pStyle w:val="BodyText"/>
        <w:spacing w:line="360" w:lineRule="auto"/>
        <w:jc w:val="both"/>
        <w:rPr>
          <w:rFonts w:ascii="Times New Roman" w:hAnsi="Times New Roman" w:cs="Times New Roman"/>
        </w:rPr>
      </w:pPr>
      <w:r w:rsidRPr="00492B76">
        <w:rPr>
          <w:rFonts w:ascii="Times New Roman" w:hAnsi="Times New Roman" w:cs="Times New Roman"/>
        </w:rPr>
        <w:t xml:space="preserve">These patterns point to a broader challenge for transdisciplinary collaboration. Although the analyzed use-cases draw from diverse fields—computer science, library and information science, digital humanities, HCI, and citizen science—the integration of these perspectives often remains partial. Technical development and participatory design are frequently decoupled, rather than co-evolving through shared conceptual frameworks and evaluation criteria (Delgado </w:t>
      </w:r>
      <w:r w:rsidRPr="00492B76">
        <w:rPr>
          <w:rFonts w:ascii="Times New Roman" w:hAnsi="Times New Roman" w:cs="Times New Roman"/>
          <w:i/>
        </w:rPr>
        <w:t xml:space="preserve">et al., </w:t>
      </w:r>
      <w:r w:rsidRPr="00492B76">
        <w:rPr>
          <w:rFonts w:ascii="Times New Roman" w:hAnsi="Times New Roman" w:cs="Times New Roman"/>
        </w:rPr>
        <w:t xml:space="preserve">2023; Capel and Brereton, 2023), and good practices miss the opportunity of being transferred, undermining the adaptive, user-driven exploration envisioned for future digital libraries. Transdisciplinary collaboration needs to be expanded to multi-actor workflow integration advocated by Fox and Chandrasekar—explicitly linking UX researchers, subject matter experts, and developers into extensible knowledge-graph-driven workflows (Fox and Chandrasekar, </w:t>
      </w:r>
      <w:r w:rsidRPr="00492B76">
        <w:rPr>
          <w:rFonts w:ascii="Times New Roman" w:hAnsi="Times New Roman" w:cs="Times New Roman"/>
        </w:rPr>
        <w:lastRenderedPageBreak/>
        <w:t>2021), while processes contribute perspectives and learnings from their own limitations for strengthening the relationship between knowledge and societal relevance (Davis and Horst, 2016).</w:t>
      </w:r>
    </w:p>
    <w:p w14:paraId="69D60C86" w14:textId="1D6E890B" w:rsidR="00D26924" w:rsidRPr="00492B76" w:rsidRDefault="00D26924" w:rsidP="00492B76">
      <w:pPr>
        <w:pStyle w:val="BodyText"/>
        <w:spacing w:line="360" w:lineRule="auto"/>
        <w:jc w:val="both"/>
        <w:rPr>
          <w:rFonts w:ascii="Times New Roman" w:hAnsi="Times New Roman" w:cs="Times New Roman"/>
        </w:rPr>
      </w:pPr>
      <w:r w:rsidRPr="00492B76">
        <w:rPr>
          <w:rFonts w:ascii="Times New Roman" w:hAnsi="Times New Roman" w:cs="Times New Roman"/>
        </w:rPr>
        <w:t xml:space="preserve">From a practical perspective and inclusion awareness, these results highlight the need for designers and managers of digital libraries to align participatory strategies with domain sensitivity and social responsibility. Early or continuous co-design should be prioritized in contexts involving cultural heritage, sensitive knowledge, or marginalized communities, and participatory steps should be systematically paired with evaluation methods that capture engagement quality, equity, and governance outcomes, not only usability or system performance (Fox and Chandrasekar, 2021; Calvano, 2025). Moreover, semantic and neurosymbolic AI infrastructures should embed provenance mechanisms, bias checks, and configurable governance models from the outset to support long-term trust and adaptability. If use-cases don’t express concrete safeguards such as gender/intersectionality audits, provenance of contested labels, or community governance over description practices, representational gaps remain as rhetoric with no elements for bias mitigation, culturally grounded metadata, and participatory control over meaning-making (Haraway, 1991). When such safeguards are absent, digital libraries risk perpetuating testimonial and hermeneutical injustices, whereby marginalized communities are included as data sources or contributors but excluded from interpretive control (Fricker, 2007; </w:t>
      </w:r>
      <w:proofErr w:type="spellStart"/>
      <w:r w:rsidRPr="00492B76">
        <w:rPr>
          <w:rFonts w:ascii="Times New Roman" w:hAnsi="Times New Roman" w:cs="Times New Roman"/>
        </w:rPr>
        <w:t>Stengers</w:t>
      </w:r>
      <w:proofErr w:type="spellEnd"/>
      <w:r w:rsidRPr="00492B76">
        <w:rPr>
          <w:rFonts w:ascii="Times New Roman" w:hAnsi="Times New Roman" w:cs="Times New Roman"/>
        </w:rPr>
        <w:t xml:space="preserve"> and Despret, 2014). Bias-aware modeling and provenance tracking appear only in isolated cases (e.g., </w:t>
      </w:r>
      <w:proofErr w:type="spellStart"/>
      <w:r w:rsidRPr="00492B76">
        <w:rPr>
          <w:rFonts w:ascii="Times New Roman" w:hAnsi="Times New Roman" w:cs="Times New Roman"/>
        </w:rPr>
        <w:t>ProvKOS</w:t>
      </w:r>
      <w:proofErr w:type="spellEnd"/>
      <w:r w:rsidRPr="00492B76">
        <w:rPr>
          <w:rFonts w:ascii="Times New Roman" w:hAnsi="Times New Roman" w:cs="Times New Roman"/>
        </w:rPr>
        <w:t xml:space="preserve">, </w:t>
      </w:r>
      <w:proofErr w:type="spellStart"/>
      <w:r w:rsidRPr="00492B76">
        <w:rPr>
          <w:rFonts w:ascii="Times New Roman" w:hAnsi="Times New Roman" w:cs="Times New Roman"/>
        </w:rPr>
        <w:t>GTDOnto</w:t>
      </w:r>
      <w:proofErr w:type="spellEnd"/>
      <w:r w:rsidRPr="00492B76">
        <w:rPr>
          <w:rFonts w:ascii="Times New Roman" w:hAnsi="Times New Roman" w:cs="Times New Roman"/>
        </w:rPr>
        <w:t xml:space="preserve">), suggesting that auditability and accountability are still treated as exceptional rather than foundational design requirements; genuine co-production is often operationalized as consultative feedback alone (Vohland </w:t>
      </w:r>
      <w:r w:rsidRPr="00492B76">
        <w:rPr>
          <w:rFonts w:ascii="Times New Roman" w:hAnsi="Times New Roman" w:cs="Times New Roman"/>
          <w:i/>
        </w:rPr>
        <w:t xml:space="preserve">et al., </w:t>
      </w:r>
      <w:r w:rsidRPr="00492B76">
        <w:rPr>
          <w:rFonts w:ascii="Times New Roman" w:hAnsi="Times New Roman" w:cs="Times New Roman"/>
        </w:rPr>
        <w:t>2021).</w:t>
      </w:r>
    </w:p>
    <w:p w14:paraId="380DF311" w14:textId="03C814C6" w:rsidR="00307D51" w:rsidRPr="00492B76" w:rsidRDefault="00D26924" w:rsidP="00492B76">
      <w:pPr>
        <w:pStyle w:val="BodyText"/>
        <w:spacing w:line="360" w:lineRule="auto"/>
        <w:jc w:val="both"/>
        <w:rPr>
          <w:rFonts w:ascii="Times New Roman" w:hAnsi="Times New Roman" w:cs="Times New Roman"/>
        </w:rPr>
      </w:pPr>
      <w:r w:rsidRPr="00492B76">
        <w:rPr>
          <w:rFonts w:ascii="Times New Roman" w:hAnsi="Times New Roman" w:cs="Times New Roman"/>
        </w:rPr>
        <w:t xml:space="preserve">Conversely, community-led initiatives demonstrate that culturally grounded metadata, multivocal narratives, and shared authority over representation can strengthen the relationship between knowledge infrastructures and societal relevance (Escobar, 2016; Davis and Horst, 2016). Hermeneutical gaps persist when marginalized groups cannot contest or define classifications, leaving their knowledge underrepresented and misinterpreted—precisely the risk when epistemic justice safeguards are absent (Fricker, 2011); while </w:t>
      </w:r>
      <w:proofErr w:type="spellStart"/>
      <w:r w:rsidRPr="00492B76">
        <w:rPr>
          <w:rFonts w:ascii="Times New Roman" w:hAnsi="Times New Roman" w:cs="Times New Roman"/>
        </w:rPr>
        <w:t>Stengers</w:t>
      </w:r>
      <w:proofErr w:type="spellEnd"/>
      <w:r w:rsidRPr="00492B76">
        <w:rPr>
          <w:rFonts w:ascii="Times New Roman" w:hAnsi="Times New Roman" w:cs="Times New Roman"/>
        </w:rPr>
        <w:t xml:space="preserve"> and Despret call for epistemic </w:t>
      </w:r>
      <w:proofErr w:type="gramStart"/>
      <w:r w:rsidRPr="00492B76">
        <w:rPr>
          <w:rFonts w:ascii="Times New Roman" w:hAnsi="Times New Roman" w:cs="Times New Roman"/>
        </w:rPr>
        <w:t>disobedience</w:t>
      </w:r>
      <w:proofErr w:type="gramEnd"/>
      <w:r w:rsidRPr="00492B76">
        <w:rPr>
          <w:rFonts w:ascii="Times New Roman" w:hAnsi="Times New Roman" w:cs="Times New Roman"/>
        </w:rPr>
        <w:t xml:space="preserve"> so communities are not merely “spoken for” but co-author classifications and meaning (</w:t>
      </w:r>
      <w:proofErr w:type="spellStart"/>
      <w:r w:rsidRPr="00492B76">
        <w:rPr>
          <w:rFonts w:ascii="Times New Roman" w:hAnsi="Times New Roman" w:cs="Times New Roman"/>
        </w:rPr>
        <w:t>Stengers</w:t>
      </w:r>
      <w:proofErr w:type="spellEnd"/>
      <w:r w:rsidRPr="00492B76">
        <w:rPr>
          <w:rFonts w:ascii="Times New Roman" w:hAnsi="Times New Roman" w:cs="Times New Roman"/>
        </w:rPr>
        <w:t xml:space="preserve"> and Despret, 2014). </w:t>
      </w:r>
    </w:p>
    <w:p w14:paraId="0A32B197" w14:textId="77777777" w:rsidR="00307D51" w:rsidRPr="00492B76" w:rsidRDefault="00000000" w:rsidP="00492B76">
      <w:pPr>
        <w:pStyle w:val="Heading1"/>
        <w:spacing w:line="360" w:lineRule="auto"/>
        <w:jc w:val="both"/>
        <w:rPr>
          <w:rFonts w:ascii="Times New Roman" w:hAnsi="Times New Roman" w:cs="Times New Roman"/>
        </w:rPr>
      </w:pPr>
      <w:bookmarkStart w:id="17" w:name="conclusions"/>
      <w:bookmarkEnd w:id="16"/>
      <w:r w:rsidRPr="00492B76">
        <w:rPr>
          <w:rFonts w:ascii="Times New Roman" w:hAnsi="Times New Roman" w:cs="Times New Roman"/>
        </w:rPr>
        <w:lastRenderedPageBreak/>
        <w:t>Conclusions</w:t>
      </w:r>
    </w:p>
    <w:p w14:paraId="27C899A4" w14:textId="77777777" w:rsidR="00D26924" w:rsidRPr="00492B76" w:rsidRDefault="00D26924" w:rsidP="00492B76">
      <w:pPr>
        <w:pStyle w:val="BodyText"/>
        <w:spacing w:line="360" w:lineRule="auto"/>
        <w:jc w:val="both"/>
        <w:rPr>
          <w:rFonts w:ascii="Times New Roman" w:hAnsi="Times New Roman" w:cs="Times New Roman"/>
        </w:rPr>
      </w:pPr>
      <w:r w:rsidRPr="00492B76">
        <w:rPr>
          <w:rFonts w:ascii="Times New Roman" w:hAnsi="Times New Roman" w:cs="Times New Roman"/>
        </w:rPr>
        <w:t>By combining a scoping review of the scholarly literature with a content analysis of 22 use cases, this study examined how users and communities are integrated into the development of human-centered semantic and neurosymbolic AI systems in digital libraries, identifying methodological patterns, gaps, and opportunities for future transdisciplinary collaboration.</w:t>
      </w:r>
    </w:p>
    <w:p w14:paraId="55BAFA19" w14:textId="77777777" w:rsidR="00D26924" w:rsidRPr="00492B76" w:rsidRDefault="00D26924" w:rsidP="00492B76">
      <w:pPr>
        <w:pStyle w:val="BodyText"/>
        <w:spacing w:line="360" w:lineRule="auto"/>
        <w:jc w:val="both"/>
        <w:rPr>
          <w:rFonts w:ascii="Times New Roman" w:hAnsi="Times New Roman" w:cs="Times New Roman"/>
        </w:rPr>
      </w:pPr>
      <w:r w:rsidRPr="00492B76">
        <w:rPr>
          <w:rFonts w:ascii="Times New Roman" w:hAnsi="Times New Roman" w:cs="Times New Roman"/>
        </w:rPr>
        <w:t xml:space="preserve">Across the analyzed cases, the findings reveal a clear predominance of design-led approaches, with early co-design documented in only a limited number of initiatives, such as </w:t>
      </w:r>
      <w:proofErr w:type="spellStart"/>
      <w:r w:rsidRPr="00492B76">
        <w:rPr>
          <w:rFonts w:ascii="Times New Roman" w:hAnsi="Times New Roman" w:cs="Times New Roman"/>
        </w:rPr>
        <w:t>Yanyuwa</w:t>
      </w:r>
      <w:proofErr w:type="spellEnd"/>
      <w:r w:rsidRPr="00492B76">
        <w:rPr>
          <w:rFonts w:ascii="Times New Roman" w:hAnsi="Times New Roman" w:cs="Times New Roman"/>
        </w:rPr>
        <w:t xml:space="preserve">, the PhD Students’ Knowledge Graph, Inuvialuit Digital Library, </w:t>
      </w:r>
      <w:proofErr w:type="spellStart"/>
      <w:r w:rsidRPr="00492B76">
        <w:rPr>
          <w:rFonts w:ascii="Times New Roman" w:hAnsi="Times New Roman" w:cs="Times New Roman"/>
        </w:rPr>
        <w:t>InTaVia</w:t>
      </w:r>
      <w:proofErr w:type="spellEnd"/>
      <w:r w:rsidRPr="00492B76">
        <w:rPr>
          <w:rFonts w:ascii="Times New Roman" w:hAnsi="Times New Roman" w:cs="Times New Roman"/>
        </w:rPr>
        <w:t>, and ARCA. User involvement is more commonly confined to late-stage evaluation or continuous but narrowly scoped contribution models, particularly in crowdsourcing-based use-cases. Evaluation practices remain largely restricted to usability and information retrieval metrics, leaving the broader effects of participation—such as trust-building, equity, community empowerment, and long-term sustainability—under-examined.</w:t>
      </w:r>
    </w:p>
    <w:p w14:paraId="011982E7" w14:textId="5FB2D03A" w:rsidR="00D26924" w:rsidRPr="00492B76" w:rsidRDefault="00D26924" w:rsidP="00492B76">
      <w:pPr>
        <w:pStyle w:val="BodyText"/>
        <w:spacing w:line="360" w:lineRule="auto"/>
        <w:jc w:val="both"/>
        <w:rPr>
          <w:rFonts w:ascii="Times New Roman" w:hAnsi="Times New Roman" w:cs="Times New Roman"/>
        </w:rPr>
      </w:pPr>
      <w:r w:rsidRPr="00492B76">
        <w:rPr>
          <w:rFonts w:ascii="Times New Roman" w:hAnsi="Times New Roman" w:cs="Times New Roman"/>
        </w:rPr>
        <w:t xml:space="preserve">A central contribution of this study lies in its systematic mapping of participatory practices against epistemic justice dimensions. Explicit attention to gender, intersectionality, bias mitigation, provenance of contested classifications, and community authority over meaning-making emerges primarily in community-led initiatives, while </w:t>
      </w:r>
      <w:proofErr w:type="gramStart"/>
      <w:r w:rsidRPr="00492B76">
        <w:rPr>
          <w:rFonts w:ascii="Times New Roman" w:hAnsi="Times New Roman" w:cs="Times New Roman"/>
        </w:rPr>
        <w:t>the majority of</w:t>
      </w:r>
      <w:proofErr w:type="gramEnd"/>
      <w:r w:rsidRPr="00492B76">
        <w:rPr>
          <w:rFonts w:ascii="Times New Roman" w:hAnsi="Times New Roman" w:cs="Times New Roman"/>
        </w:rPr>
        <w:t xml:space="preserve"> use-cases rely on implicit or assumed inclusivity. Where epistemic justice safeguards are absent, participatory claims risk masking persistent asymmetries of power, reinforcing testimonial and hermeneutical injustice rather than addressing it (Fricker, 2007; Haraway, 1991; </w:t>
      </w:r>
      <w:proofErr w:type="spellStart"/>
      <w:r w:rsidRPr="00492B76">
        <w:rPr>
          <w:rFonts w:ascii="Times New Roman" w:hAnsi="Times New Roman" w:cs="Times New Roman"/>
        </w:rPr>
        <w:t>Stengers</w:t>
      </w:r>
      <w:proofErr w:type="spellEnd"/>
      <w:r w:rsidRPr="00492B76">
        <w:rPr>
          <w:rFonts w:ascii="Times New Roman" w:hAnsi="Times New Roman" w:cs="Times New Roman"/>
        </w:rPr>
        <w:t xml:space="preserve"> and Despret, 2014). Community agency over vocabularies, metadata schemas, and access rules remains the exception rather than the norm, underscoring the need for participatory governance of knowledge representation in digital libraries.</w:t>
      </w:r>
    </w:p>
    <w:p w14:paraId="4ABF8806" w14:textId="7E5E8FA8" w:rsidR="00D26924" w:rsidRPr="00492B76" w:rsidRDefault="00D26924" w:rsidP="00492B76">
      <w:pPr>
        <w:pStyle w:val="BodyText"/>
        <w:spacing w:line="360" w:lineRule="auto"/>
        <w:jc w:val="both"/>
        <w:rPr>
          <w:rFonts w:ascii="Times New Roman" w:hAnsi="Times New Roman" w:cs="Times New Roman"/>
        </w:rPr>
      </w:pPr>
      <w:r w:rsidRPr="00492B76">
        <w:rPr>
          <w:rFonts w:ascii="Times New Roman" w:hAnsi="Times New Roman" w:cs="Times New Roman"/>
        </w:rPr>
        <w:t xml:space="preserve">Methodologically, the analysis highlights persistent gaps in how participatory processes are documented, compared, and sustained. Many use-cases provide only limited descriptions of user involvement, constraining reproducibility and cross-context transfer. Longitudinal evidence on what participatory configurations work overtime is scarce, and cross-case comparison remains underdeveloped, making it difficult to assess when early co-design, late evaluation, or continuous crowdsourcing are most appropriate for different semantic or neurosymbolic AI </w:t>
      </w:r>
      <w:r w:rsidRPr="00492B76">
        <w:rPr>
          <w:rFonts w:ascii="Times New Roman" w:hAnsi="Times New Roman" w:cs="Times New Roman"/>
        </w:rPr>
        <w:lastRenderedPageBreak/>
        <w:t>goals. Geographic and linguistic coverage is skewed toward English-language use-cases from North America and Europe, leaving Global South perspectives under-represented and limiting generalizability.</w:t>
      </w:r>
    </w:p>
    <w:p w14:paraId="626B0300" w14:textId="7B9E7EAA" w:rsidR="00307D51" w:rsidRPr="00492B76" w:rsidRDefault="00D26924" w:rsidP="00492B76">
      <w:pPr>
        <w:pStyle w:val="BodyText"/>
        <w:spacing w:line="360" w:lineRule="auto"/>
        <w:jc w:val="both"/>
        <w:rPr>
          <w:rFonts w:ascii="Times New Roman" w:hAnsi="Times New Roman" w:cs="Times New Roman"/>
        </w:rPr>
      </w:pPr>
      <w:r w:rsidRPr="00492B76">
        <w:rPr>
          <w:rFonts w:ascii="Times New Roman" w:hAnsi="Times New Roman" w:cs="Times New Roman"/>
        </w:rPr>
        <w:t>In response to these gaps, this study contributes: an empirically grounded inventory of 22 semantic-participatory digital library initiatives; a replicable analytical framework spanning process phases, methodological tools, participation levels, and representational gaps; a synthesis of methodological insights that evidences dominant practices and discusses strengthening of user-centered ones still lacking comprehensible and measurable evaluation and explicit safeguards to epistemic justice and representational gaps for developing inclusive, accountable, and sustainable semantic and neurosymbolic AI infrastructures for digital libraries.</w:t>
      </w:r>
    </w:p>
    <w:p w14:paraId="23FE8C3D" w14:textId="77777777" w:rsidR="00E7496C" w:rsidRPr="00492B76" w:rsidRDefault="00E7496C" w:rsidP="00492B76">
      <w:pPr>
        <w:pStyle w:val="FirstParagraph"/>
        <w:spacing w:line="360" w:lineRule="auto"/>
        <w:jc w:val="both"/>
        <w:rPr>
          <w:rFonts w:ascii="Times New Roman" w:hAnsi="Times New Roman" w:cs="Times New Roman"/>
        </w:rPr>
      </w:pPr>
      <w:r w:rsidRPr="00492B76">
        <w:rPr>
          <w:rFonts w:ascii="Times New Roman" w:hAnsi="Times New Roman" w:cs="Times New Roman"/>
          <w:b/>
          <w:bCs/>
        </w:rPr>
        <w:t>Acknowledgements</w:t>
      </w:r>
    </w:p>
    <w:p w14:paraId="76E17F9C" w14:textId="225C7878" w:rsidR="00E7496C" w:rsidRPr="00492B76" w:rsidRDefault="00E7496C" w:rsidP="00492B76">
      <w:pPr>
        <w:pStyle w:val="BodyText"/>
        <w:spacing w:line="360" w:lineRule="auto"/>
        <w:jc w:val="both"/>
        <w:rPr>
          <w:rFonts w:ascii="Times New Roman" w:hAnsi="Times New Roman" w:cs="Times New Roman"/>
        </w:rPr>
      </w:pPr>
      <w:r w:rsidRPr="00492B76">
        <w:rPr>
          <w:rFonts w:ascii="Times New Roman" w:hAnsi="Times New Roman" w:cs="Times New Roman"/>
        </w:rPr>
        <w:t>The authors acknowledge the use of Perplexity AI for cross-disciplinary query refinement during the scoping review process, as referenced in the methodology section. AI-assisted language editing tools</w:t>
      </w:r>
      <w:r w:rsidR="008F04B4">
        <w:rPr>
          <w:rFonts w:ascii="Times New Roman" w:hAnsi="Times New Roman" w:cs="Times New Roman"/>
        </w:rPr>
        <w:t xml:space="preserve"> </w:t>
      </w:r>
      <w:proofErr w:type="spellStart"/>
      <w:r w:rsidR="008F04B4">
        <w:rPr>
          <w:rFonts w:ascii="Times New Roman" w:hAnsi="Times New Roman" w:cs="Times New Roman"/>
        </w:rPr>
        <w:t>DeepL</w:t>
      </w:r>
      <w:proofErr w:type="spellEnd"/>
      <w:r w:rsidR="008F04B4">
        <w:rPr>
          <w:rFonts w:ascii="Times New Roman" w:hAnsi="Times New Roman" w:cs="Times New Roman"/>
        </w:rPr>
        <w:t xml:space="preserve">-Write </w:t>
      </w:r>
      <w:r w:rsidRPr="00492B76">
        <w:rPr>
          <w:rFonts w:ascii="Times New Roman" w:hAnsi="Times New Roman" w:cs="Times New Roman"/>
        </w:rPr>
        <w:t>w</w:t>
      </w:r>
      <w:r w:rsidR="008F04B4">
        <w:rPr>
          <w:rFonts w:ascii="Times New Roman" w:hAnsi="Times New Roman" w:cs="Times New Roman"/>
        </w:rPr>
        <w:t>as</w:t>
      </w:r>
      <w:r w:rsidRPr="00492B76">
        <w:rPr>
          <w:rFonts w:ascii="Times New Roman" w:hAnsi="Times New Roman" w:cs="Times New Roman"/>
        </w:rPr>
        <w:t xml:space="preserve"> used to improve readability. The authors take full responsibility for all content, analysis, and conclusions presented in this manuscript.</w:t>
      </w:r>
    </w:p>
    <w:p w14:paraId="3E5EF722" w14:textId="77777777" w:rsidR="00307D51" w:rsidRPr="00492B76" w:rsidRDefault="00000000" w:rsidP="00492B76">
      <w:pPr>
        <w:pStyle w:val="Heading1"/>
        <w:spacing w:line="360" w:lineRule="auto"/>
        <w:jc w:val="both"/>
        <w:rPr>
          <w:rFonts w:ascii="Times New Roman" w:hAnsi="Times New Roman" w:cs="Times New Roman"/>
        </w:rPr>
      </w:pPr>
      <w:bookmarkStart w:id="18" w:name="references"/>
      <w:bookmarkEnd w:id="17"/>
      <w:r w:rsidRPr="00492B76">
        <w:rPr>
          <w:rFonts w:ascii="Times New Roman" w:hAnsi="Times New Roman" w:cs="Times New Roman"/>
        </w:rPr>
        <w:t>References</w:t>
      </w:r>
    </w:p>
    <w:bookmarkEnd w:id="18"/>
    <w:p w14:paraId="1C42512E"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 xml:space="preserve">Almeida, P., Teixeira, A., </w:t>
      </w:r>
      <w:proofErr w:type="spellStart"/>
      <w:r w:rsidRPr="0049067E">
        <w:rPr>
          <w:rFonts w:ascii="Times New Roman" w:hAnsi="Times New Roman" w:cs="Times New Roman"/>
        </w:rPr>
        <w:t>Velhinho</w:t>
      </w:r>
      <w:proofErr w:type="spellEnd"/>
      <w:r w:rsidRPr="0049067E">
        <w:rPr>
          <w:rFonts w:ascii="Times New Roman" w:hAnsi="Times New Roman" w:cs="Times New Roman"/>
        </w:rPr>
        <w:t>, A., Raposo, R., Silva, T. and Pedro, L. (2024), "Remixing and repurposing cultural heritage archives through a collaborative and AI-generated storytelling digital platform", *Proceedings of the 2024 ACM International Conference on Interactive Media Experiences Workshops*, pp.100-104. https://doi.org/10.1145/3672406.3672419</w:t>
      </w:r>
    </w:p>
    <w:p w14:paraId="37312315" w14:textId="77777777" w:rsidR="0049067E" w:rsidRPr="0049067E" w:rsidRDefault="0049067E" w:rsidP="0049067E">
      <w:pPr>
        <w:pStyle w:val="BodyText"/>
        <w:spacing w:line="360" w:lineRule="auto"/>
        <w:jc w:val="both"/>
        <w:rPr>
          <w:rFonts w:ascii="Times New Roman" w:hAnsi="Times New Roman" w:cs="Times New Roman"/>
        </w:rPr>
      </w:pPr>
    </w:p>
    <w:p w14:paraId="731BC081"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Bhandari, A. (2022), "Design Thinking from Bibliometric Analysis to Content Analysis, Current Research Trends, and Future Research Directions", *Journal of the Knowledge Economy*, Vol. 14 No. 3, pp.3097-3152. https://doi.org/10.1007/s13132-022-00920-3</w:t>
      </w:r>
    </w:p>
    <w:p w14:paraId="0AB519F1" w14:textId="77777777" w:rsidR="0049067E" w:rsidRPr="0049067E" w:rsidRDefault="0049067E" w:rsidP="0049067E">
      <w:pPr>
        <w:pStyle w:val="BodyText"/>
        <w:spacing w:line="360" w:lineRule="auto"/>
        <w:jc w:val="both"/>
        <w:rPr>
          <w:rFonts w:ascii="Times New Roman" w:hAnsi="Times New Roman" w:cs="Times New Roman"/>
        </w:rPr>
      </w:pPr>
    </w:p>
    <w:p w14:paraId="60B0D671" w14:textId="77777777" w:rsidR="0049067E" w:rsidRPr="0049067E" w:rsidRDefault="0049067E" w:rsidP="0049067E">
      <w:pPr>
        <w:pStyle w:val="BodyText"/>
        <w:spacing w:line="360" w:lineRule="auto"/>
        <w:jc w:val="both"/>
        <w:rPr>
          <w:rFonts w:ascii="Times New Roman" w:hAnsi="Times New Roman" w:cs="Times New Roman"/>
        </w:rPr>
      </w:pPr>
      <w:proofErr w:type="spellStart"/>
      <w:r w:rsidRPr="0049067E">
        <w:rPr>
          <w:rFonts w:ascii="Times New Roman" w:hAnsi="Times New Roman" w:cs="Times New Roman"/>
        </w:rPr>
        <w:lastRenderedPageBreak/>
        <w:t>Baghini</w:t>
      </w:r>
      <w:proofErr w:type="spellEnd"/>
      <w:r w:rsidRPr="0049067E">
        <w:rPr>
          <w:rFonts w:ascii="Times New Roman" w:hAnsi="Times New Roman" w:cs="Times New Roman"/>
        </w:rPr>
        <w:t xml:space="preserve">, M., Mohammadi, M. and </w:t>
      </w:r>
      <w:proofErr w:type="spellStart"/>
      <w:r w:rsidRPr="0049067E">
        <w:rPr>
          <w:rFonts w:ascii="Times New Roman" w:hAnsi="Times New Roman" w:cs="Times New Roman"/>
        </w:rPr>
        <w:t>Norouzkhani</w:t>
      </w:r>
      <w:proofErr w:type="spellEnd"/>
      <w:r w:rsidRPr="0049067E">
        <w:rPr>
          <w:rFonts w:ascii="Times New Roman" w:hAnsi="Times New Roman" w:cs="Times New Roman"/>
        </w:rPr>
        <w:t xml:space="preserve">, N. (2024), "Usability Testing: A Bibliometric Analysis Based on </w:t>
      </w:r>
      <w:proofErr w:type="spellStart"/>
      <w:r w:rsidRPr="0049067E">
        <w:rPr>
          <w:rFonts w:ascii="Times New Roman" w:hAnsi="Times New Roman" w:cs="Times New Roman"/>
        </w:rPr>
        <w:t>WoS</w:t>
      </w:r>
      <w:proofErr w:type="spellEnd"/>
      <w:r w:rsidRPr="0049067E">
        <w:rPr>
          <w:rFonts w:ascii="Times New Roman" w:hAnsi="Times New Roman" w:cs="Times New Roman"/>
        </w:rPr>
        <w:t xml:space="preserve"> Data", *Journal of </w:t>
      </w:r>
      <w:proofErr w:type="spellStart"/>
      <w:r w:rsidRPr="0049067E">
        <w:rPr>
          <w:rFonts w:ascii="Times New Roman" w:hAnsi="Times New Roman" w:cs="Times New Roman"/>
        </w:rPr>
        <w:t>Scientometric</w:t>
      </w:r>
      <w:proofErr w:type="spellEnd"/>
      <w:r w:rsidRPr="0049067E">
        <w:rPr>
          <w:rFonts w:ascii="Times New Roman" w:hAnsi="Times New Roman" w:cs="Times New Roman"/>
        </w:rPr>
        <w:t xml:space="preserve"> Research*, Vol. 13 No. 1, pp.09-24. https://doi.org/10.5530/jscires.13.1.2</w:t>
      </w:r>
    </w:p>
    <w:p w14:paraId="7B1F871C" w14:textId="77777777" w:rsidR="0049067E" w:rsidRPr="0049067E" w:rsidRDefault="0049067E" w:rsidP="0049067E">
      <w:pPr>
        <w:pStyle w:val="BodyText"/>
        <w:spacing w:line="360" w:lineRule="auto"/>
        <w:jc w:val="both"/>
        <w:rPr>
          <w:rFonts w:ascii="Times New Roman" w:hAnsi="Times New Roman" w:cs="Times New Roman"/>
        </w:rPr>
      </w:pPr>
    </w:p>
    <w:p w14:paraId="038F4A1E"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 xml:space="preserve">Calvano, M. (2024), "Design and evaluation of high-quality </w:t>
      </w:r>
      <w:proofErr w:type="spellStart"/>
      <w:r w:rsidRPr="0049067E">
        <w:rPr>
          <w:rFonts w:ascii="Times New Roman" w:hAnsi="Times New Roman" w:cs="Times New Roman"/>
        </w:rPr>
        <w:t>simbolic</w:t>
      </w:r>
      <w:proofErr w:type="spellEnd"/>
      <w:r w:rsidRPr="0049067E">
        <w:rPr>
          <w:rFonts w:ascii="Times New Roman" w:hAnsi="Times New Roman" w:cs="Times New Roman"/>
        </w:rPr>
        <w:t xml:space="preserve"> AI systems", in *28th International Conference on Evaluation and Assessment in Software Engineering (EASE </w:t>
      </w:r>
      <w:proofErr w:type="gramStart"/>
      <w:r w:rsidRPr="0049067E">
        <w:rPr>
          <w:rFonts w:ascii="Times New Roman" w:hAnsi="Times New Roman" w:cs="Times New Roman"/>
        </w:rPr>
        <w:t>2024)*</w:t>
      </w:r>
      <w:proofErr w:type="gramEnd"/>
      <w:r w:rsidRPr="0049067E">
        <w:rPr>
          <w:rFonts w:ascii="Times New Roman" w:hAnsi="Times New Roman" w:cs="Times New Roman"/>
        </w:rPr>
        <w:t>, ACM, New York, NY, USA, pp.1-6. https://doi.org/10.1145/3661167.3661223</w:t>
      </w:r>
    </w:p>
    <w:p w14:paraId="2B1B07A3" w14:textId="77777777" w:rsidR="0049067E" w:rsidRPr="0049067E" w:rsidRDefault="0049067E" w:rsidP="0049067E">
      <w:pPr>
        <w:pStyle w:val="BodyText"/>
        <w:spacing w:line="360" w:lineRule="auto"/>
        <w:jc w:val="both"/>
        <w:rPr>
          <w:rFonts w:ascii="Times New Roman" w:hAnsi="Times New Roman" w:cs="Times New Roman"/>
        </w:rPr>
      </w:pPr>
    </w:p>
    <w:p w14:paraId="4700CE88"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Calvano, M. (2025), "Techniques and Methods to Evaluate Human-Centered Symbiotic AI Systems", in *IUI '25: Companion Proceedings of the 30th International Conference on Intelligent User Interfaces*, ACM, New York, NY, USA, pp.1-3. https://doi.org/10.1145/3708557.3716153</w:t>
      </w:r>
    </w:p>
    <w:p w14:paraId="05001AD7" w14:textId="77777777" w:rsidR="0049067E" w:rsidRPr="0049067E" w:rsidRDefault="0049067E" w:rsidP="0049067E">
      <w:pPr>
        <w:pStyle w:val="BodyText"/>
        <w:spacing w:line="360" w:lineRule="auto"/>
        <w:jc w:val="both"/>
        <w:rPr>
          <w:rFonts w:ascii="Times New Roman" w:hAnsi="Times New Roman" w:cs="Times New Roman"/>
        </w:rPr>
      </w:pPr>
    </w:p>
    <w:p w14:paraId="70125F01"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Capel, T. and Brereton, M. (2023), "What is Human-Centered about Human-Centered AI? A Map of the Research Landscape", *Proceedings of the 2023 CHI Conference on Human Factors in Computing Systems*, pp.1-23. https://doi.org/10.1145/3544548.3580959</w:t>
      </w:r>
    </w:p>
    <w:p w14:paraId="0BD38C59" w14:textId="77777777" w:rsidR="0049067E" w:rsidRPr="0049067E" w:rsidRDefault="0049067E" w:rsidP="0049067E">
      <w:pPr>
        <w:pStyle w:val="BodyText"/>
        <w:spacing w:line="360" w:lineRule="auto"/>
        <w:jc w:val="both"/>
        <w:rPr>
          <w:rFonts w:ascii="Times New Roman" w:hAnsi="Times New Roman" w:cs="Times New Roman"/>
        </w:rPr>
      </w:pPr>
    </w:p>
    <w:p w14:paraId="4DBBE3DC"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Cardoso, A.P., Lacerda, D.P., Morandi, M.I.W.M. and Gauss, L. (2021), *Literature Reviews Modern Methods for Investigating Scientific and Technological Knowledge*, Springer. https://doi.org/10.1007/978-3-030-75722-9</w:t>
      </w:r>
    </w:p>
    <w:p w14:paraId="3C214B3C" w14:textId="77777777" w:rsidR="0049067E" w:rsidRPr="0049067E" w:rsidRDefault="0049067E" w:rsidP="0049067E">
      <w:pPr>
        <w:pStyle w:val="BodyText"/>
        <w:spacing w:line="360" w:lineRule="auto"/>
        <w:jc w:val="both"/>
        <w:rPr>
          <w:rFonts w:ascii="Times New Roman" w:hAnsi="Times New Roman" w:cs="Times New Roman"/>
        </w:rPr>
      </w:pPr>
    </w:p>
    <w:p w14:paraId="64500E3E"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Cobo, M.J., López-Herrera, A.G., Herrera-</w:t>
      </w:r>
      <w:proofErr w:type="spellStart"/>
      <w:r w:rsidRPr="0049067E">
        <w:rPr>
          <w:rFonts w:ascii="Times New Roman" w:hAnsi="Times New Roman" w:cs="Times New Roman"/>
        </w:rPr>
        <w:t>Viedma</w:t>
      </w:r>
      <w:proofErr w:type="spellEnd"/>
      <w:r w:rsidRPr="0049067E">
        <w:rPr>
          <w:rFonts w:ascii="Times New Roman" w:hAnsi="Times New Roman" w:cs="Times New Roman"/>
        </w:rPr>
        <w:t>, E. and Herrera, F. (2011), "Science mapping software tools: Review, analysis, and cooperative study among tools", *Journal of the American Society for Information Science and Technology*, Vol. 62 No. 7, pp.1382-1402. https://doi.org/10.1002/asi.21525</w:t>
      </w:r>
    </w:p>
    <w:p w14:paraId="6E3F4B5E" w14:textId="77777777" w:rsidR="0049067E" w:rsidRPr="0049067E" w:rsidRDefault="0049067E" w:rsidP="0049067E">
      <w:pPr>
        <w:pStyle w:val="BodyText"/>
        <w:spacing w:line="360" w:lineRule="auto"/>
        <w:jc w:val="both"/>
        <w:rPr>
          <w:rFonts w:ascii="Times New Roman" w:hAnsi="Times New Roman" w:cs="Times New Roman"/>
        </w:rPr>
      </w:pPr>
    </w:p>
    <w:p w14:paraId="0D3B561A"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lastRenderedPageBreak/>
        <w:t>Cobo, M.J., López-Herrera, A.G., Herrera-</w:t>
      </w:r>
      <w:proofErr w:type="spellStart"/>
      <w:r w:rsidRPr="0049067E">
        <w:rPr>
          <w:rFonts w:ascii="Times New Roman" w:hAnsi="Times New Roman" w:cs="Times New Roman"/>
        </w:rPr>
        <w:t>Viedma</w:t>
      </w:r>
      <w:proofErr w:type="spellEnd"/>
      <w:r w:rsidRPr="0049067E">
        <w:rPr>
          <w:rFonts w:ascii="Times New Roman" w:hAnsi="Times New Roman" w:cs="Times New Roman"/>
        </w:rPr>
        <w:t>, E. and Herrera, F. (2011), "Science mapping software tools: Review, analysis, and cooperative study among tools", *Journal of the American Society for Information Science and Technology*, Vol. 62 No. 7, pp.1382-1402. https://doi.org/10.1002/asi.21525</w:t>
      </w:r>
    </w:p>
    <w:p w14:paraId="3862EE26" w14:textId="77777777" w:rsidR="0049067E" w:rsidRPr="0049067E" w:rsidRDefault="0049067E" w:rsidP="0049067E">
      <w:pPr>
        <w:pStyle w:val="BodyText"/>
        <w:spacing w:line="360" w:lineRule="auto"/>
        <w:jc w:val="both"/>
        <w:rPr>
          <w:rFonts w:ascii="Times New Roman" w:hAnsi="Times New Roman" w:cs="Times New Roman"/>
        </w:rPr>
      </w:pPr>
    </w:p>
    <w:p w14:paraId="46570551"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Codina, L. (2023), "</w:t>
      </w:r>
      <w:proofErr w:type="spellStart"/>
      <w:r w:rsidRPr="0049067E">
        <w:rPr>
          <w:rFonts w:ascii="Times New Roman" w:hAnsi="Times New Roman" w:cs="Times New Roman"/>
        </w:rPr>
        <w:t>Buscadores</w:t>
      </w:r>
      <w:proofErr w:type="spellEnd"/>
      <w:r w:rsidRPr="0049067E">
        <w:rPr>
          <w:rFonts w:ascii="Times New Roman" w:hAnsi="Times New Roman" w:cs="Times New Roman"/>
        </w:rPr>
        <w:t xml:space="preserve"> alternativos a Google con IA </w:t>
      </w:r>
      <w:proofErr w:type="spellStart"/>
      <w:r w:rsidRPr="0049067E">
        <w:rPr>
          <w:rFonts w:ascii="Times New Roman" w:hAnsi="Times New Roman" w:cs="Times New Roman"/>
        </w:rPr>
        <w:t>generativa</w:t>
      </w:r>
      <w:proofErr w:type="spellEnd"/>
      <w:r w:rsidRPr="0049067E">
        <w:rPr>
          <w:rFonts w:ascii="Times New Roman" w:hAnsi="Times New Roman" w:cs="Times New Roman"/>
        </w:rPr>
        <w:t xml:space="preserve">: </w:t>
      </w:r>
      <w:proofErr w:type="spellStart"/>
      <w:r w:rsidRPr="0049067E">
        <w:rPr>
          <w:rFonts w:ascii="Times New Roman" w:hAnsi="Times New Roman" w:cs="Times New Roman"/>
        </w:rPr>
        <w:t>análisis</w:t>
      </w:r>
      <w:proofErr w:type="spellEnd"/>
      <w:r w:rsidRPr="0049067E">
        <w:rPr>
          <w:rFonts w:ascii="Times New Roman" w:hAnsi="Times New Roman" w:cs="Times New Roman"/>
        </w:rPr>
        <w:t xml:space="preserve"> de You.com, Perplexity AI y Bing Chat", *</w:t>
      </w:r>
      <w:proofErr w:type="spellStart"/>
      <w:r w:rsidRPr="0049067E">
        <w:rPr>
          <w:rFonts w:ascii="Times New Roman" w:hAnsi="Times New Roman" w:cs="Times New Roman"/>
        </w:rPr>
        <w:t>Infonomy</w:t>
      </w:r>
      <w:proofErr w:type="spellEnd"/>
      <w:r w:rsidRPr="0049067E">
        <w:rPr>
          <w:rFonts w:ascii="Times New Roman" w:hAnsi="Times New Roman" w:cs="Times New Roman"/>
        </w:rPr>
        <w:t>*, Vol. 1 No. 1. https://doi.org/10.3145/infonomy.23.002</w:t>
      </w:r>
    </w:p>
    <w:p w14:paraId="1373C248" w14:textId="77777777" w:rsidR="0049067E" w:rsidRPr="0049067E" w:rsidRDefault="0049067E" w:rsidP="0049067E">
      <w:pPr>
        <w:pStyle w:val="BodyText"/>
        <w:spacing w:line="360" w:lineRule="auto"/>
        <w:jc w:val="both"/>
        <w:rPr>
          <w:rFonts w:ascii="Times New Roman" w:hAnsi="Times New Roman" w:cs="Times New Roman"/>
        </w:rPr>
      </w:pPr>
    </w:p>
    <w:p w14:paraId="5AF0ED11" w14:textId="77777777" w:rsidR="0049067E" w:rsidRPr="0049067E" w:rsidRDefault="0049067E" w:rsidP="0049067E">
      <w:pPr>
        <w:pStyle w:val="BodyText"/>
        <w:spacing w:line="360" w:lineRule="auto"/>
        <w:jc w:val="both"/>
        <w:rPr>
          <w:rFonts w:ascii="Times New Roman" w:hAnsi="Times New Roman" w:cs="Times New Roman"/>
        </w:rPr>
      </w:pPr>
      <w:proofErr w:type="spellStart"/>
      <w:r w:rsidRPr="0049067E">
        <w:rPr>
          <w:rFonts w:ascii="Times New Roman" w:hAnsi="Times New Roman" w:cs="Times New Roman"/>
        </w:rPr>
        <w:t>Desul</w:t>
      </w:r>
      <w:proofErr w:type="spellEnd"/>
      <w:r w:rsidRPr="0049067E">
        <w:rPr>
          <w:rFonts w:ascii="Times New Roman" w:hAnsi="Times New Roman" w:cs="Times New Roman"/>
        </w:rPr>
        <w:t>, S., Mahapatra, R.K., Patra, R.K., Sethy, M. and Pandey, N. (2023), "Semantic technology for cultural heritage: a bibliometric-based review", *Global Knowledge, Memory and Communication*. https://doi.org/10.1108/GKMC-04-2023-0125</w:t>
      </w:r>
    </w:p>
    <w:p w14:paraId="67C385C2" w14:textId="77777777" w:rsidR="0049067E" w:rsidRPr="0049067E" w:rsidRDefault="0049067E" w:rsidP="0049067E">
      <w:pPr>
        <w:pStyle w:val="BodyText"/>
        <w:spacing w:line="360" w:lineRule="auto"/>
        <w:jc w:val="both"/>
        <w:rPr>
          <w:rFonts w:ascii="Times New Roman" w:hAnsi="Times New Roman" w:cs="Times New Roman"/>
        </w:rPr>
      </w:pPr>
    </w:p>
    <w:p w14:paraId="52EF427C"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Davis, S.R. and Horst, M. (2016), *Science Communication Culture, Identity and Citizenship*, Palgrave Macmillan, London.</w:t>
      </w:r>
    </w:p>
    <w:p w14:paraId="3FD6752D" w14:textId="77777777" w:rsidR="0049067E" w:rsidRPr="0049067E" w:rsidRDefault="0049067E" w:rsidP="0049067E">
      <w:pPr>
        <w:pStyle w:val="BodyText"/>
        <w:spacing w:line="360" w:lineRule="auto"/>
        <w:jc w:val="both"/>
        <w:rPr>
          <w:rFonts w:ascii="Times New Roman" w:hAnsi="Times New Roman" w:cs="Times New Roman"/>
        </w:rPr>
      </w:pPr>
    </w:p>
    <w:p w14:paraId="215A08EE"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Delgado, F., Yang, S., Madaio, M. and Yang, Q. (2023), "The Participatory Turn in AI Design: Theoretical Foundations and the Current State of Practice", *Equity and Access in Algorithms, Mechanisms, and Optimization*, pp.1-23. https://doi.org/10.1145/3617694.3623261</w:t>
      </w:r>
    </w:p>
    <w:p w14:paraId="1615542D" w14:textId="77777777" w:rsidR="0049067E" w:rsidRPr="0049067E" w:rsidRDefault="0049067E" w:rsidP="0049067E">
      <w:pPr>
        <w:pStyle w:val="BodyText"/>
        <w:spacing w:line="360" w:lineRule="auto"/>
        <w:jc w:val="both"/>
        <w:rPr>
          <w:rFonts w:ascii="Times New Roman" w:hAnsi="Times New Roman" w:cs="Times New Roman"/>
        </w:rPr>
      </w:pPr>
    </w:p>
    <w:p w14:paraId="4B4B0149"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Escobar, A. (2016), *</w:t>
      </w:r>
      <w:proofErr w:type="spellStart"/>
      <w:r w:rsidRPr="0049067E">
        <w:rPr>
          <w:rFonts w:ascii="Times New Roman" w:hAnsi="Times New Roman" w:cs="Times New Roman"/>
        </w:rPr>
        <w:t>Autonomía</w:t>
      </w:r>
      <w:proofErr w:type="spellEnd"/>
      <w:r w:rsidRPr="0049067E">
        <w:rPr>
          <w:rFonts w:ascii="Times New Roman" w:hAnsi="Times New Roman" w:cs="Times New Roman"/>
        </w:rPr>
        <w:t xml:space="preserve"> y </w:t>
      </w:r>
      <w:proofErr w:type="spellStart"/>
      <w:r w:rsidRPr="0049067E">
        <w:rPr>
          <w:rFonts w:ascii="Times New Roman" w:hAnsi="Times New Roman" w:cs="Times New Roman"/>
        </w:rPr>
        <w:t>diseño</w:t>
      </w:r>
      <w:proofErr w:type="spellEnd"/>
      <w:r w:rsidRPr="0049067E">
        <w:rPr>
          <w:rFonts w:ascii="Times New Roman" w:hAnsi="Times New Roman" w:cs="Times New Roman"/>
        </w:rPr>
        <w:t xml:space="preserve">: La </w:t>
      </w:r>
      <w:proofErr w:type="spellStart"/>
      <w:r w:rsidRPr="0049067E">
        <w:rPr>
          <w:rFonts w:ascii="Times New Roman" w:hAnsi="Times New Roman" w:cs="Times New Roman"/>
        </w:rPr>
        <w:t>realización</w:t>
      </w:r>
      <w:proofErr w:type="spellEnd"/>
      <w:r w:rsidRPr="0049067E">
        <w:rPr>
          <w:rFonts w:ascii="Times New Roman" w:hAnsi="Times New Roman" w:cs="Times New Roman"/>
        </w:rPr>
        <w:t xml:space="preserve"> de lo </w:t>
      </w:r>
      <w:proofErr w:type="spellStart"/>
      <w:r w:rsidRPr="0049067E">
        <w:rPr>
          <w:rFonts w:ascii="Times New Roman" w:hAnsi="Times New Roman" w:cs="Times New Roman"/>
        </w:rPr>
        <w:t>comunal</w:t>
      </w:r>
      <w:proofErr w:type="spellEnd"/>
      <w:r w:rsidRPr="0049067E">
        <w:rPr>
          <w:rFonts w:ascii="Times New Roman" w:hAnsi="Times New Roman" w:cs="Times New Roman"/>
        </w:rPr>
        <w:t>*, Editorial Universidad del Cauca.</w:t>
      </w:r>
    </w:p>
    <w:p w14:paraId="177D3D8A" w14:textId="77777777" w:rsidR="0049067E" w:rsidRPr="0049067E" w:rsidRDefault="0049067E" w:rsidP="0049067E">
      <w:pPr>
        <w:pStyle w:val="BodyText"/>
        <w:spacing w:line="360" w:lineRule="auto"/>
        <w:jc w:val="both"/>
        <w:rPr>
          <w:rFonts w:ascii="Times New Roman" w:hAnsi="Times New Roman" w:cs="Times New Roman"/>
        </w:rPr>
      </w:pPr>
    </w:p>
    <w:p w14:paraId="3AAE9FD0"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Farnel, S. and Shiri, A. (2019), "Community-Driven Knowledge Organization for Cultural Heritage Digital Libraries: The Case of the Inuvialuit Settlement Region", *Advances in Classification Research Online*, Vol. 29 No. 1. https://doi.org/10.7152/acro.v29i1.15453</w:t>
      </w:r>
    </w:p>
    <w:p w14:paraId="5835CFBE" w14:textId="77777777" w:rsidR="0049067E" w:rsidRPr="0049067E" w:rsidRDefault="0049067E" w:rsidP="0049067E">
      <w:pPr>
        <w:pStyle w:val="BodyText"/>
        <w:spacing w:line="360" w:lineRule="auto"/>
        <w:jc w:val="both"/>
        <w:rPr>
          <w:rFonts w:ascii="Times New Roman" w:hAnsi="Times New Roman" w:cs="Times New Roman"/>
        </w:rPr>
      </w:pPr>
    </w:p>
    <w:p w14:paraId="236F9C6B"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 xml:space="preserve">Ferran-Ferrer, N., </w:t>
      </w:r>
      <w:proofErr w:type="spellStart"/>
      <w:r w:rsidRPr="0049067E">
        <w:rPr>
          <w:rFonts w:ascii="Times New Roman" w:hAnsi="Times New Roman" w:cs="Times New Roman"/>
        </w:rPr>
        <w:t>Boté</w:t>
      </w:r>
      <w:proofErr w:type="spellEnd"/>
      <w:r w:rsidRPr="0049067E">
        <w:rPr>
          <w:rFonts w:ascii="Times New Roman" w:hAnsi="Times New Roman" w:cs="Times New Roman"/>
        </w:rPr>
        <w:t xml:space="preserve">-Vericad, J.-J. and </w:t>
      </w:r>
      <w:proofErr w:type="spellStart"/>
      <w:r w:rsidRPr="0049067E">
        <w:rPr>
          <w:rFonts w:ascii="Times New Roman" w:hAnsi="Times New Roman" w:cs="Times New Roman"/>
        </w:rPr>
        <w:t>Minguillón</w:t>
      </w:r>
      <w:proofErr w:type="spellEnd"/>
      <w:r w:rsidRPr="0049067E">
        <w:rPr>
          <w:rFonts w:ascii="Times New Roman" w:hAnsi="Times New Roman" w:cs="Times New Roman"/>
        </w:rPr>
        <w:t>, J. (2022), "Wikipedia gender gap: a scoping review", *</w:t>
      </w:r>
      <w:proofErr w:type="spellStart"/>
      <w:r w:rsidRPr="0049067E">
        <w:rPr>
          <w:rFonts w:ascii="Times New Roman" w:hAnsi="Times New Roman" w:cs="Times New Roman"/>
        </w:rPr>
        <w:t>Profesional</w:t>
      </w:r>
      <w:proofErr w:type="spellEnd"/>
      <w:r w:rsidRPr="0049067E">
        <w:rPr>
          <w:rFonts w:ascii="Times New Roman" w:hAnsi="Times New Roman" w:cs="Times New Roman"/>
        </w:rPr>
        <w:t xml:space="preserve"> de la </w:t>
      </w:r>
      <w:proofErr w:type="spellStart"/>
      <w:r w:rsidRPr="0049067E">
        <w:rPr>
          <w:rFonts w:ascii="Times New Roman" w:hAnsi="Times New Roman" w:cs="Times New Roman"/>
        </w:rPr>
        <w:t>información</w:t>
      </w:r>
      <w:proofErr w:type="spellEnd"/>
      <w:r w:rsidRPr="0049067E">
        <w:rPr>
          <w:rFonts w:ascii="Times New Roman" w:hAnsi="Times New Roman" w:cs="Times New Roman"/>
        </w:rPr>
        <w:t>*, Vol. 32 No. 6, e320617. https://doi.org/10.3145/epi.2023.nov.17</w:t>
      </w:r>
    </w:p>
    <w:p w14:paraId="0BD07A09" w14:textId="77777777" w:rsidR="0049067E" w:rsidRPr="0049067E" w:rsidRDefault="0049067E" w:rsidP="0049067E">
      <w:pPr>
        <w:pStyle w:val="BodyText"/>
        <w:spacing w:line="360" w:lineRule="auto"/>
        <w:jc w:val="both"/>
        <w:rPr>
          <w:rFonts w:ascii="Times New Roman" w:hAnsi="Times New Roman" w:cs="Times New Roman"/>
        </w:rPr>
      </w:pPr>
    </w:p>
    <w:p w14:paraId="57E6517B"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Fox, E.A. and Chandrasekar, P. (2021), "How Should One Explore the Digital Library of the Future?", *Data and Information Management*. https://doi.org/10.2478/dim-2021-0003</w:t>
      </w:r>
    </w:p>
    <w:p w14:paraId="39D0CDF3" w14:textId="77777777" w:rsidR="0049067E" w:rsidRPr="0049067E" w:rsidRDefault="0049067E" w:rsidP="0049067E">
      <w:pPr>
        <w:pStyle w:val="BodyText"/>
        <w:spacing w:line="360" w:lineRule="auto"/>
        <w:jc w:val="both"/>
        <w:rPr>
          <w:rFonts w:ascii="Times New Roman" w:hAnsi="Times New Roman" w:cs="Times New Roman"/>
        </w:rPr>
      </w:pPr>
    </w:p>
    <w:p w14:paraId="1A79BD32"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Fricker, M. (2007), *Epistemic Injustice: Power and the Ethics of Knowing*, Oxford University Press, Oxford.</w:t>
      </w:r>
    </w:p>
    <w:p w14:paraId="4B5BD971" w14:textId="77777777" w:rsidR="0049067E" w:rsidRPr="0049067E" w:rsidRDefault="0049067E" w:rsidP="0049067E">
      <w:pPr>
        <w:pStyle w:val="BodyText"/>
        <w:spacing w:line="360" w:lineRule="auto"/>
        <w:jc w:val="both"/>
        <w:rPr>
          <w:rFonts w:ascii="Times New Roman" w:hAnsi="Times New Roman" w:cs="Times New Roman"/>
        </w:rPr>
      </w:pPr>
    </w:p>
    <w:p w14:paraId="1DB19952"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García-Zarza, P. *et al.* (2022), "Towards a Teacher Application to Support Semantic Annotations of Learning Tasks in Cultural Heritage", *Proceedings of the 9th ACM Conference on Learning @ Scale*. https://doi.org/10.1145/3491140.3528335</w:t>
      </w:r>
    </w:p>
    <w:p w14:paraId="4153AD64" w14:textId="77777777" w:rsidR="0049067E" w:rsidRPr="0049067E" w:rsidRDefault="0049067E" w:rsidP="0049067E">
      <w:pPr>
        <w:pStyle w:val="BodyText"/>
        <w:spacing w:line="360" w:lineRule="auto"/>
        <w:jc w:val="both"/>
        <w:rPr>
          <w:rFonts w:ascii="Times New Roman" w:hAnsi="Times New Roman" w:cs="Times New Roman"/>
        </w:rPr>
      </w:pPr>
    </w:p>
    <w:p w14:paraId="422F9D8F"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Garoufallou, E., Ovalle-</w:t>
      </w:r>
      <w:proofErr w:type="spellStart"/>
      <w:r w:rsidRPr="0049067E">
        <w:rPr>
          <w:rFonts w:ascii="Times New Roman" w:hAnsi="Times New Roman" w:cs="Times New Roman"/>
        </w:rPr>
        <w:t>Perandones</w:t>
      </w:r>
      <w:proofErr w:type="spellEnd"/>
      <w:r w:rsidRPr="0049067E">
        <w:rPr>
          <w:rFonts w:ascii="Times New Roman" w:hAnsi="Times New Roman" w:cs="Times New Roman"/>
        </w:rPr>
        <w:t>, M.-A. and Vlachidis, A. (Eds.) (2021), *Metadata and Semantic Research: 15th International Conference, MTSR 2021*, Springer. https://doi.org/10.1007/978-3-030-98876-0</w:t>
      </w:r>
    </w:p>
    <w:p w14:paraId="37BC54AF" w14:textId="77777777" w:rsidR="0049067E" w:rsidRPr="0049067E" w:rsidRDefault="0049067E" w:rsidP="0049067E">
      <w:pPr>
        <w:pStyle w:val="BodyText"/>
        <w:spacing w:line="360" w:lineRule="auto"/>
        <w:jc w:val="both"/>
        <w:rPr>
          <w:rFonts w:ascii="Times New Roman" w:hAnsi="Times New Roman" w:cs="Times New Roman"/>
        </w:rPr>
      </w:pPr>
    </w:p>
    <w:p w14:paraId="4F09A054" w14:textId="77777777" w:rsidR="0049067E" w:rsidRPr="0049067E" w:rsidRDefault="0049067E" w:rsidP="0049067E">
      <w:pPr>
        <w:pStyle w:val="BodyText"/>
        <w:spacing w:line="360" w:lineRule="auto"/>
        <w:jc w:val="both"/>
        <w:rPr>
          <w:rFonts w:ascii="Times New Roman" w:hAnsi="Times New Roman" w:cs="Times New Roman"/>
        </w:rPr>
      </w:pPr>
      <w:proofErr w:type="spellStart"/>
      <w:r w:rsidRPr="0049067E">
        <w:rPr>
          <w:rFonts w:ascii="Times New Roman" w:hAnsi="Times New Roman" w:cs="Times New Roman"/>
        </w:rPr>
        <w:t>Gardasevic</w:t>
      </w:r>
      <w:proofErr w:type="spellEnd"/>
      <w:r w:rsidRPr="0049067E">
        <w:rPr>
          <w:rFonts w:ascii="Times New Roman" w:hAnsi="Times New Roman" w:cs="Times New Roman"/>
        </w:rPr>
        <w:t>, S. and Lamba, M. (2024), "It answers questions that I didn't know I had: PhD students' evaluation of an information sharing knowledge graph", *Digital Library Perspectives*, Vol. 40 No. 4. https://doi.org/0.1108/DLP-02-2024-0025</w:t>
      </w:r>
    </w:p>
    <w:p w14:paraId="3F589FCA" w14:textId="77777777" w:rsidR="0049067E" w:rsidRPr="0049067E" w:rsidRDefault="0049067E" w:rsidP="0049067E">
      <w:pPr>
        <w:pStyle w:val="BodyText"/>
        <w:spacing w:line="360" w:lineRule="auto"/>
        <w:jc w:val="both"/>
        <w:rPr>
          <w:rFonts w:ascii="Times New Roman" w:hAnsi="Times New Roman" w:cs="Times New Roman"/>
        </w:rPr>
      </w:pPr>
    </w:p>
    <w:p w14:paraId="45F6EA17"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lastRenderedPageBreak/>
        <w:t>Gómez-Ferri, J. (2014), "</w:t>
      </w:r>
      <w:proofErr w:type="spellStart"/>
      <w:r w:rsidRPr="0049067E">
        <w:rPr>
          <w:rFonts w:ascii="Times New Roman" w:hAnsi="Times New Roman" w:cs="Times New Roman"/>
        </w:rPr>
        <w:t>Ciència</w:t>
      </w:r>
      <w:proofErr w:type="spellEnd"/>
      <w:r w:rsidRPr="0049067E">
        <w:rPr>
          <w:rFonts w:ascii="Times New Roman" w:hAnsi="Times New Roman" w:cs="Times New Roman"/>
        </w:rPr>
        <w:t xml:space="preserve"> </w:t>
      </w:r>
      <w:proofErr w:type="spellStart"/>
      <w:r w:rsidRPr="0049067E">
        <w:rPr>
          <w:rFonts w:ascii="Times New Roman" w:hAnsi="Times New Roman" w:cs="Times New Roman"/>
        </w:rPr>
        <w:t>Ciutadana</w:t>
      </w:r>
      <w:proofErr w:type="spellEnd"/>
      <w:r w:rsidRPr="0049067E">
        <w:rPr>
          <w:rFonts w:ascii="Times New Roman" w:hAnsi="Times New Roman" w:cs="Times New Roman"/>
        </w:rPr>
        <w:t xml:space="preserve"> o </w:t>
      </w:r>
      <w:proofErr w:type="spellStart"/>
      <w:r w:rsidRPr="0049067E">
        <w:rPr>
          <w:rFonts w:ascii="Times New Roman" w:hAnsi="Times New Roman" w:cs="Times New Roman"/>
        </w:rPr>
        <w:t>Ciutadanies</w:t>
      </w:r>
      <w:proofErr w:type="spellEnd"/>
      <w:r w:rsidRPr="0049067E">
        <w:rPr>
          <w:rFonts w:ascii="Times New Roman" w:hAnsi="Times New Roman" w:cs="Times New Roman"/>
        </w:rPr>
        <w:t xml:space="preserve"> </w:t>
      </w:r>
      <w:proofErr w:type="spellStart"/>
      <w:r w:rsidRPr="0049067E">
        <w:rPr>
          <w:rFonts w:ascii="Times New Roman" w:hAnsi="Times New Roman" w:cs="Times New Roman"/>
        </w:rPr>
        <w:t>Científiques</w:t>
      </w:r>
      <w:proofErr w:type="spellEnd"/>
      <w:r w:rsidRPr="0049067E">
        <w:rPr>
          <w:rFonts w:ascii="Times New Roman" w:hAnsi="Times New Roman" w:cs="Times New Roman"/>
        </w:rPr>
        <w:t xml:space="preserve">? Quatre Models de </w:t>
      </w:r>
      <w:proofErr w:type="spellStart"/>
      <w:r w:rsidRPr="0049067E">
        <w:rPr>
          <w:rFonts w:ascii="Times New Roman" w:hAnsi="Times New Roman" w:cs="Times New Roman"/>
        </w:rPr>
        <w:t>Participació</w:t>
      </w:r>
      <w:proofErr w:type="spellEnd"/>
      <w:r w:rsidRPr="0049067E">
        <w:rPr>
          <w:rFonts w:ascii="Times New Roman" w:hAnsi="Times New Roman" w:cs="Times New Roman"/>
        </w:rPr>
        <w:t xml:space="preserve"> </w:t>
      </w:r>
      <w:proofErr w:type="spellStart"/>
      <w:r w:rsidRPr="0049067E">
        <w:rPr>
          <w:rFonts w:ascii="Times New Roman" w:hAnsi="Times New Roman" w:cs="Times New Roman"/>
        </w:rPr>
        <w:t>en</w:t>
      </w:r>
      <w:proofErr w:type="spellEnd"/>
      <w:r w:rsidRPr="0049067E">
        <w:rPr>
          <w:rFonts w:ascii="Times New Roman" w:hAnsi="Times New Roman" w:cs="Times New Roman"/>
        </w:rPr>
        <w:t xml:space="preserve"> </w:t>
      </w:r>
      <w:proofErr w:type="spellStart"/>
      <w:r w:rsidRPr="0049067E">
        <w:rPr>
          <w:rFonts w:ascii="Times New Roman" w:hAnsi="Times New Roman" w:cs="Times New Roman"/>
        </w:rPr>
        <w:t>Ciència</w:t>
      </w:r>
      <w:proofErr w:type="spellEnd"/>
      <w:r w:rsidRPr="0049067E">
        <w:rPr>
          <w:rFonts w:ascii="Times New Roman" w:hAnsi="Times New Roman" w:cs="Times New Roman"/>
        </w:rPr>
        <w:t xml:space="preserve"> </w:t>
      </w:r>
      <w:proofErr w:type="spellStart"/>
      <w:r w:rsidRPr="0049067E">
        <w:rPr>
          <w:rFonts w:ascii="Times New Roman" w:hAnsi="Times New Roman" w:cs="Times New Roman"/>
        </w:rPr>
        <w:t>i</w:t>
      </w:r>
      <w:proofErr w:type="spellEnd"/>
      <w:r w:rsidRPr="0049067E">
        <w:rPr>
          <w:rFonts w:ascii="Times New Roman" w:hAnsi="Times New Roman" w:cs="Times New Roman"/>
        </w:rPr>
        <w:t xml:space="preserve"> </w:t>
      </w:r>
      <w:proofErr w:type="spellStart"/>
      <w:r w:rsidRPr="0049067E">
        <w:rPr>
          <w:rFonts w:ascii="Times New Roman" w:hAnsi="Times New Roman" w:cs="Times New Roman"/>
        </w:rPr>
        <w:t>Tecnologia</w:t>
      </w:r>
      <w:proofErr w:type="spellEnd"/>
      <w:r w:rsidRPr="0049067E">
        <w:rPr>
          <w:rFonts w:ascii="Times New Roman" w:hAnsi="Times New Roman" w:cs="Times New Roman"/>
        </w:rPr>
        <w:t>", *International Journal of Deliberative Mechanisms in Science*, Vol. 3 No. 1, pp.24-48. http://dx.doi.org/10.4471/demesci.2014.13</w:t>
      </w:r>
    </w:p>
    <w:p w14:paraId="2C7F48CD" w14:textId="77777777" w:rsidR="0049067E" w:rsidRPr="0049067E" w:rsidRDefault="0049067E" w:rsidP="0049067E">
      <w:pPr>
        <w:pStyle w:val="BodyText"/>
        <w:spacing w:line="360" w:lineRule="auto"/>
        <w:jc w:val="both"/>
        <w:rPr>
          <w:rFonts w:ascii="Times New Roman" w:hAnsi="Times New Roman" w:cs="Times New Roman"/>
        </w:rPr>
      </w:pPr>
    </w:p>
    <w:p w14:paraId="2A18AF26" w14:textId="77777777" w:rsidR="0049067E" w:rsidRPr="0049067E" w:rsidRDefault="0049067E" w:rsidP="0049067E">
      <w:pPr>
        <w:pStyle w:val="BodyText"/>
        <w:spacing w:line="360" w:lineRule="auto"/>
        <w:jc w:val="both"/>
        <w:rPr>
          <w:rFonts w:ascii="Times New Roman" w:hAnsi="Times New Roman" w:cs="Times New Roman"/>
        </w:rPr>
      </w:pPr>
      <w:proofErr w:type="spellStart"/>
      <w:r w:rsidRPr="0049067E">
        <w:rPr>
          <w:rFonts w:ascii="Times New Roman" w:hAnsi="Times New Roman" w:cs="Times New Roman"/>
        </w:rPr>
        <w:t>Haklay</w:t>
      </w:r>
      <w:proofErr w:type="spellEnd"/>
      <w:r w:rsidRPr="0049067E">
        <w:rPr>
          <w:rFonts w:ascii="Times New Roman" w:hAnsi="Times New Roman" w:cs="Times New Roman"/>
        </w:rPr>
        <w:t>, M. *et al.* (2020), "ECSA's Characteristics of Citizen Science", available at: https://zenodo.org/records/3758668 (accessed 1 April 2020).</w:t>
      </w:r>
    </w:p>
    <w:p w14:paraId="10041402" w14:textId="77777777" w:rsidR="0049067E" w:rsidRPr="0049067E" w:rsidRDefault="0049067E" w:rsidP="0049067E">
      <w:pPr>
        <w:pStyle w:val="BodyText"/>
        <w:spacing w:line="360" w:lineRule="auto"/>
        <w:jc w:val="both"/>
        <w:rPr>
          <w:rFonts w:ascii="Times New Roman" w:hAnsi="Times New Roman" w:cs="Times New Roman"/>
        </w:rPr>
      </w:pPr>
    </w:p>
    <w:p w14:paraId="078043FB"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 xml:space="preserve">Haraway, D. (1991), *Ciencia, cyborgs y </w:t>
      </w:r>
      <w:proofErr w:type="spellStart"/>
      <w:r w:rsidRPr="0049067E">
        <w:rPr>
          <w:rFonts w:ascii="Times New Roman" w:hAnsi="Times New Roman" w:cs="Times New Roman"/>
        </w:rPr>
        <w:t>mujeres</w:t>
      </w:r>
      <w:proofErr w:type="spellEnd"/>
      <w:r w:rsidRPr="0049067E">
        <w:rPr>
          <w:rFonts w:ascii="Times New Roman" w:hAnsi="Times New Roman" w:cs="Times New Roman"/>
        </w:rPr>
        <w:t xml:space="preserve">: la </w:t>
      </w:r>
      <w:proofErr w:type="spellStart"/>
      <w:r w:rsidRPr="0049067E">
        <w:rPr>
          <w:rFonts w:ascii="Times New Roman" w:hAnsi="Times New Roman" w:cs="Times New Roman"/>
        </w:rPr>
        <w:t>reinvención</w:t>
      </w:r>
      <w:proofErr w:type="spellEnd"/>
      <w:r w:rsidRPr="0049067E">
        <w:rPr>
          <w:rFonts w:ascii="Times New Roman" w:hAnsi="Times New Roman" w:cs="Times New Roman"/>
        </w:rPr>
        <w:t xml:space="preserve"> de la </w:t>
      </w:r>
      <w:proofErr w:type="spellStart"/>
      <w:r w:rsidRPr="0049067E">
        <w:rPr>
          <w:rFonts w:ascii="Times New Roman" w:hAnsi="Times New Roman" w:cs="Times New Roman"/>
        </w:rPr>
        <w:t>naturaleza</w:t>
      </w:r>
      <w:proofErr w:type="spellEnd"/>
      <w:r w:rsidRPr="0049067E">
        <w:rPr>
          <w:rFonts w:ascii="Times New Roman" w:hAnsi="Times New Roman" w:cs="Times New Roman"/>
        </w:rPr>
        <w:t xml:space="preserve">*, </w:t>
      </w:r>
      <w:proofErr w:type="spellStart"/>
      <w:r w:rsidRPr="0049067E">
        <w:rPr>
          <w:rFonts w:ascii="Times New Roman" w:hAnsi="Times New Roman" w:cs="Times New Roman"/>
        </w:rPr>
        <w:t>Ediciones</w:t>
      </w:r>
      <w:proofErr w:type="spellEnd"/>
      <w:r w:rsidRPr="0049067E">
        <w:rPr>
          <w:rFonts w:ascii="Times New Roman" w:hAnsi="Times New Roman" w:cs="Times New Roman"/>
        </w:rPr>
        <w:t xml:space="preserve"> Cátedra, Madrid.</w:t>
      </w:r>
    </w:p>
    <w:p w14:paraId="5EBCB0F3" w14:textId="77777777" w:rsidR="0049067E" w:rsidRPr="0049067E" w:rsidRDefault="0049067E" w:rsidP="0049067E">
      <w:pPr>
        <w:pStyle w:val="BodyText"/>
        <w:spacing w:line="360" w:lineRule="auto"/>
        <w:jc w:val="both"/>
        <w:rPr>
          <w:rFonts w:ascii="Times New Roman" w:hAnsi="Times New Roman" w:cs="Times New Roman"/>
        </w:rPr>
      </w:pPr>
    </w:p>
    <w:p w14:paraId="07DD4009"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Hamilton, K., Nayak, A., Božić, B. and Longo, L. (2022), "Is Neuro-Symbolic AI Meeting its Promise in Natural Language Processing? A Structured Review", *Semantic Web*. https://doi.org/10.3233/SW-223228</w:t>
      </w:r>
    </w:p>
    <w:p w14:paraId="4DEE4002" w14:textId="77777777" w:rsidR="0049067E" w:rsidRPr="0049067E" w:rsidRDefault="0049067E" w:rsidP="0049067E">
      <w:pPr>
        <w:pStyle w:val="BodyText"/>
        <w:spacing w:line="360" w:lineRule="auto"/>
        <w:jc w:val="both"/>
        <w:rPr>
          <w:rFonts w:ascii="Times New Roman" w:hAnsi="Times New Roman" w:cs="Times New Roman"/>
        </w:rPr>
      </w:pPr>
    </w:p>
    <w:p w14:paraId="481A630B"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 xml:space="preserve">Leblanc, E. (2020), "Participatory Indexing in the Eyes of Its Potential Users: An Example of a Co-design of Participatory Services in an Academic Digital Library", in Hall, M., </w:t>
      </w:r>
      <w:proofErr w:type="spellStart"/>
      <w:r w:rsidRPr="0049067E">
        <w:rPr>
          <w:rFonts w:ascii="Times New Roman" w:hAnsi="Times New Roman" w:cs="Times New Roman"/>
        </w:rPr>
        <w:t>Mercun</w:t>
      </w:r>
      <w:proofErr w:type="spellEnd"/>
      <w:r w:rsidRPr="0049067E">
        <w:rPr>
          <w:rFonts w:ascii="Times New Roman" w:hAnsi="Times New Roman" w:cs="Times New Roman"/>
        </w:rPr>
        <w:t>, T., Risse, T. and Duchateau, F. (</w:t>
      </w:r>
      <w:proofErr w:type="spellStart"/>
      <w:r w:rsidRPr="0049067E">
        <w:rPr>
          <w:rFonts w:ascii="Times New Roman" w:hAnsi="Times New Roman" w:cs="Times New Roman"/>
        </w:rPr>
        <w:t>Ed.s</w:t>
      </w:r>
      <w:proofErr w:type="spellEnd"/>
      <w:r w:rsidRPr="0049067E">
        <w:rPr>
          <w:rFonts w:ascii="Times New Roman" w:hAnsi="Times New Roman" w:cs="Times New Roman"/>
        </w:rPr>
        <w:t>), *Digital Libraries for Open Knowledge: 24th International Conference on Theory and Practice of Digital Libraries, TPDL 2020*, Springer, pp.163-178. https://doi.org/10.1007/978-3-030-54956-5_12</w:t>
      </w:r>
    </w:p>
    <w:p w14:paraId="3756806D" w14:textId="77777777" w:rsidR="0049067E" w:rsidRPr="0049067E" w:rsidRDefault="0049067E" w:rsidP="0049067E">
      <w:pPr>
        <w:pStyle w:val="BodyText"/>
        <w:spacing w:line="360" w:lineRule="auto"/>
        <w:jc w:val="both"/>
        <w:rPr>
          <w:rFonts w:ascii="Times New Roman" w:hAnsi="Times New Roman" w:cs="Times New Roman"/>
        </w:rPr>
      </w:pPr>
    </w:p>
    <w:p w14:paraId="0C89B0DD"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Liu, Z. (2025), "Human-AI Co-Creation: A Framework for Collaborative Design in Intelligent Systems", *AHFE 2025*. Preprint.</w:t>
      </w:r>
    </w:p>
    <w:p w14:paraId="1952CAE8" w14:textId="77777777" w:rsidR="0049067E" w:rsidRPr="0049067E" w:rsidRDefault="0049067E" w:rsidP="0049067E">
      <w:pPr>
        <w:pStyle w:val="BodyText"/>
        <w:spacing w:line="360" w:lineRule="auto"/>
        <w:jc w:val="both"/>
        <w:rPr>
          <w:rFonts w:ascii="Times New Roman" w:hAnsi="Times New Roman" w:cs="Times New Roman"/>
        </w:rPr>
      </w:pPr>
    </w:p>
    <w:p w14:paraId="183ED7BD"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 xml:space="preserve">Lopezosa, C., Codina, L. and Ferran-Ferrer, N. (2024), "ChatGPT </w:t>
      </w:r>
      <w:proofErr w:type="spellStart"/>
      <w:r w:rsidRPr="0049067E">
        <w:rPr>
          <w:rFonts w:ascii="Times New Roman" w:hAnsi="Times New Roman" w:cs="Times New Roman"/>
        </w:rPr>
        <w:t>como</w:t>
      </w:r>
      <w:proofErr w:type="spellEnd"/>
      <w:r w:rsidRPr="0049067E">
        <w:rPr>
          <w:rFonts w:ascii="Times New Roman" w:hAnsi="Times New Roman" w:cs="Times New Roman"/>
        </w:rPr>
        <w:t xml:space="preserve"> </w:t>
      </w:r>
      <w:proofErr w:type="spellStart"/>
      <w:r w:rsidRPr="0049067E">
        <w:rPr>
          <w:rFonts w:ascii="Times New Roman" w:hAnsi="Times New Roman" w:cs="Times New Roman"/>
        </w:rPr>
        <w:t>apoyo</w:t>
      </w:r>
      <w:proofErr w:type="spellEnd"/>
      <w:r w:rsidRPr="0049067E">
        <w:rPr>
          <w:rFonts w:ascii="Times New Roman" w:hAnsi="Times New Roman" w:cs="Times New Roman"/>
        </w:rPr>
        <w:t xml:space="preserve"> a las systematic scoping reviews: </w:t>
      </w:r>
      <w:proofErr w:type="spellStart"/>
      <w:r w:rsidRPr="0049067E">
        <w:rPr>
          <w:rFonts w:ascii="Times New Roman" w:hAnsi="Times New Roman" w:cs="Times New Roman"/>
        </w:rPr>
        <w:t>integrando</w:t>
      </w:r>
      <w:proofErr w:type="spellEnd"/>
      <w:r w:rsidRPr="0049067E">
        <w:rPr>
          <w:rFonts w:ascii="Times New Roman" w:hAnsi="Times New Roman" w:cs="Times New Roman"/>
        </w:rPr>
        <w:t xml:space="preserve"> la </w:t>
      </w:r>
      <w:proofErr w:type="spellStart"/>
      <w:r w:rsidRPr="0049067E">
        <w:rPr>
          <w:rFonts w:ascii="Times New Roman" w:hAnsi="Times New Roman" w:cs="Times New Roman"/>
        </w:rPr>
        <w:t>inteligencia</w:t>
      </w:r>
      <w:proofErr w:type="spellEnd"/>
      <w:r w:rsidRPr="0049067E">
        <w:rPr>
          <w:rFonts w:ascii="Times New Roman" w:hAnsi="Times New Roman" w:cs="Times New Roman"/>
        </w:rPr>
        <w:t xml:space="preserve"> artificial con </w:t>
      </w:r>
      <w:proofErr w:type="spellStart"/>
      <w:r w:rsidRPr="0049067E">
        <w:rPr>
          <w:rFonts w:ascii="Times New Roman" w:hAnsi="Times New Roman" w:cs="Times New Roman"/>
        </w:rPr>
        <w:t>el</w:t>
      </w:r>
      <w:proofErr w:type="spellEnd"/>
      <w:r w:rsidRPr="0049067E">
        <w:rPr>
          <w:rFonts w:ascii="Times New Roman" w:hAnsi="Times New Roman" w:cs="Times New Roman"/>
        </w:rPr>
        <w:t xml:space="preserve"> framework SALSA", *</w:t>
      </w:r>
      <w:proofErr w:type="spellStart"/>
      <w:r w:rsidRPr="0049067E">
        <w:rPr>
          <w:rFonts w:ascii="Times New Roman" w:hAnsi="Times New Roman" w:cs="Times New Roman"/>
        </w:rPr>
        <w:t>Col·lecció</w:t>
      </w:r>
      <w:proofErr w:type="spellEnd"/>
      <w:r w:rsidRPr="0049067E">
        <w:rPr>
          <w:rFonts w:ascii="Times New Roman" w:hAnsi="Times New Roman" w:cs="Times New Roman"/>
        </w:rPr>
        <w:t xml:space="preserve"> del CRICC*. https://diposit.ub.edu/dspace/handle/2445/193691</w:t>
      </w:r>
    </w:p>
    <w:p w14:paraId="3DE71CA4" w14:textId="77777777" w:rsidR="0049067E" w:rsidRPr="0049067E" w:rsidRDefault="0049067E" w:rsidP="0049067E">
      <w:pPr>
        <w:pStyle w:val="BodyText"/>
        <w:spacing w:line="360" w:lineRule="auto"/>
        <w:jc w:val="both"/>
        <w:rPr>
          <w:rFonts w:ascii="Times New Roman" w:hAnsi="Times New Roman" w:cs="Times New Roman"/>
        </w:rPr>
      </w:pPr>
    </w:p>
    <w:p w14:paraId="66429525"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 xml:space="preserve">Mahdie, S.B., Mohammadi, M. and </w:t>
      </w:r>
      <w:proofErr w:type="spellStart"/>
      <w:r w:rsidRPr="0049067E">
        <w:rPr>
          <w:rFonts w:ascii="Times New Roman" w:hAnsi="Times New Roman" w:cs="Times New Roman"/>
        </w:rPr>
        <w:t>Norouzkhani</w:t>
      </w:r>
      <w:proofErr w:type="spellEnd"/>
      <w:r w:rsidRPr="0049067E">
        <w:rPr>
          <w:rFonts w:ascii="Times New Roman" w:hAnsi="Times New Roman" w:cs="Times New Roman"/>
        </w:rPr>
        <w:t xml:space="preserve">, N. (2024), "Usability Testing: A Bibliometric Analysis Based on </w:t>
      </w:r>
      <w:proofErr w:type="spellStart"/>
      <w:r w:rsidRPr="0049067E">
        <w:rPr>
          <w:rFonts w:ascii="Times New Roman" w:hAnsi="Times New Roman" w:cs="Times New Roman"/>
        </w:rPr>
        <w:t>WoS</w:t>
      </w:r>
      <w:proofErr w:type="spellEnd"/>
      <w:r w:rsidRPr="0049067E">
        <w:rPr>
          <w:rFonts w:ascii="Times New Roman" w:hAnsi="Times New Roman" w:cs="Times New Roman"/>
        </w:rPr>
        <w:t xml:space="preserve"> Data", *Journal of </w:t>
      </w:r>
      <w:proofErr w:type="spellStart"/>
      <w:r w:rsidRPr="0049067E">
        <w:rPr>
          <w:rFonts w:ascii="Times New Roman" w:hAnsi="Times New Roman" w:cs="Times New Roman"/>
        </w:rPr>
        <w:t>Scientometric</w:t>
      </w:r>
      <w:proofErr w:type="spellEnd"/>
      <w:r w:rsidRPr="0049067E">
        <w:rPr>
          <w:rFonts w:ascii="Times New Roman" w:hAnsi="Times New Roman" w:cs="Times New Roman"/>
        </w:rPr>
        <w:t xml:space="preserve"> Research*, Vol. 13 No. 1, pp.09-24. https://doi.org/10.5530/jscires.13.1.2</w:t>
      </w:r>
    </w:p>
    <w:p w14:paraId="236096EB" w14:textId="77777777" w:rsidR="0049067E" w:rsidRPr="0049067E" w:rsidRDefault="0049067E" w:rsidP="0049067E">
      <w:pPr>
        <w:pStyle w:val="BodyText"/>
        <w:spacing w:line="360" w:lineRule="auto"/>
        <w:jc w:val="both"/>
        <w:rPr>
          <w:rFonts w:ascii="Times New Roman" w:hAnsi="Times New Roman" w:cs="Times New Roman"/>
        </w:rPr>
      </w:pPr>
    </w:p>
    <w:p w14:paraId="4B8A6D1E"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Matt, S. (2015), "White Paper on Citizen Science", available at: https://ec.europa.eu/futurium/en/content/white-paper-citizen-science.html (accessed 1 October 2015).</w:t>
      </w:r>
    </w:p>
    <w:p w14:paraId="1888F723" w14:textId="77777777" w:rsidR="0049067E" w:rsidRPr="0049067E" w:rsidRDefault="0049067E" w:rsidP="0049067E">
      <w:pPr>
        <w:pStyle w:val="BodyText"/>
        <w:spacing w:line="360" w:lineRule="auto"/>
        <w:jc w:val="both"/>
        <w:rPr>
          <w:rFonts w:ascii="Times New Roman" w:hAnsi="Times New Roman" w:cs="Times New Roman"/>
        </w:rPr>
      </w:pPr>
    </w:p>
    <w:p w14:paraId="597DA805"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 xml:space="preserve">Nesterov, A., </w:t>
      </w:r>
      <w:proofErr w:type="spellStart"/>
      <w:r w:rsidRPr="0049067E">
        <w:rPr>
          <w:rFonts w:ascii="Times New Roman" w:hAnsi="Times New Roman" w:cs="Times New Roman"/>
        </w:rPr>
        <w:t>Hollink</w:t>
      </w:r>
      <w:proofErr w:type="spellEnd"/>
      <w:r w:rsidRPr="0049067E">
        <w:rPr>
          <w:rFonts w:ascii="Times New Roman" w:hAnsi="Times New Roman" w:cs="Times New Roman"/>
        </w:rPr>
        <w:t xml:space="preserve">, L., van Erp, M. and van </w:t>
      </w:r>
      <w:proofErr w:type="spellStart"/>
      <w:r w:rsidRPr="0049067E">
        <w:rPr>
          <w:rFonts w:ascii="Times New Roman" w:hAnsi="Times New Roman" w:cs="Times New Roman"/>
        </w:rPr>
        <w:t>Ossenbruggen</w:t>
      </w:r>
      <w:proofErr w:type="spellEnd"/>
      <w:r w:rsidRPr="0049067E">
        <w:rPr>
          <w:rFonts w:ascii="Times New Roman" w:hAnsi="Times New Roman" w:cs="Times New Roman"/>
        </w:rPr>
        <w:t>, J. (2023), "A Knowledge Graph of Contentious Terminology for Inclusive Representation of Cultural Heritage", available at: https://doi.org/10.5281/zenodo.7456064</w:t>
      </w:r>
    </w:p>
    <w:p w14:paraId="44A3AB65" w14:textId="77777777" w:rsidR="0049067E" w:rsidRPr="0049067E" w:rsidRDefault="0049067E" w:rsidP="0049067E">
      <w:pPr>
        <w:pStyle w:val="BodyText"/>
        <w:spacing w:line="360" w:lineRule="auto"/>
        <w:jc w:val="both"/>
        <w:rPr>
          <w:rFonts w:ascii="Times New Roman" w:hAnsi="Times New Roman" w:cs="Times New Roman"/>
        </w:rPr>
      </w:pPr>
    </w:p>
    <w:p w14:paraId="55F32AE4" w14:textId="77777777" w:rsidR="0049067E" w:rsidRPr="0049067E" w:rsidRDefault="0049067E" w:rsidP="0049067E">
      <w:pPr>
        <w:pStyle w:val="BodyText"/>
        <w:spacing w:line="360" w:lineRule="auto"/>
        <w:jc w:val="both"/>
        <w:rPr>
          <w:rFonts w:ascii="Times New Roman" w:hAnsi="Times New Roman" w:cs="Times New Roman"/>
        </w:rPr>
      </w:pPr>
      <w:proofErr w:type="spellStart"/>
      <w:r w:rsidRPr="0049067E">
        <w:rPr>
          <w:rFonts w:ascii="Times New Roman" w:hAnsi="Times New Roman" w:cs="Times New Roman"/>
        </w:rPr>
        <w:t>Ranjgar</w:t>
      </w:r>
      <w:proofErr w:type="spellEnd"/>
      <w:r w:rsidRPr="0049067E">
        <w:rPr>
          <w:rFonts w:ascii="Times New Roman" w:hAnsi="Times New Roman" w:cs="Times New Roman"/>
        </w:rPr>
        <w:t>, B., Sadeghi‐</w:t>
      </w:r>
      <w:proofErr w:type="spellStart"/>
      <w:r w:rsidRPr="0049067E">
        <w:rPr>
          <w:rFonts w:ascii="Times New Roman" w:hAnsi="Times New Roman" w:cs="Times New Roman"/>
        </w:rPr>
        <w:t>Niaraki</w:t>
      </w:r>
      <w:proofErr w:type="spellEnd"/>
      <w:r w:rsidRPr="0049067E">
        <w:rPr>
          <w:rFonts w:ascii="Times New Roman" w:hAnsi="Times New Roman" w:cs="Times New Roman"/>
        </w:rPr>
        <w:t>, A., Shakeri, M., Rahimi, F. and Choi, S.-M. (2024), "Cultural Heritage Information Retrieval: Past, Present, and Future Trends", *IEEE Access*, Vol. 12, pp.42992-43026. https://doi.org/10.1109/ACCESS.2024.3382127</w:t>
      </w:r>
    </w:p>
    <w:p w14:paraId="6CC14790" w14:textId="77777777" w:rsidR="0049067E" w:rsidRPr="0049067E" w:rsidRDefault="0049067E" w:rsidP="0049067E">
      <w:pPr>
        <w:pStyle w:val="BodyText"/>
        <w:spacing w:line="360" w:lineRule="auto"/>
        <w:jc w:val="both"/>
        <w:rPr>
          <w:rFonts w:ascii="Times New Roman" w:hAnsi="Times New Roman" w:cs="Times New Roman"/>
        </w:rPr>
      </w:pPr>
    </w:p>
    <w:p w14:paraId="4DE35E3E" w14:textId="77777777" w:rsidR="0049067E" w:rsidRPr="0049067E" w:rsidRDefault="0049067E" w:rsidP="0049067E">
      <w:pPr>
        <w:pStyle w:val="BodyText"/>
        <w:spacing w:line="360" w:lineRule="auto"/>
        <w:jc w:val="both"/>
        <w:rPr>
          <w:rFonts w:ascii="Times New Roman" w:hAnsi="Times New Roman" w:cs="Times New Roman"/>
        </w:rPr>
      </w:pPr>
      <w:proofErr w:type="spellStart"/>
      <w:r w:rsidRPr="0049067E">
        <w:rPr>
          <w:rFonts w:ascii="Times New Roman" w:hAnsi="Times New Roman" w:cs="Times New Roman"/>
        </w:rPr>
        <w:t>Shneiderman</w:t>
      </w:r>
      <w:proofErr w:type="spellEnd"/>
      <w:r w:rsidRPr="0049067E">
        <w:rPr>
          <w:rFonts w:ascii="Times New Roman" w:hAnsi="Times New Roman" w:cs="Times New Roman"/>
        </w:rPr>
        <w:t>, B. (2021), "Human-Centered AI: A New Synthesis", in Ardito, C. *et al.* (</w:t>
      </w:r>
      <w:proofErr w:type="spellStart"/>
      <w:proofErr w:type="gramStart"/>
      <w:r w:rsidRPr="0049067E">
        <w:rPr>
          <w:rFonts w:ascii="Times New Roman" w:hAnsi="Times New Roman" w:cs="Times New Roman"/>
        </w:rPr>
        <w:t>Ed.s</w:t>
      </w:r>
      <w:proofErr w:type="spellEnd"/>
      <w:proofErr w:type="gramEnd"/>
      <w:r w:rsidRPr="0049067E">
        <w:rPr>
          <w:rFonts w:ascii="Times New Roman" w:hAnsi="Times New Roman" w:cs="Times New Roman"/>
        </w:rPr>
        <w:t>), *Human-Computer Interaction – INTERACT 2021*, Springer, pp.3-8. https://doi.org/10.1007/978-3-030-85623-6_1</w:t>
      </w:r>
    </w:p>
    <w:p w14:paraId="26A33ED3" w14:textId="77777777" w:rsidR="0049067E" w:rsidRPr="0049067E" w:rsidRDefault="0049067E" w:rsidP="0049067E">
      <w:pPr>
        <w:pStyle w:val="BodyText"/>
        <w:spacing w:line="360" w:lineRule="auto"/>
        <w:jc w:val="both"/>
        <w:rPr>
          <w:rFonts w:ascii="Times New Roman" w:hAnsi="Times New Roman" w:cs="Times New Roman"/>
        </w:rPr>
      </w:pPr>
    </w:p>
    <w:p w14:paraId="5FADF75F"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Stappers, P.J. and Sanders, E.B.-N. (2008), "Co-creation and the new landscapes of design", *</w:t>
      </w:r>
      <w:proofErr w:type="spellStart"/>
      <w:r w:rsidRPr="0049067E">
        <w:rPr>
          <w:rFonts w:ascii="Times New Roman" w:hAnsi="Times New Roman" w:cs="Times New Roman"/>
        </w:rPr>
        <w:t>CoDesign</w:t>
      </w:r>
      <w:proofErr w:type="spellEnd"/>
      <w:r w:rsidRPr="0049067E">
        <w:rPr>
          <w:rFonts w:ascii="Times New Roman" w:hAnsi="Times New Roman" w:cs="Times New Roman"/>
        </w:rPr>
        <w:t>*, Vol. 4 No. 1, pp.5-18. https://doi.org/10.1080/15710880701875068</w:t>
      </w:r>
    </w:p>
    <w:p w14:paraId="2FF7E5BC" w14:textId="77777777" w:rsidR="0049067E" w:rsidRPr="0049067E" w:rsidRDefault="0049067E" w:rsidP="0049067E">
      <w:pPr>
        <w:pStyle w:val="BodyText"/>
        <w:spacing w:line="360" w:lineRule="auto"/>
        <w:jc w:val="both"/>
        <w:rPr>
          <w:rFonts w:ascii="Times New Roman" w:hAnsi="Times New Roman" w:cs="Times New Roman"/>
        </w:rPr>
      </w:pPr>
    </w:p>
    <w:p w14:paraId="54351831" w14:textId="77777777" w:rsidR="0049067E" w:rsidRPr="0049067E" w:rsidRDefault="0049067E" w:rsidP="0049067E">
      <w:pPr>
        <w:pStyle w:val="BodyText"/>
        <w:spacing w:line="360" w:lineRule="auto"/>
        <w:jc w:val="both"/>
        <w:rPr>
          <w:rFonts w:ascii="Times New Roman" w:hAnsi="Times New Roman" w:cs="Times New Roman"/>
        </w:rPr>
      </w:pPr>
      <w:proofErr w:type="spellStart"/>
      <w:r w:rsidRPr="0049067E">
        <w:rPr>
          <w:rFonts w:ascii="Times New Roman" w:hAnsi="Times New Roman" w:cs="Times New Roman"/>
        </w:rPr>
        <w:lastRenderedPageBreak/>
        <w:t>Stengers</w:t>
      </w:r>
      <w:proofErr w:type="spellEnd"/>
      <w:r w:rsidRPr="0049067E">
        <w:rPr>
          <w:rFonts w:ascii="Times New Roman" w:hAnsi="Times New Roman" w:cs="Times New Roman"/>
        </w:rPr>
        <w:t>, I. and Despret, V. (2014), "Women Who Make a Fuss: The Unfaithful Daughters of Virginia Woolf", available at: https://www-jstor-org.sire.ub.edu/stable/10.5749/j.ctt17xr4t9</w:t>
      </w:r>
    </w:p>
    <w:p w14:paraId="13EDE0CD" w14:textId="77777777" w:rsidR="0049067E" w:rsidRPr="0049067E" w:rsidRDefault="0049067E" w:rsidP="0049067E">
      <w:pPr>
        <w:pStyle w:val="BodyText"/>
        <w:spacing w:line="360" w:lineRule="auto"/>
        <w:jc w:val="both"/>
        <w:rPr>
          <w:rFonts w:ascii="Times New Roman" w:hAnsi="Times New Roman" w:cs="Times New Roman"/>
        </w:rPr>
      </w:pPr>
    </w:p>
    <w:p w14:paraId="27D5D983"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 xml:space="preserve">Turnhout, E., Metze, T., </w:t>
      </w:r>
      <w:proofErr w:type="spellStart"/>
      <w:r w:rsidRPr="0049067E">
        <w:rPr>
          <w:rFonts w:ascii="Times New Roman" w:hAnsi="Times New Roman" w:cs="Times New Roman"/>
        </w:rPr>
        <w:t>Wyborn</w:t>
      </w:r>
      <w:proofErr w:type="spellEnd"/>
      <w:r w:rsidRPr="0049067E">
        <w:rPr>
          <w:rFonts w:ascii="Times New Roman" w:hAnsi="Times New Roman" w:cs="Times New Roman"/>
        </w:rPr>
        <w:t>, C., Klenk, N. and Louder, E. (2020), "The politics of co-production: participation, power, and transformation", *Current Opinion in Environmental Sustainability*, Vol. 42, pp.15-21. https://doi.org/10.1016/j.cosust.2019.11.009</w:t>
      </w:r>
    </w:p>
    <w:p w14:paraId="5206438A" w14:textId="77777777" w:rsidR="0049067E" w:rsidRPr="0049067E" w:rsidRDefault="0049067E" w:rsidP="0049067E">
      <w:pPr>
        <w:pStyle w:val="BodyText"/>
        <w:spacing w:line="360" w:lineRule="auto"/>
        <w:jc w:val="both"/>
        <w:rPr>
          <w:rFonts w:ascii="Times New Roman" w:hAnsi="Times New Roman" w:cs="Times New Roman"/>
        </w:rPr>
      </w:pPr>
    </w:p>
    <w:p w14:paraId="5559F3E0"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Vohland, K. *et al.* (Eds.) (2021), *The Science of Citizen Science*, Springer. https://doi.org/10.1007/978-3-030-58278-4</w:t>
      </w:r>
    </w:p>
    <w:p w14:paraId="76EDC40B" w14:textId="77777777" w:rsidR="0049067E" w:rsidRPr="0049067E" w:rsidRDefault="0049067E" w:rsidP="0049067E">
      <w:pPr>
        <w:pStyle w:val="BodyText"/>
        <w:spacing w:line="360" w:lineRule="auto"/>
        <w:jc w:val="both"/>
        <w:rPr>
          <w:rFonts w:ascii="Times New Roman" w:hAnsi="Times New Roman" w:cs="Times New Roman"/>
        </w:rPr>
      </w:pPr>
    </w:p>
    <w:p w14:paraId="1A86DAE0" w14:textId="77777777" w:rsidR="0049067E" w:rsidRPr="0049067E" w:rsidRDefault="0049067E" w:rsidP="0049067E">
      <w:pPr>
        <w:pStyle w:val="BodyText"/>
        <w:spacing w:line="360" w:lineRule="auto"/>
        <w:jc w:val="both"/>
        <w:rPr>
          <w:rFonts w:ascii="Times New Roman" w:hAnsi="Times New Roman" w:cs="Times New Roman"/>
        </w:rPr>
      </w:pPr>
      <w:proofErr w:type="spellStart"/>
      <w:r w:rsidRPr="0049067E">
        <w:rPr>
          <w:rFonts w:ascii="Times New Roman" w:hAnsi="Times New Roman" w:cs="Times New Roman"/>
        </w:rPr>
        <w:t>Wacnik</w:t>
      </w:r>
      <w:proofErr w:type="spellEnd"/>
      <w:r w:rsidRPr="0049067E">
        <w:rPr>
          <w:rFonts w:ascii="Times New Roman" w:hAnsi="Times New Roman" w:cs="Times New Roman"/>
        </w:rPr>
        <w:t>, P., Daly, S. and Verma, A. (2025), "Participatory design: a systematic review and insights for future practice", *Design Science*, Vol. 11. https://doi.org/10.1017/dsj.2025.10009</w:t>
      </w:r>
    </w:p>
    <w:p w14:paraId="42878709" w14:textId="77777777" w:rsidR="0049067E" w:rsidRPr="0049067E" w:rsidRDefault="0049067E" w:rsidP="0049067E">
      <w:pPr>
        <w:pStyle w:val="BodyText"/>
        <w:spacing w:line="360" w:lineRule="auto"/>
        <w:jc w:val="both"/>
        <w:rPr>
          <w:rFonts w:ascii="Times New Roman" w:hAnsi="Times New Roman" w:cs="Times New Roman"/>
        </w:rPr>
      </w:pPr>
    </w:p>
    <w:p w14:paraId="64543EEE" w14:textId="77777777" w:rsidR="0049067E" w:rsidRPr="0049067E" w:rsidRDefault="0049067E" w:rsidP="0049067E">
      <w:pPr>
        <w:pStyle w:val="BodyText"/>
        <w:spacing w:line="360" w:lineRule="auto"/>
        <w:jc w:val="both"/>
        <w:rPr>
          <w:rFonts w:ascii="Times New Roman" w:hAnsi="Times New Roman" w:cs="Times New Roman"/>
        </w:rPr>
      </w:pPr>
      <w:proofErr w:type="spellStart"/>
      <w:r w:rsidRPr="0049067E">
        <w:rPr>
          <w:rFonts w:ascii="Times New Roman" w:hAnsi="Times New Roman" w:cs="Times New Roman"/>
        </w:rPr>
        <w:t>Wacnik</w:t>
      </w:r>
      <w:proofErr w:type="spellEnd"/>
      <w:r w:rsidRPr="0049067E">
        <w:rPr>
          <w:rFonts w:ascii="Times New Roman" w:hAnsi="Times New Roman" w:cs="Times New Roman"/>
        </w:rPr>
        <w:t>, P., Daly, S. and Verma, A. (2025), "Participatory design: a systematic review and insights for future practice", *Design Science*, Vol. 11. https://doi.org/10.1017/dsj.2025.10009</w:t>
      </w:r>
    </w:p>
    <w:p w14:paraId="0EFF286D" w14:textId="77777777" w:rsidR="0049067E" w:rsidRPr="0049067E" w:rsidRDefault="0049067E" w:rsidP="0049067E">
      <w:pPr>
        <w:pStyle w:val="BodyText"/>
        <w:spacing w:line="360" w:lineRule="auto"/>
        <w:jc w:val="both"/>
        <w:rPr>
          <w:rFonts w:ascii="Times New Roman" w:hAnsi="Times New Roman" w:cs="Times New Roman"/>
        </w:rPr>
      </w:pPr>
    </w:p>
    <w:p w14:paraId="6DBE89A7"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 xml:space="preserve">Waidelich, L., Richter, A., </w:t>
      </w:r>
      <w:proofErr w:type="spellStart"/>
      <w:r w:rsidRPr="0049067E">
        <w:rPr>
          <w:rFonts w:ascii="Times New Roman" w:hAnsi="Times New Roman" w:cs="Times New Roman"/>
        </w:rPr>
        <w:t>Kolmel</w:t>
      </w:r>
      <w:proofErr w:type="spellEnd"/>
      <w:r w:rsidRPr="0049067E">
        <w:rPr>
          <w:rFonts w:ascii="Times New Roman" w:hAnsi="Times New Roman" w:cs="Times New Roman"/>
        </w:rPr>
        <w:t xml:space="preserve">, B. and </w:t>
      </w:r>
      <w:proofErr w:type="spellStart"/>
      <w:r w:rsidRPr="0049067E">
        <w:rPr>
          <w:rFonts w:ascii="Times New Roman" w:hAnsi="Times New Roman" w:cs="Times New Roman"/>
        </w:rPr>
        <w:t>Bulander</w:t>
      </w:r>
      <w:proofErr w:type="spellEnd"/>
      <w:r w:rsidRPr="0049067E">
        <w:rPr>
          <w:rFonts w:ascii="Times New Roman" w:hAnsi="Times New Roman" w:cs="Times New Roman"/>
        </w:rPr>
        <w:t>, R. (2018), "Design Thinking Process Model Review", *2018 IEEE International Conference on Engineering, Technology and Innovation (ICE/</w:t>
      </w:r>
      <w:proofErr w:type="gramStart"/>
      <w:r w:rsidRPr="0049067E">
        <w:rPr>
          <w:rFonts w:ascii="Times New Roman" w:hAnsi="Times New Roman" w:cs="Times New Roman"/>
        </w:rPr>
        <w:t>ITMC)*</w:t>
      </w:r>
      <w:proofErr w:type="gramEnd"/>
      <w:r w:rsidRPr="0049067E">
        <w:rPr>
          <w:rFonts w:ascii="Times New Roman" w:hAnsi="Times New Roman" w:cs="Times New Roman"/>
        </w:rPr>
        <w:t>, pp.1-9. https://doi.org/10.1109/ice.2018.8436281</w:t>
      </w:r>
    </w:p>
    <w:p w14:paraId="41B3C461" w14:textId="77777777" w:rsidR="0049067E" w:rsidRPr="0049067E" w:rsidRDefault="0049067E" w:rsidP="0049067E">
      <w:pPr>
        <w:pStyle w:val="BodyText"/>
        <w:spacing w:line="360" w:lineRule="auto"/>
        <w:jc w:val="both"/>
        <w:rPr>
          <w:rFonts w:ascii="Times New Roman" w:hAnsi="Times New Roman" w:cs="Times New Roman"/>
        </w:rPr>
      </w:pPr>
    </w:p>
    <w:p w14:paraId="288188B1" w14:textId="77777777" w:rsidR="0049067E" w:rsidRPr="0049067E" w:rsidRDefault="0049067E" w:rsidP="0049067E">
      <w:pPr>
        <w:pStyle w:val="BodyText"/>
        <w:spacing w:line="360" w:lineRule="auto"/>
        <w:jc w:val="both"/>
        <w:rPr>
          <w:rFonts w:ascii="Times New Roman" w:hAnsi="Times New Roman" w:cs="Times New Roman"/>
        </w:rPr>
      </w:pPr>
      <w:r w:rsidRPr="0049067E">
        <w:rPr>
          <w:rFonts w:ascii="Times New Roman" w:hAnsi="Times New Roman" w:cs="Times New Roman"/>
        </w:rPr>
        <w:t>Wang, H. *et al.* (2024), "Digital Humanities &amp; Large Language Models: Practice and Research in Semantic Retrieval of Ancient Documents", *Journal of Library and Information Science in Agriculture*. https://doi.org/10.13998/j.cnki.issn1002-1248.24-0615</w:t>
      </w:r>
    </w:p>
    <w:p w14:paraId="1F296BBC" w14:textId="63489A43" w:rsidR="00307D51" w:rsidRPr="00AF277F" w:rsidRDefault="00307D51" w:rsidP="00AF277F">
      <w:pPr>
        <w:pStyle w:val="BodyText"/>
        <w:spacing w:line="360" w:lineRule="auto"/>
        <w:jc w:val="both"/>
        <w:rPr>
          <w:rFonts w:ascii="Times New Roman" w:hAnsi="Times New Roman" w:cs="Times New Roman"/>
        </w:rPr>
      </w:pPr>
    </w:p>
    <w:sectPr w:rsidR="00307D51" w:rsidRPr="00AF277F">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EAE89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3373643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ENA GÓMEZ RICO">
    <w15:presenceInfo w15:providerId="AD" w15:userId="S::egomezri119@alumnes.ub.edu::258c64dc-1d05-448f-96dc-a580b60441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07D51"/>
    <w:rsid w:val="00022F92"/>
    <w:rsid w:val="001365AB"/>
    <w:rsid w:val="00307D51"/>
    <w:rsid w:val="003C3AA1"/>
    <w:rsid w:val="0049067E"/>
    <w:rsid w:val="00492B76"/>
    <w:rsid w:val="008F04B4"/>
    <w:rsid w:val="00AF277F"/>
    <w:rsid w:val="00B31366"/>
    <w:rsid w:val="00BE72A4"/>
    <w:rsid w:val="00C3547C"/>
    <w:rsid w:val="00D26924"/>
    <w:rsid w:val="00E7496C"/>
    <w:rsid w:val="00E808C0"/>
    <w:rsid w:val="00F4103E"/>
    <w:rsid w:val="047643D3"/>
    <w:rsid w:val="138F64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DF892C"/>
  <w15:docId w15:val="{86C20CFD-14DF-274C-A5BD-17DF6239B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F4103E"/>
    <w:rPr>
      <w:color w:val="605E5C"/>
      <w:shd w:val="clear" w:color="auto" w:fill="E1DFDD"/>
    </w:rPr>
  </w:style>
  <w:style w:type="paragraph" w:styleId="Revision">
    <w:name w:val="Revision"/>
    <w:hidden/>
    <w:rsid w:val="00B3136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Usability%20Testing%20%20A%20Bibliometric%20Analysis%20Based%20on%20WoS%20Data%20&#8211;%20Journal%20of%20Scientometric%20Research"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Design%20Thinking%20from%20Bibliometric%20Analysis%20to%20Content%20Analysis,%20Current%20Research%20Trends,%20and%20Future%20Research%20Directions" TargetMode="External"/><Relationship Id="rId12" Type="http://schemas.openxmlformats.org/officeDocument/2006/relationships/hyperlink" Target="Ci&#232;ncia%20Ciutadana%20o%20Ciutadanies%20Cient&#237;fiques?%20Quatre%20Models%20de%20Participaci&#243;%20en%20Ci&#232;ncia%20i%20Tecnologi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The%20Participatory%20Turn%20in%20AI%20Design%20Theoretical%20Foundations%20and%20the%20Current%20State%20of%20Practice" TargetMode="External"/><Relationship Id="rId11" Type="http://schemas.openxmlformats.org/officeDocument/2006/relationships/hyperlink" Target="Semantic%20technology%20for%20cultural%20heritage%20a%20bibliometric-based%20review.pdf" TargetMode="External"/><Relationship Id="rId5" Type="http://schemas.openxmlformats.org/officeDocument/2006/relationships/hyperlink" Target="Participatory_design_A_systematic_review_and_insights_for_future_practice" TargetMode="External"/><Relationship Id="rId15" Type="http://schemas.openxmlformats.org/officeDocument/2006/relationships/theme" Target="theme/theme1.xml"/><Relationship Id="rId10" Type="http://schemas.openxmlformats.org/officeDocument/2006/relationships/hyperlink" Target="Is%20Neuro-Symbolic%20AI%20Meeting%20its%20Promise%20in%20Natural%20Language%20Processing?%20A%20Structured%20Review" TargetMode="External"/><Relationship Id="rId4" Type="http://schemas.openxmlformats.org/officeDocument/2006/relationships/webSettings" Target="webSettings.xml"/><Relationship Id="rId9" Type="http://schemas.openxmlformats.org/officeDocument/2006/relationships/hyperlink" Target="Wikipedia%20gender%20gap%20a%20scoping%20review%20Profesional%20de%20la%20informaci&#243;n" TargetMode="Externa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5473</Words>
  <Characters>31197</Characters>
  <Application>Microsoft Office Word</Application>
  <DocSecurity>0</DocSecurity>
  <Lines>259</Lines>
  <Paragraphs>73</Paragraphs>
  <ScaleCrop>false</ScaleCrop>
  <Company/>
  <LinksUpToDate>false</LinksUpToDate>
  <CharactersWithSpaces>36597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ELENA GÓMEZ RICO</dc:creator>
  <cp:keywords/>
  <cp:lastModifiedBy>ELENA GÓMEZ RICO</cp:lastModifiedBy>
  <cp:revision>9</cp:revision>
  <dcterms:created xsi:type="dcterms:W3CDTF">2025-12-20T13:24:00Z</dcterms:created>
  <dcterms:modified xsi:type="dcterms:W3CDTF">2026-03-16T18:37:00Z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2025-12-18</vt:lpwstr>
  </property>
  <property fmtid="{D5CDD505-2E9C-101B-9397-08002B2CF9AE}" pid="3" name="tags">
    <vt:lpwstr/>
  </property>
</Properties>
</file>