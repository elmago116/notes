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A8276C0" w:rsidP="4248A43E" w:rsidRDefault="4A8276C0" w14:paraId="74C69484" w14:textId="476206E5">
      <w:pPr>
        <w:pStyle w:val="Heading1"/>
        <w:rPr>
          <w:del w:author="ELENA GÓMEZ RICO" w:date="2026-03-24T09:03:10.714Z" w16du:dateUtc="2026-03-24T09:03:10.714Z" w:id="1820397174"/>
          <w:rFonts w:ascii="Times New Roman" w:hAnsi="Times New Roman" w:eastAsia="Times New Roman" w:cs="Times New Roman"/>
        </w:rPr>
        <w:pPrChange w:author="ELENA GÓMEZ RICO" w:date="2026-03-21T16:04:32.043Z">
          <w:pPr>
            <w:pStyle w:val="Heading1"/>
            <w:spacing w:before="0" w:after="0" w:line="360" w:lineRule="auto"/>
          </w:pPr>
        </w:pPrChange>
      </w:pPr>
      <w:commentRangeStart w:id="2"/>
      <w:commentRangeStart w:id="3"/>
      <w:r w:rsidR="676F645B">
        <w:rPr/>
        <w:t xml:space="preserve">Methodologies </w:t>
      </w:r>
      <w:del w:author="ELENA GÓMEZ RICO" w:date="2026-03-16T19:23:00Z" w16du:dateUtc="2026-03-16T18:23:00Z" w:id="1565760296">
        <w:r w:rsidDel="4A8276C0">
          <w:delText xml:space="preserve">of </w:delText>
        </w:r>
      </w:del>
      <w:ins w:author="ELENA GÓMEZ RICO" w:date="2026-03-16T19:23:00Z" w16du:dateUtc="2026-03-16T18:23:00Z" w:id="800182672">
        <w:r w:rsidR="4BFD8881">
          <w:t>for</w:t>
        </w:r>
        <w:r w:rsidR="4BFD8881">
          <w:t xml:space="preserve"> </w:t>
        </w:r>
      </w:ins>
      <w:r w:rsidR="19ECB879">
        <w:rPr/>
        <w:t>participative practices</w:t>
      </w:r>
      <w:del w:author="ELENA GÓMEZ RICO" w:date="2026-03-22T20:39:46.866Z" w16du:dateUtc="2026-03-22T20:39:46.866Z" w:id="990815371">
        <w:r w:rsidDel="4A8276C0">
          <w:delText>d</w:delText>
        </w:r>
      </w:del>
      <w:r w:rsidR="676F645B">
        <w:rPr/>
        <w:t xml:space="preserve"> </w:t>
      </w:r>
      <w:ins w:author="ELENA GÓMEZ RICO" w:date="2026-03-23T19:51:18.282Z" w16du:dateUtc="2026-03-23T19:51:18.282Z" w:id="2105365209">
        <w:r w:rsidR="6CADC5DD">
          <w:t xml:space="preserve">of </w:t>
        </w:r>
      </w:ins>
      <w:r w:rsidR="676F645B">
        <w:rPr/>
        <w:t>semantic</w:t>
      </w:r>
      <w:del w:author="ELENA GÓMEZ RICO" w:date="2026-03-16T19:24:00Z" w16du:dateUtc="2026-03-16T18:24:00Z" w:id="761265844">
        <w:r w:rsidDel="4A8276C0">
          <w:delText>/</w:delText>
        </w:r>
      </w:del>
      <w:ins w:author="ELENA GÓMEZ RICO" w:date="2026-03-16T19:24:00Z" w16du:dateUtc="2026-03-16T18:24:00Z" w:id="618124101">
        <w:r w:rsidR="4BFD8881">
          <w:t xml:space="preserve"> or </w:t>
        </w:r>
      </w:ins>
      <w:r w:rsidR="676F645B">
        <w:rPr/>
        <w:t>neurosymbolic</w:t>
      </w:r>
      <w:r w:rsidR="676F645B">
        <w:rPr/>
        <w:t xml:space="preserve"> AI systems for cultural heritage and epistemic justice</w:t>
      </w:r>
      <w:commentRangeEnd w:id="2"/>
      <w:r>
        <w:rPr>
          <w:rStyle w:val="CommentReference"/>
        </w:rPr>
        <w:commentReference w:id="2"/>
      </w:r>
      <w:commentRangeEnd w:id="3"/>
      <w:r>
        <w:rPr>
          <w:rStyle w:val="CommentReference"/>
        </w:rPr>
        <w:commentReference w:id="3"/>
      </w:r>
    </w:p>
    <w:p w:rsidR="00C37FFA" w:rsidP="3041B978" w:rsidRDefault="13AB137C" w14:paraId="56083AB7" w14:textId="77777777">
      <w:pPr>
        <w:pStyle w:val="Normal"/>
        <w:rPr>
          <w:ins w:author="ELENA GÓMEZ RICO" w:date="2026-03-17T16:03:00Z" w16du:dateUtc="2026-03-17T15:03:00Z" w:id="273254236"/>
          <w:rStyle w:val="Strong"/>
          <w:rFonts w:ascii="Times New Roman" w:hAnsi="Times New Roman" w:eastAsia="Times New Roman" w:cs="Times New Roman"/>
          <w:b w:val="1"/>
          <w:bCs w:val="1"/>
          <w:color w:val="0F4761" w:themeColor="accent1" w:themeTint="FF" w:themeShade="BF"/>
          <w:sz w:val="40"/>
          <w:szCs w:val="40"/>
        </w:rPr>
        <w:pPrChange w:author="ELENA GÓMEZ RICO" w:date="2026-03-23T09:11:10.076Z">
          <w:pPr>
            <w:pStyle w:val="NormalWeb"/>
            <w:spacing w:line="360" w:lineRule="auto"/>
            <w:jc w:val="both"/>
          </w:pPr>
        </w:pPrChange>
      </w:pPr>
      <w:commentRangeStart w:id="11"/>
      <w:ins w:author="ELENA GÓMEZ RICO" w:date="2026-03-17T16:03:00Z" w16du:dateUtc="2026-03-17T15:03:00Z" w:id="1437292651">
        <w:r w:rsidRPr="3041B978" w:rsidR="2D3A520C">
          <w:rPr>
            <w:b w:val="1"/>
            <w:bCs w:val="1"/>
            <w:rPrChange w:author="ELENA GÓMEZ RICO" w:date="2026-03-24T08:11:50.277Z" w16du:dateUtc="2026-03-24T08:11:50.277Z" w:id="1682657099">
              <w:rPr>
                <w:rStyle w:val="Strong"/>
              </w:rPr>
            </w:rPrChange>
          </w:rPr>
          <w:t>Purpose</w:t>
        </w:r>
      </w:ins>
    </w:p>
    <w:p w:rsidR="63427AAE" w:rsidP="3041B978" w:rsidRDefault="63427AAE" w14:paraId="41FC08BB" w14:textId="01C6324F">
      <w:pPr>
        <w:pStyle w:val="Normal"/>
        <w:rPr>
          <w:ins w:author="ELENA GÓMEZ RICO" w:date="2026-03-17T16:03:00Z" w16du:dateUtc="2026-03-17T15:03:00Z" w:id="1966522521"/>
          <w:rFonts w:ascii="Times New Roman" w:hAnsi="Times New Roman" w:eastAsia="Times New Roman" w:cs="Times New Roman"/>
        </w:rPr>
        <w:pPrChange w:author="ELENA GÓMEZ RICO" w:date="2026-03-23T09:11:10.077Z">
          <w:pPr>
            <w:pStyle w:val="NormalWeb"/>
            <w:spacing w:line="360" w:lineRule="auto"/>
            <w:jc w:val="both"/>
          </w:pPr>
        </w:pPrChange>
      </w:pPr>
      <w:ins w:author="ELENA GÓMEZ RICO" w:date="2026-03-23T19:55:46.11Z" w16du:dateUtc="2026-03-23T19:55:46.11Z" w:id="328842066">
        <w:r w:rsidR="2C09DE8A">
          <w:t xml:space="preserve">This article examines how users and communities are integrated into the design and evaluation of semantic and </w:t>
        </w:r>
        <w:r w:rsidR="2C09DE8A">
          <w:t>neurosymbolic</w:t>
        </w:r>
        <w:r w:rsidR="2C09DE8A">
          <w:t xml:space="preserve"> (</w:t>
        </w:r>
        <w:r w:rsidR="2C09DE8A">
          <w:t>NeSyAI</w:t>
        </w:r>
        <w:r w:rsidR="2C09DE8A">
          <w:t xml:space="preserve">) information systems in digital libraries and cultural heritage. Through a structured scoping review and content analysis of academic databases, it </w:t>
        </w:r>
        <w:r w:rsidR="2C09DE8A">
          <w:t>identifies</w:t>
        </w:r>
        <w:r w:rsidR="2C09DE8A">
          <w:t xml:space="preserve"> and describes multidisciplinary participatory practices (PP) in the development of these systems and maps methodological trends, gaps, and opportunities for transdisciplinary collaboration, with particular attention to trust, accountability, and epistemic justice.</w:t>
        </w:r>
      </w:ins>
    </w:p>
    <w:p w:rsidR="00C37FFA" w:rsidP="3041B978" w:rsidRDefault="00C37FFA" w14:paraId="5B9F0E58" w14:textId="77777777">
      <w:pPr>
        <w:pStyle w:val="Normal"/>
        <w:rPr>
          <w:ins w:author="ELENA GÓMEZ RICO" w:date="2026-03-17T16:03:00Z" w16du:dateUtc="2026-03-17T15:03:00Z" w:id="1936813973"/>
          <w:rFonts w:ascii="Times New Roman" w:hAnsi="Times New Roman" w:eastAsia="Times New Roman" w:cs="Times New Roman"/>
          <w:b w:val="1"/>
          <w:bCs w:val="1"/>
        </w:rPr>
        <w:pPrChange w:author="ELENA GÓMEZ RICO" w:date="2026-03-23T09:11:10.078Z">
          <w:pPr>
            <w:pStyle w:val="NormalWeb"/>
            <w:spacing w:line="360" w:lineRule="auto"/>
            <w:jc w:val="both"/>
          </w:pPr>
        </w:pPrChange>
      </w:pPr>
      <w:ins w:author="ELENA GÓMEZ RICO" w:date="2026-03-17T16:03:00Z" w16du:dateUtc="2026-03-17T15:03:00Z" w:id="2111034058">
        <w:r w:rsidRPr="3041B978" w:rsidR="647014DD">
          <w:rPr>
            <w:b w:val="1"/>
            <w:bCs w:val="1"/>
            <w:rPrChange w:author="ELENA GÓMEZ RICO" w:date="2026-03-24T08:11:50.278Z" w16du:dateUtc="2026-03-24T08:11:50.278Z" w:id="1306842410">
              <w:rPr>
                <w:rStyle w:val="Strong"/>
              </w:rPr>
            </w:rPrChange>
          </w:rPr>
          <w:t>Approach</w:t>
        </w:r>
        <w:r w:rsidRPr="3041B978" w:rsidR="647014DD">
          <w:rPr>
            <w:b w:val="1"/>
            <w:bCs w:val="1"/>
          </w:rPr>
          <w:t xml:space="preserve"> </w:t>
        </w:r>
      </w:ins>
    </w:p>
    <w:p w:rsidR="2B1B48A0" w:rsidP="3041B978" w:rsidRDefault="2B1B48A0" w14:paraId="15F62829" w14:textId="741F1940">
      <w:pPr>
        <w:pStyle w:val="Normal"/>
        <w:rPr>
          <w:ins w:author="ELENA GÓMEZ RICO" w:date="2026-03-17T16:03:00Z" w16du:dateUtc="2026-03-17T15:03:00Z" w:id="504218009"/>
          <w:rFonts w:ascii="Times New Roman" w:hAnsi="Times New Roman" w:eastAsia="Times New Roman" w:cs="Times New Roman"/>
        </w:rPr>
        <w:pPrChange w:author="ELENA GÓMEZ RICO" w:date="2026-03-23T09:11:10.078Z">
          <w:pPr>
            <w:pStyle w:val="NormalWeb"/>
            <w:spacing w:line="360" w:lineRule="auto"/>
            <w:jc w:val="both"/>
          </w:pPr>
        </w:pPrChange>
      </w:pPr>
      <w:ins w:author="ELENA GÓMEZ RICO" w:date="2026-03-24T09:03:07.567Z" w16du:dateUtc="2026-03-24T09:03:07.567Z" w:id="145330193">
        <w:r w:rsidR="2B1B48A0">
          <w:t xml:space="preserve">The study combines a SALSA-based scoping review with bibliometric mapping and </w:t>
        </w:r>
        <w:r w:rsidR="2B1B48A0">
          <w:t>a qualitative</w:t>
        </w:r>
        <w:r w:rsidR="2B1B48A0">
          <w:t xml:space="preserve"> content analysis. Useful to </w:t>
        </w:r>
        <w:r w:rsidR="2B1B48A0">
          <w:t>identify</w:t>
        </w:r>
        <w:r w:rsidR="2B1B48A0">
          <w:t xml:space="preserve"> multidisciplinary and documented PP and </w:t>
        </w:r>
        <w:r w:rsidR="2B1B48A0">
          <w:t>observe</w:t>
        </w:r>
        <w:r w:rsidR="2B1B48A0">
          <w:t xml:space="preserve"> their methodologies in </w:t>
        </w:r>
        <w:r w:rsidR="2B1B48A0">
          <w:t>predefines</w:t>
        </w:r>
        <w:r w:rsidR="2B1B48A0">
          <w:t xml:space="preserve"> analytical dimensions: D1:user integration phases and process-driven patterns, D2: participatory approaches and methodological tools, D3: levels of user participation and engagement, and D4: inclusion, representational gaps, and epistemic-justice considerations.</w:t>
        </w:r>
      </w:ins>
    </w:p>
    <w:p w:rsidR="00C37FFA" w:rsidP="3041B978" w:rsidRDefault="13AB137C" w14:paraId="1DE29181" w14:textId="78A8E93A">
      <w:pPr>
        <w:pStyle w:val="Normal"/>
        <w:suppressLineNumbers w:val="0"/>
        <w:bidi w:val="0"/>
        <w:spacing w:before="360" w:beforeAutospacing="off" w:after="80" w:afterAutospacing="off" w:line="360" w:lineRule="auto"/>
        <w:ind w:left="0" w:right="0"/>
        <w:jc w:val="both"/>
        <w:rPr>
          <w:ins w:author="ELENA GÓMEZ RICO" w:date="2026-03-23T19:38:24.01Z" w16du:dateUtc="2026-03-23T19:38:24.01Z" w:id="1041295576"/>
        </w:rPr>
        <w:pPrChange w:author="ELENA GÓMEZ RICO" w:date="2026-03-24T08:31:13.445Z">
          <w:pPr>
            <w:pStyle w:val="NormalWeb"/>
            <w:spacing w:line="360" w:lineRule="auto"/>
            <w:jc w:val="both"/>
          </w:pPr>
        </w:pPrChange>
      </w:pPr>
      <w:ins w:author="ELENA GÓMEZ RICO" w:date="2026-03-17T16:03:00Z" w16du:dateUtc="2026-03-17T15:03:00Z" w:id="1199175309">
        <w:r w:rsidRPr="3041B978" w:rsidR="3B7EEB8C">
          <w:rPr>
            <w:b w:val="1"/>
            <w:bCs w:val="1"/>
            <w:rPrChange w:author="ELENA GÓMEZ RICO" w:date="2026-03-24T08:11:50.278Z" w16du:dateUtc="2026-03-24T08:11:50.278Z" w:id="1060921047">
              <w:rPr>
                <w:rStyle w:val="Strong"/>
              </w:rPr>
            </w:rPrChange>
          </w:rPr>
          <w:t>Findings</w:t>
        </w:r>
      </w:ins>
      <w:r>
        <w:br/>
      </w:r>
      <w:ins w:author="ELENA GÓMEZ RICO" w:date="2026-03-24T08:25:30.698Z" w16du:dateUtc="2026-03-24T08:25:30.698Z" w:id="2073899909">
        <w:r w:rsidR="0F34D3B3">
          <w:t>Analysis reveals several methodological trends: early user integration occurs in seven practices, with</w:t>
        </w:r>
        <w:r w:rsidR="0F34D3B3">
          <w:t xml:space="preserve"> positioning users at late evaluation</w:t>
        </w:r>
      </w:ins>
      <w:ins w:author="ELENA GÓMEZ RICO" w:date="2026-03-24T08:26:23.626Z" w16du:dateUtc="2026-03-24T08:26:23.626Z" w:id="1808409558">
        <w:r w:rsidR="0F34D3B3">
          <w:t xml:space="preserve"> phase,</w:t>
        </w:r>
      </w:ins>
      <w:ins w:author="ELENA GÓMEZ RICO" w:date="2026-03-24T08:25:30.698Z" w16du:dateUtc="2026-03-24T08:25:30.698Z" w:id="656024487">
        <w:r w:rsidR="0F34D3B3">
          <w:t xml:space="preserve"> or continuous</w:t>
        </w:r>
      </w:ins>
      <w:ins w:author="ELENA GÓMEZ RICO" w:date="2026-03-24T08:26:35.464Z" w16du:dateUtc="2026-03-24T08:26:35.464Z" w:id="1192587844">
        <w:r w:rsidR="156134EA">
          <w:t xml:space="preserve"> in</w:t>
        </w:r>
      </w:ins>
      <w:ins w:author="ELENA GÓMEZ RICO" w:date="2026-03-24T08:25:30.698Z" w16du:dateUtc="2026-03-24T08:25:30.698Z" w:id="1879445036">
        <w:r w:rsidR="0F34D3B3">
          <w:t xml:space="preserve"> narrow contribution</w:t>
        </w:r>
        <w:r w:rsidR="0F34D3B3">
          <w:t>; participatory tools cluster around co-design workshops, usability testing, and crowd science</w:t>
        </w:r>
      </w:ins>
      <w:ins w:author="ELENA GÓMEZ RICO" w:date="2026-03-24T08:30:12.059Z" w16du:dateUtc="2026-03-24T08:30:12.059Z" w:id="1102144948">
        <w:r w:rsidR="4A5E5E77">
          <w:t>;</w:t>
        </w:r>
      </w:ins>
      <w:ins w:author="ELENA GÓMEZ RICO" w:date="2026-03-24T08:25:30.698Z" w16du:dateUtc="2026-03-24T08:25:30.698Z" w:id="389057077">
        <w:r w:rsidR="0F34D3B3">
          <w:t xml:space="preserve"> participation levels concentrate at consultative and collaborative stages</w:t>
        </w:r>
        <w:r w:rsidR="0F34D3B3">
          <w:t xml:space="preserve">, </w:t>
        </w:r>
      </w:ins>
      <w:ins w:author="ELENA GÓMEZ RICO" w:date="2026-03-24T08:31:13.704Z" w16du:dateUtc="2026-03-24T08:31:13.704Z" w:id="706850345">
        <w:r w:rsidRPr="3041B978" w:rsidR="66685CCA">
          <w:rPr>
            <w:b w:val="0"/>
            <w:bCs w:val="0"/>
            <w:rPrChange w:author="ELENA GÓMEZ RICO" w:date="2026-03-24T08:31:16.14Z" w16du:dateUtc="2026-03-24T08:31:16.14Z" w:id="705964863">
              <w:rPr>
                <w:b w:val="1"/>
                <w:bCs w:val="1"/>
              </w:rPr>
            </w:rPrChange>
          </w:rPr>
          <w:t>some</w:t>
        </w:r>
      </w:ins>
      <w:ins w:author="ELENA GÓMEZ RICO" w:date="2026-03-24T08:25:30.698Z" w16du:dateUtc="2026-03-24T08:25:30.698Z" w:id="743026596">
        <w:r w:rsidR="0F34D3B3">
          <w:t xml:space="preserve"> empowerment models</w:t>
        </w:r>
        <w:r w:rsidR="0F34D3B3">
          <w:t>. Epistemic justice considerations</w:t>
        </w:r>
      </w:ins>
      <w:ins w:author="ELENA GÓMEZ RICO" w:date="2026-03-24T08:28:46.284Z" w16du:dateUtc="2026-03-24T08:28:46.284Z" w:id="1049771599">
        <w:r w:rsidR="7D39E6CD">
          <w:t xml:space="preserve"> under documented</w:t>
        </w:r>
      </w:ins>
      <w:ins w:author="ELENA GÓMEZ RICO" w:date="2026-03-24T08:25:30.698Z" w16du:dateUtc="2026-03-24T08:25:30.698Z" w:id="1328502094">
        <w:r w:rsidR="0F34D3B3">
          <w:t xml:space="preserve">. Bias-aware modeling and provenance tracking </w:t>
        </w:r>
      </w:ins>
      <w:ins w:author="ELENA GÓMEZ RICO" w:date="2026-03-24T08:29:28.279Z" w16du:dateUtc="2026-03-24T08:29:28.279Z" w:id="771360157">
        <w:r w:rsidR="0A98AAFE">
          <w:t>are found in specific cases</w:t>
        </w:r>
      </w:ins>
      <w:ins w:author="ELENA GÓMEZ RICO" w:date="2026-03-24T08:25:30.698Z" w16du:dateUtc="2026-03-24T08:25:30.698Z" w:id="1121841207">
        <w:r w:rsidR="0F34D3B3">
          <w:t xml:space="preserve">. Evaluation practices </w:t>
        </w:r>
        <w:r w:rsidR="0F34D3B3">
          <w:t>predominantly rely</w:t>
        </w:r>
        <w:r w:rsidR="0F34D3B3">
          <w:t xml:space="preserve"> on usability and information-retrieval metrics, leaving participation impacts, trust-building, and inclusion outcomes under-documented.</w:t>
        </w:r>
      </w:ins>
    </w:p>
    <w:p w:rsidR="00C37FFA" w:rsidP="41B8CC56" w:rsidRDefault="13AB137C" w14:paraId="2E47DA9F" w14:textId="5A9CC80A">
      <w:pPr>
        <w:pStyle w:val="Normal"/>
        <w:suppressLineNumbers w:val="0"/>
        <w:bidi w:val="0"/>
        <w:spacing w:before="360" w:beforeAutospacing="off" w:after="80" w:afterAutospacing="off" w:line="360" w:lineRule="auto"/>
        <w:ind w:left="0" w:right="0"/>
        <w:jc w:val="both"/>
        <w:rPr>
          <w:ins w:author="ELENA GÓMEZ RICO" w:date="2026-03-17T16:03:00Z" w16du:dateUtc="2026-03-17T15:03:00Z" w:id="1770367337"/>
        </w:rPr>
      </w:pPr>
      <w:ins w:author="ELENA GÓMEZ RICO" w:date="2026-03-17T16:03:00Z" w16du:dateUtc="2026-03-17T15:03:00Z" w:id="331844353">
        <w:r w:rsidRPr="3041B978" w:rsidR="3B7EEB8C">
          <w:rPr>
            <w:b w:val="1"/>
            <w:bCs w:val="1"/>
            <w:rPrChange w:author="ELENA GÓMEZ RICO" w:date="2026-03-24T08:11:50.279Z" w16du:dateUtc="2026-03-24T08:11:50.279Z" w:id="1634669567">
              <w:rPr>
                <w:rStyle w:val="Strong"/>
              </w:rPr>
            </w:rPrChange>
          </w:rPr>
          <w:t>Originality</w:t>
        </w:r>
      </w:ins>
      <w:r>
        <w:br/>
      </w:r>
      <w:ins w:author="ELENA GÓMEZ RICO" w:date="2026-03-23T20:02:16.957Z" w16du:dateUtc="2026-03-23T20:02:16.957Z" w:id="316316454">
        <w:r w:rsidR="290647DB">
          <w:t xml:space="preserve">By mapping who is involved, when, how, and with what degree of agency and epistemic responsibility, the study offers a structured lens on the inclusiveness, trustworthiness, and accountability of human-centered semantic and AI practices in digital libraries. To our knowledge, no published synthesis offers comparable scope for </w:t>
        </w:r>
        <w:r w:rsidR="290647DB">
          <w:t>NeSyAI</w:t>
        </w:r>
        <w:r w:rsidR="290647DB">
          <w:t xml:space="preserve"> and semantic technologies in digital libraries. The framework serves both as an analytical tool for researchers and as a pragmatic guide for practitioners </w:t>
        </w:r>
        <w:r w:rsidR="290647DB">
          <w:t>seeking</w:t>
        </w:r>
        <w:r w:rsidR="290647DB">
          <w:t xml:space="preserve"> to embed bias-aware </w:t>
        </w:r>
      </w:ins>
      <w:r w:rsidR="00D6D961">
        <w:rPr/>
        <w:t>PP</w:t>
      </w:r>
      <w:ins w:author="ELENA GÓMEZ RICO" w:date="2026-03-23T20:02:16.957Z" w16du:dateUtc="2026-03-23T20:02:16.957Z" w:id="1740155307">
        <w:r w:rsidR="290647DB">
          <w:t xml:space="preserve"> in the sustainable governance of digital library infrastructures.</w:t>
        </w:r>
      </w:ins>
    </w:p>
    <w:p w:rsidR="00C37FFA" w:rsidP="3041B978" w:rsidRDefault="00C37FFA" w14:paraId="159AD2F1" w14:textId="04B4935A">
      <w:pPr>
        <w:pStyle w:val="Normal"/>
        <w:rPr>
          <w:ins w:author="ELENA GÓMEZ RICO" w:date="2026-03-17T16:03:00Z" w16du:dateUtc="2026-03-17T15:03:00Z" w:id="515350075"/>
          <w:rFonts w:ascii="Times New Roman" w:hAnsi="Times New Roman" w:eastAsia="Times New Roman" w:cs="Times New Roman"/>
        </w:rPr>
        <w:pPrChange w:author="ELENA GÓMEZ RICO" w:date="2026-03-23T09:11:10.08Z">
          <w:pPr>
            <w:pStyle w:val="NormalWeb"/>
            <w:spacing w:line="360" w:lineRule="auto"/>
            <w:jc w:val="both"/>
          </w:pPr>
        </w:pPrChange>
      </w:pPr>
      <w:ins w:author="ELENA GÓMEZ RICO" w:date="2026-03-17T16:03:00Z" w16du:dateUtc="2026-03-17T15:03:00Z" w:id="1830183542">
        <w:r w:rsidRPr="3041B978" w:rsidR="306B0C84">
          <w:rPr>
            <w:b w:val="1"/>
            <w:bCs w:val="1"/>
            <w:rPrChange w:author="ELENA GÓMEZ RICO" w:date="2026-03-24T08:11:50.279Z" w16du:dateUtc="2026-03-24T08:11:50.279Z" w:id="563990171">
              <w:rPr>
                <w:rStyle w:val="Strong"/>
              </w:rPr>
            </w:rPrChange>
          </w:rPr>
          <w:t>Limitations</w:t>
        </w:r>
      </w:ins>
      <w:r>
        <w:br/>
      </w:r>
      <w:ins w:author="ELENA GÓMEZ RICO" w:date="2026-03-23T20:00:45.552Z" w16du:dateUtc="2026-03-23T20:00:45.552Z" w:id="291748995">
        <w:r w:rsidR="70BBA21F">
          <w:t>The analysis is constrained by uneven documentation across practices, a temporal focus on the past decade, and a corpus dominated by English-language and Global North sources, which limits generalizability. Hybrid initiatives often resist neat categorization, which underscores the need for more transparent reporting of participatory processes and evaluation methods. Future research should combine longitudinal and comparative designs, broaden geographic and linguistic coverage, and refine tools for assessing participation, trust, and epistemic justice in human-centered AI systems for digital libraries.</w:t>
        </w:r>
      </w:ins>
    </w:p>
    <w:p w:rsidRPr="00B31366" w:rsidR="00B31366" w:rsidP="3041B978" w:rsidRDefault="00B31366" w14:paraId="1FCFDC36" w14:textId="08AB2CE4">
      <w:pPr>
        <w:pStyle w:val="Normal"/>
        <w:rPr>
          <w:rPrChange w:author="ELENA GÓMEZ RICO" w:date="2026-03-23T09:11:10.081Z" w:id="592756846">
            <w:rPr>
              <w:rFonts w:ascii="Times New Roman" w:hAnsi="Times New Roman" w:cs="Times New Roman"/>
            </w:rPr>
          </w:rPrChange>
        </w:rPr>
        <w:pPrChange w:author="ELENA GÓMEZ RICO" w:date="2026-03-23T15:41:28.165Z" w16du:dateUtc="2026-03-17T21:38:00Z" w:id="54">
          <w:pPr>
            <w:pStyle w:val="BodyText"/>
            <w:spacing w:before="0" w:after="0" w:line="360" w:lineRule="auto"/>
          </w:pPr>
        </w:pPrChange>
      </w:pPr>
      <w:ins w:author="ELENA GÓMEZ RICO" w:date="2026-03-17T16:03:00Z" w16du:dateUtc="2026-03-17T15:03:00Z" w:id="1393432357">
        <w:r w:rsidRPr="3041B978" w:rsidR="35D0707C">
          <w:rPr>
            <w:b w:val="1"/>
            <w:bCs w:val="1"/>
            <w:rPrChange w:author="ELENA GÓMEZ RICO" w:date="2026-03-24T08:11:50.28Z" w16du:dateUtc="2026-03-24T08:11:50.28Z" w:id="691503002">
              <w:rPr>
                <w:rStyle w:val="Strong"/>
              </w:rPr>
            </w:rPrChange>
          </w:rPr>
          <w:t>Keywords:</w:t>
        </w:r>
        <w:r w:rsidRPr="3041B978" w:rsidR="35D0707C">
          <w:rPr>
            <w:b w:val="1"/>
            <w:bCs w:val="1"/>
          </w:rPr>
          <w:t xml:space="preserve"> </w:t>
        </w:r>
        <w:r w:rsidR="35D0707C">
          <w:t>User-centered design, participatory design, citizen science, human–computer interaction, epistemic justice,</w:t>
        </w:r>
      </w:ins>
      <w:ins w:author="ELENA GÓMEZ RICO" w:date="2026-03-23T15:41:29.343Z" w16du:dateUtc="2026-03-23T15:41:29.343Z" w:id="979456404">
        <w:r w:rsidR="10041CED">
          <w:t xml:space="preserve"> gender-inclusive design,</w:t>
        </w:r>
      </w:ins>
      <w:ins w:author="ELENA GÓMEZ RICO" w:date="2026-03-17T16:03:00Z" w16du:dateUtc="2026-03-17T15:03:00Z" w:id="1134447845">
        <w:r w:rsidR="35D0707C">
          <w:t xml:space="preserve"> digital libraries, bibliometric analysis, SALSA, </w:t>
        </w:r>
      </w:ins>
      <w:ins w:author="ELENA GÓMEZ RICO" w:date="2026-03-23T15:41:59.468Z" w16du:dateUtc="2026-03-23T15:41:59.468Z" w:id="1704457467">
        <w:r w:rsidR="0226A166">
          <w:t>content analysis</w:t>
        </w:r>
      </w:ins>
      <w:ins w:author="ELENA GÓMEZ RICO" w:date="2026-03-23T15:42:00.682Z" w16du:dateUtc="2026-03-23T15:42:00.682Z" w:id="948680285">
        <w:r w:rsidR="0226A166">
          <w:t xml:space="preserve">, </w:t>
        </w:r>
      </w:ins>
      <w:ins w:author="ELENA GÓMEZ RICO" w:date="2026-03-17T16:03:00Z" w16du:dateUtc="2026-03-17T15:03:00Z" w:id="256343409">
        <w:r w:rsidR="35D0707C">
          <w:t>semantic web technologies, knowledge graphs</w:t>
        </w:r>
      </w:ins>
      <w:ins w:author="ELENA GÓMEZ RICO" w:date="2026-03-23T15:41:47.014Z" w16du:dateUtc="2026-03-23T15:41:47.014Z" w:id="1532511742">
        <w:r w:rsidR="540A63D4">
          <w:t>.</w:t>
        </w:r>
      </w:ins>
      <w:commentRangeEnd w:id="11"/>
      <w:r>
        <w:rPr>
          <w:rStyle w:val="CommentReference"/>
        </w:rPr>
        <w:commentReference w:id="11"/>
      </w:r>
    </w:p>
    <w:p w:rsidRPr="00492B76" w:rsidR="00307D51" w:rsidP="10751D0A" w:rsidRDefault="00D759E1" w14:paraId="299BE10E" w14:textId="09A33ED3">
      <w:pPr>
        <w:pStyle w:val="Heading1"/>
        <w:rPr>
          <w:rFonts w:ascii="Times New Roman" w:hAnsi="Times New Roman" w:eastAsia="Times New Roman" w:cs="Times New Roman"/>
        </w:rPr>
      </w:pPr>
      <w:r w:rsidR="00D759E1">
        <w:rPr/>
        <w:t>Introduction</w:t>
      </w:r>
    </w:p>
    <w:p w:rsidRPr="00026BF4" w:rsidR="00D26924" w:rsidP="455BAE5D" w:rsidRDefault="2D4017D1" w14:paraId="07524CEC" w14:textId="0482A49E">
      <w:pPr>
        <w:pStyle w:val="Normal"/>
        <w:spacing w:before="240" w:beforeAutospacing="off" w:after="240" w:afterAutospacing="off"/>
        <w:rPr>
          <w:ins w:author="ELENA GÓMEZ RICO" w:date="2026-03-17T16:27:00Z" w16du:dateUtc="2026-03-17T15:27:00Z" w:id="651579967"/>
          <w:rFonts w:ascii="Times New Roman" w:hAnsi="Times New Roman" w:eastAsia="Times New Roman" w:cs="Times New Roman"/>
        </w:rPr>
        <w:pPrChange w:author="ELENA GÓMEZ RICO" w:date="2026-03-23T21:05:01.615Z">
          <w:pPr>
            <w:pStyle w:val="Normal"/>
            <w:spacing w:before="240" w:beforeAutospacing="off" w:after="240" w:afterAutospacing="off"/>
          </w:pPr>
        </w:pPrChange>
      </w:pPr>
      <w:commentRangeStart w:id="59"/>
      <w:r w:rsidR="29149F49">
        <w:rPr/>
        <w:t xml:space="preserve">Digital libraries have shifted from technical repositories to socio-technical </w:t>
      </w:r>
      <w:del w:author="ELENA GÓMEZ RICO" w:date="2026-03-17T16:04:00Z" w16du:dateUtc="2026-03-17T15:04:00Z" w:id="1796324371">
        <w:r w:rsidDel="2D4017D1">
          <w:delText>eco</w:delText>
        </w:r>
      </w:del>
      <w:r w:rsidR="29149F49">
        <w:rPr/>
        <w:t xml:space="preserve">systems </w:t>
      </w:r>
      <w:ins w:author="ELENA GÓMEZ RICO" w:date="2026-03-17T16:04:00Z" w16du:dateUtc="2026-03-17T15:04:00Z" w:id="1936813566">
        <w:r w:rsidR="3B7EEB8C">
          <w:t>med</w:t>
        </w:r>
        <w:r w:rsidR="3B7EEB8C">
          <w:t>iating access, representation, and meaning-making across cultural and knowledge domains</w:t>
        </w:r>
      </w:ins>
      <w:ins w:author="ELENA GÓMEZ RICO" w:date="2026-03-17T16:05:00Z" w16du:dateUtc="2026-03-17T15:05:00Z" w:id="1296278245">
        <w:del w:author="ELENA MARIA GÓMEZ RICO" w:date="2026-03-27T18:56:54.976Z" w16du:dateUtc="2026-03-27T18:56:54.976Z" w:id="670729365">
          <w:r w:rsidDel="3B7EEB8C">
            <w:delText xml:space="preserve"> </w:delText>
          </w:r>
        </w:del>
      </w:ins>
      <w:r w:rsidR="455BAE5D">
        <w:rPr/>
        <w:t xml:space="preserve"> (Xu, R. et al., 2024)</w:t>
      </w:r>
      <w:ins w:author="ELENA GÓMEZ RICO" w:date="2026-03-17T16:05:00Z" w16du:dateUtc="2026-03-17T15:05:00Z" w:id="360562188">
        <w:r w:rsidR="455BAE5D">
          <w:t>.</w:t>
        </w:r>
      </w:ins>
      <w:ins w:author="ELENA GÓMEZ RICO" w:date="2026-03-17T16:07:00Z" w16du:dateUtc="2026-03-17T15:07:00Z" w:id="2076358274">
        <w:r w:rsidR="455BAE5D">
          <w:t xml:space="preserve"> A socio-tec</w:t>
        </w:r>
        <w:r w:rsidR="455BAE5D">
          <w:t>hnical s</w:t>
        </w:r>
        <w:r w:rsidR="455BAE5D">
          <w:t xml:space="preserve">ystem implies that infrastructures shape how cultural heritage is discovered, narrated, and contested </w:t>
        </w:r>
        <w:r>
          <w:fldChar w:fldCharType="begin"/>
        </w:r>
      </w:ins>
      <w:ins w:author="ELENA GÓMEZ RICO" w:date="2026-03-17T16:11:00Z" w16du:dateUtc="2026-03-17T15:11:00Z" w:id="42434929">
        <w:r>
          <w:instrText xml:space="preserve">HYPERLINK "/Users/elenagomez/Library/Mobile Documents/iCloud~md~obsidian/Documents/Drafts/Digital libraries/How Should One Explore the Digital Library of the Future?" \h </w:instrText>
        </w:r>
      </w:ins>
      <w:ins w:author="ELENA GÓMEZ RICO" w:date="2026-03-17T16:07:00Z" w16du:dateUtc="2026-03-17T15:07:00Z" w:id="132536544">
        <w:r>
          <w:fldChar w:fldCharType="separate"/>
        </w:r>
        <w:r w:rsidRPr="455BAE5D" w:rsidR="455BAE5D">
          <w:rPr>
            <w:rStyle w:val="Hyperlink"/>
          </w:rPr>
          <w:t>(Fox and Chandrasekar, 2021</w:t>
        </w:r>
      </w:ins>
      <w:ins w:author="ELENA MARIA GÓMEZ RICO" w:date="2026-03-27T18:50:55.15Z" w16du:dateUtc="2026-03-27T18:50:55.15Z" w:id="493818185">
        <w:r w:rsidRPr="455BAE5D" w:rsidR="455BAE5D">
          <w:rPr>
            <w:rStyle w:val="Hyperlink"/>
          </w:rPr>
          <w:t xml:space="preserve">; </w:t>
        </w:r>
      </w:ins>
      <w:ins w:author="ELENA MARIA GÓMEZ RICO" w:date="2026-03-27T18:51:23.794Z" w16du:dateUtc="2026-03-27T18:51:23.794Z" w:id="922632088">
        <w:r w:rsidRPr="455BAE5D" w:rsidR="455BAE5D">
          <w:rPr>
            <w:rStyle w:val="Hyperlink"/>
          </w:rPr>
          <w:t>Nesterov, A. et al,. 2023</w:t>
        </w:r>
      </w:ins>
      <w:ins w:author="ELENA GÓMEZ RICO" w:date="2026-03-17T16:07:00Z" w16du:dateUtc="2026-03-17T15:07:00Z" w:id="1571550097">
        <w:r w:rsidRPr="455BAE5D" w:rsidR="455BAE5D">
          <w:rPr>
            <w:rStyle w:val="Hyperlink"/>
          </w:rPr>
          <w:t>)</w:t>
        </w:r>
        <w:r>
          <w:fldChar w:fldCharType="end"/>
        </w:r>
        <w:r w:rsidR="455BAE5D">
          <w:t xml:space="preserve">, raising questions about trust, accountability, and epistemic justice for diverse communities </w:t>
        </w:r>
        <w:r w:rsidRPr="455BAE5D" w:rsidR="455BAE5D">
          <w:rPr>
            <w:rPrChange w:author="ELENA GÓMEZ RICO" w:date="2026-03-17T16:24:00Z" w16du:dateUtc="2026-03-17T15:24:00Z" w:id="1672571977">
              <w:rPr>
                <w:rStyle w:val="Hyperlink"/>
              </w:rPr>
            </w:rPrChange>
          </w:rPr>
          <w:t>(</w:t>
        </w:r>
        <w:r w:rsidRPr="455BAE5D" w:rsidR="455BAE5D">
          <w:rPr>
            <w:rPrChange w:author="ELENA GÓMEZ RICO" w:date="2026-03-17T16:24:00Z" w16du:dateUtc="2026-03-17T15:24:00Z" w:id="254455579">
              <w:rPr>
                <w:rStyle w:val="Hyperlink"/>
              </w:rPr>
            </w:rPrChange>
          </w:rPr>
          <w:t>Shneiderman</w:t>
        </w:r>
        <w:r w:rsidRPr="455BAE5D" w:rsidR="455BAE5D">
          <w:rPr>
            <w:rPrChange w:author="ELENA GÓMEZ RICO" w:date="2026-03-17T16:24:00Z" w16du:dateUtc="2026-03-17T15:24:00Z" w:id="2084608651">
              <w:rPr>
                <w:rStyle w:val="Hyperlink"/>
              </w:rPr>
            </w:rPrChange>
          </w:rPr>
          <w:t>, 2021</w:t>
        </w:r>
        <w:r w:rsidR="455BAE5D">
          <w:t xml:space="preserve">; </w:t>
        </w:r>
        <w:r>
          <w:fldChar w:fldCharType="begin"/>
        </w:r>
      </w:ins>
      <w:ins w:author="ELENA GÓMEZ RICO" w:date="2026-03-17T16:11:00Z" w16du:dateUtc="2026-03-17T15:11:00Z" w:id="442154438">
        <w:r>
          <w:instrText xml:space="preserve">HYPERLINK "file:///Users/elenagomez/Library/Mobile Documents/iCloud~md~obsidian/Documents/Drafts/Digital libraries/Ciencia, cyborgs y mujeres - la reinvención de la naturaleza" \h </w:instrText>
        </w:r>
      </w:ins>
      <w:ins w:author="ELENA GÓMEZ RICO" w:date="2026-03-17T16:07:00Z" w16du:dateUtc="2026-03-17T15:07:00Z" w:id="330650602">
        <w:r>
          <w:fldChar w:fldCharType="separate"/>
        </w:r>
        <w:r w:rsidRPr="455BAE5D" w:rsidR="455BAE5D">
          <w:rPr>
            <w:rStyle w:val="Hyperlink"/>
          </w:rPr>
          <w:t>Haraway, 1991</w:t>
        </w:r>
      </w:ins>
      <w:ins w:author="ELENA GÓMEZ RICO" w:date="2026-03-17T16:24:00Z" w16du:dateUtc="2026-03-17T15:24:00Z" w:id="1839689090">
        <w:r w:rsidR="455BAE5D">
          <w:t xml:space="preserve">; Wang </w:t>
        </w:r>
        <w:r w:rsidR="455BAE5D">
          <w:t xml:space="preserve">et al., </w:t>
        </w:r>
        <w:r w:rsidR="455BAE5D">
          <w:t>2024</w:t>
        </w:r>
      </w:ins>
      <w:ins w:author="ELENA GÓMEZ RICO" w:date="2026-03-17T16:07:00Z" w16du:dateUtc="2026-03-17T15:07:00Z" w:id="345046172">
        <w:r w:rsidRPr="455BAE5D" w:rsidR="455BAE5D">
          <w:rPr>
            <w:rStyle w:val="Hyperlink"/>
          </w:rPr>
          <w:t>)</w:t>
        </w:r>
        <w:r>
          <w:fldChar w:fldCharType="end"/>
        </w:r>
      </w:ins>
      <w:ins w:author="ELENA GÓMEZ RICO" w:date="2026-03-17T16:08:00Z" w16du:dateUtc="2026-03-17T15:08:00Z" w:id="789948803">
        <w:r w:rsidR="455BAE5D">
          <w:t xml:space="preserve">. Cultural heritage is a multidimensional resource </w:t>
        </w:r>
        <w:r>
          <w:fldChar w:fldCharType="begin"/>
        </w:r>
      </w:ins>
      <w:ins w:author="ELENA GÓMEZ RICO" w:date="2026-03-17T16:11:00Z" w16du:dateUtc="2026-03-17T15:11:00Z" w:id="1414560820">
        <w:r>
          <w:instrText xml:space="preserve">HYPERLINK "file:///Users/elenagomez/Library/Mobile Documents/iCloud~md~obsidian/Documents/Drafts/Digital libraries/Cultural Heritage Information Retrieval Past Present and Future Trends" \h </w:instrText>
        </w:r>
      </w:ins>
      <w:ins w:author="ELENA GÓMEZ RICO" w:date="2026-03-17T16:08:00Z" w16du:dateUtc="2026-03-17T15:08:00Z" w:id="372593227">
        <w:r>
          <w:fldChar w:fldCharType="separate"/>
        </w:r>
        <w:r w:rsidRPr="455BAE5D" w:rsidR="455BAE5D">
          <w:rPr>
            <w:rStyle w:val="Hyperlink"/>
          </w:rPr>
          <w:t xml:space="preserve">(Ranjgar </w:t>
        </w:r>
      </w:ins>
      <w:ins w:author="ELENA GÓMEZ RICO" w:date="2026-03-19T08:40:00Z" w16du:dateUtc="2026-03-19T08:40:22Z" w:id="285611510">
        <w:r w:rsidRPr="455BAE5D" w:rsidR="455BAE5D">
          <w:rPr>
            <w:rStyle w:val="Hyperlink"/>
            <w:rPrChange w:author="ELENA GÓMEZ RICO" w:date="2026-03-19T08:40:00Z" w16du:dateUtc="2026-03-19T08:40:37Z" w:id="1004889511">
              <w:rPr>
                <w:rStyle w:val="Hyperlink"/>
              </w:rPr>
            </w:rPrChange>
          </w:rPr>
          <w:t>et al.</w:t>
        </w:r>
      </w:ins>
      <w:ins w:author="ELENA GÓMEZ RICO" w:date="2026-03-17T16:08:00Z" w16du:dateUtc="2026-03-17T15:08:00Z" w:id="972861504">
        <w:r w:rsidRPr="455BAE5D" w:rsidR="455BAE5D">
          <w:rPr>
            <w:rStyle w:val="Hyperlink"/>
            <w:rPrChange w:author="ELENA GÓMEZ RICO" w:date="2026-03-19T08:40:00Z" w16du:dateUtc="2026-03-19T08:40:37Z" w:id="1098127269">
              <w:rPr>
                <w:rStyle w:val="Hyperlink"/>
              </w:rPr>
            </w:rPrChange>
          </w:rPr>
          <w:t>,</w:t>
        </w:r>
        <w:r w:rsidRPr="455BAE5D" w:rsidR="455BAE5D">
          <w:rPr>
            <w:rStyle w:val="Hyperlink"/>
          </w:rPr>
          <w:t xml:space="preserve"> 2024)</w:t>
        </w:r>
        <w:r>
          <w:fldChar w:fldCharType="end"/>
        </w:r>
        <w:r w:rsidR="455BAE5D">
          <w:t xml:space="preserve"> supporting cultural memory, diversity, local development, and well-being. </w:t>
        </w:r>
      </w:ins>
      <w:ins w:author="ELENA GÓMEZ RICO" w:date="2026-03-23T15:44:29.899Z" w16du:dateUtc="2026-03-23T15:44:29.899Z" w:id="623806340">
        <w:r w:rsidR="455BAE5D">
          <w:t xml:space="preserve">These infrastructures are increasingly being designed using semantic and </w:t>
        </w:r>
        <w:r w:rsidR="455BAE5D">
          <w:t>NeSyAI</w:t>
        </w:r>
        <w:r w:rsidR="455BAE5D">
          <w:t xml:space="preserve"> systems (</w:t>
        </w:r>
        <w:r w:rsidR="455BAE5D">
          <w:t>Desul</w:t>
        </w:r>
        <w:r w:rsidR="455BAE5D">
          <w:t xml:space="preserve"> et al., 2023; </w:t>
        </w:r>
        <w:r w:rsidR="455BAE5D">
          <w:t>Ranjgar</w:t>
        </w:r>
        <w:r w:rsidR="455BAE5D">
          <w:t xml:space="preserve"> et al., 2024) </w:t>
        </w:r>
      </w:ins>
      <w:ins w:author="ELENA GÓMEZ RICO" w:date="2026-03-23T20:55:10.135Z" w16du:dateUtc="2026-03-23T20:55:10.135Z" w:id="131072751">
        <w:r w:rsidRPr="455BAE5D" w:rsidR="455BAE5D">
          <w:rPr>
            <w:rFonts w:ascii="Times New Roman" w:hAnsi="Times New Roman" w:eastAsia="Times New Roman" w:cs="Times New Roman"/>
            <w:noProof w:val="0"/>
            <w:sz w:val="24"/>
            <w:szCs w:val="24"/>
            <w:lang w:val="en-US"/>
          </w:rPr>
          <w:t>albeit often only to a limited extent and through</w:t>
        </w:r>
      </w:ins>
      <w:ins w:author="ELENA GÓMEZ RICO" w:date="2026-03-23T15:44:29.899Z" w16du:dateUtc="2026-03-23T15:44:29.899Z" w:id="751783101">
        <w:r w:rsidR="455BAE5D">
          <w:t xml:space="preserve"> </w:t>
        </w:r>
      </w:ins>
      <w:ins w:author="ELENA GÓMEZ RICO" w:date="2026-03-23T20:48:32.421Z" w16du:dateUtc="2026-03-23T20:48:32.421Z" w:id="290218964">
        <w:r w:rsidR="455BAE5D">
          <w:t>PP</w:t>
        </w:r>
      </w:ins>
      <w:ins w:author="ELENA GÓMEZ RICO" w:date="2026-03-23T15:44:29.899Z" w16du:dateUtc="2026-03-23T15:44:29.899Z" w:id="980873863">
        <w:r w:rsidR="455BAE5D">
          <w:t>.</w:t>
        </w:r>
      </w:ins>
      <w:ins w:author="ELENA GÓMEZ RICO" w:date="2026-03-23T15:45:04.021Z" w16du:dateUtc="2026-03-23T15:45:04.021Z" w:id="1469724739">
        <w:r w:rsidR="455BAE5D">
          <w:t xml:space="preserve"> </w:t>
        </w:r>
      </w:ins>
      <w:del w:author="ELENA GÓMEZ RICO" w:date="2026-03-23T15:45:01.469Z" w16du:dateUtc="2026-03-23T15:45:01.469Z" w:id="915702656">
        <w:r w:rsidDel="455BAE5D">
          <w:delText xml:space="preserve">where </w:delText>
        </w:r>
        <w:r w:rsidDel="455BAE5D">
          <w:delText xml:space="preserve">semantic </w:delText>
        </w:r>
        <w:r w:rsidDel="455BAE5D">
          <w:delText xml:space="preserve">and </w:delText>
        </w:r>
      </w:del>
      <w:del w:author="ELENA GÓMEZ RICO" w:date="2026-03-23T15:44:28.488Z" w16du:dateUtc="2026-03-23T15:44:28.488Z" w:id="53731980">
        <w:r w:rsidDel="455BAE5D">
          <w:delText xml:space="preserve"> </w:delText>
        </w:r>
      </w:del>
      <w:del w:author="ELENA GÓMEZ RICO" w:date="2026-03-23T15:45:01.469Z" w16du:dateUtc="2026-03-23T15:45:01.469Z" w:id="824493586">
        <w:r w:rsidDel="455BAE5D">
          <w:delText>(</w:delText>
        </w:r>
        <w:r w:rsidDel="455BAE5D">
          <w:delText xml:space="preserve">Wang </w:delText>
        </w:r>
      </w:del>
      <w:del w:author="ELENA GÓMEZ RICO" w:date="2026-03-23T15:44:28.488Z" w16du:dateUtc="2026-03-23T15:44:28.488Z" w:id="1400296443">
        <w:r w:rsidDel="455BAE5D">
          <w:delText xml:space="preserve">et al., </w:delText>
        </w:r>
      </w:del>
      <w:del w:author="ELENA GÓMEZ RICO" w:date="2026-03-23T15:45:01.469Z" w16du:dateUtc="2026-03-23T15:45:01.469Z" w:id="1091099493">
        <w:r w:rsidDel="455BAE5D">
          <w:delText>2024</w:delText>
        </w:r>
        <w:r w:rsidDel="455BAE5D">
          <w:delText xml:space="preserve">) </w:delText>
        </w:r>
      </w:del>
      <w:ins w:author="ELENA GÓMEZ RICO" w:date="2026-03-17T18:05:00Z" w16du:dateUtc="2026-03-17T17:05:00Z" w:id="108255183">
        <w:r w:rsidR="455BAE5D">
          <w:t xml:space="preserve"> </w:t>
        </w:r>
      </w:ins>
      <w:ins w:author="ELENA GÓMEZ RICO" w:date="2026-03-17T18:10:00Z" w16du:dateUtc="2026-03-17T17:10:00Z" w:id="1025453573">
        <w:r w:rsidR="455BAE5D">
          <w:t>The s</w:t>
        </w:r>
      </w:ins>
      <w:ins w:author="ELENA GÓMEZ RICO" w:date="2026-03-17T18:05:00Z" w16du:dateUtc="2026-03-17T17:05:00Z" w:id="1878909714">
        <w:r w:rsidR="455BAE5D">
          <w:t xml:space="preserve">emantic technologies </w:t>
        </w:r>
        <w:r w:rsidR="455BAE5D">
          <w:t>comprise</w:t>
        </w:r>
        <w:r w:rsidR="455BAE5D">
          <w:t xml:space="preserve"> </w:t>
        </w:r>
      </w:ins>
      <w:ins w:author="ELENA GÓMEZ RICO" w:date="2026-03-17T16:25:00Z" w16du:dateUtc="2026-03-17T15:25:00Z" w:id="92020034">
        <w:r w:rsidR="455BAE5D">
          <w:t>ontolog</w:t>
        </w:r>
      </w:ins>
      <w:ins w:author="ELENA GÓMEZ RICO" w:date="2026-03-17T18:08:00Z" w16du:dateUtc="2026-03-17T17:08:00Z" w:id="2109423400">
        <w:r w:rsidR="455BAE5D">
          <w:t>i</w:t>
        </w:r>
      </w:ins>
      <w:ins w:author="ELENA GÓMEZ RICO" w:date="2026-03-17T18:05:00Z" w16du:dateUtc="2026-03-17T17:05:00Z" w:id="1708173270">
        <w:r w:rsidR="455BAE5D">
          <w:t xml:space="preserve">cal models </w:t>
        </w:r>
      </w:ins>
      <w:ins w:author="ELENA GÓMEZ RICO" w:date="2026-03-17T16:25:00Z" w16du:dateUtc="2026-03-17T15:25:00Z" w:id="1135022181">
        <w:r w:rsidR="455BAE5D">
          <w:t xml:space="preserve">and semantic-based </w:t>
        </w:r>
      </w:ins>
      <w:ins w:author="ELENA GÓMEZ RICO" w:date="2026-03-17T18:09:00Z" w16du:dateUtc="2026-03-17T17:09:00Z" w:id="925788065">
        <w:r w:rsidR="455BAE5D">
          <w:t xml:space="preserve">data </w:t>
        </w:r>
      </w:ins>
      <w:ins w:author="ELENA GÓMEZ RICO" w:date="2026-03-17T17:24:00Z" w16du:dateUtc="2026-03-17T16:24:00Z" w:id="1257885376">
        <w:r w:rsidR="455BAE5D">
          <w:t>repositories</w:t>
        </w:r>
      </w:ins>
      <w:ins w:author="ELENA GÓMEZ RICO" w:date="2026-03-17T18:10:00Z" w16du:dateUtc="2026-03-17T17:10:00Z" w:id="533262919">
        <w:r w:rsidR="455BAE5D">
          <w:t xml:space="preserve">, </w:t>
        </w:r>
      </w:ins>
      <w:ins w:author="ELENA GÓMEZ RICO" w:date="2026-03-19T11:19:41.518Z" w16du:dateUtc="2026-03-19T11:19:41.518Z" w:id="2136818348">
        <w:r w:rsidR="455BAE5D">
          <w:t>portals,</w:t>
        </w:r>
      </w:ins>
      <w:ins w:author="ELENA GÓMEZ RICO" w:date="2026-03-17T18:10:00Z" w16du:dateUtc="2026-03-17T17:10:00Z" w:id="1882117929">
        <w:r w:rsidR="455BAE5D">
          <w:t xml:space="preserve"> or search</w:t>
        </w:r>
      </w:ins>
      <w:ins w:author="ELENA GÓMEZ RICO" w:date="2026-03-23T20:55:49.594Z" w16du:dateUtc="2026-03-23T20:55:49.594Z" w:id="1001784881">
        <w:r w:rsidR="455BAE5D">
          <w:t xml:space="preserve"> services</w:t>
        </w:r>
      </w:ins>
      <w:ins w:author="ELENA GÓMEZ RICO" w:date="2026-03-17T18:10:00Z" w16du:dateUtc="2026-03-17T17:10:00Z" w:id="1768624738">
        <w:r w:rsidR="455BAE5D">
          <w:t xml:space="preserve">; </w:t>
        </w:r>
      </w:ins>
      <w:ins w:author="ELENA GÓMEZ RICO" w:date="2026-03-19T11:39:28.722Z" w16du:dateUtc="2026-03-19T11:39:28.722Z" w:id="308491927">
        <w:r w:rsidR="455BAE5D">
          <w:t>also,</w:t>
        </w:r>
      </w:ins>
      <w:ins w:author="ELENA GÓMEZ RICO" w:date="2026-03-17T18:10:00Z" w16du:dateUtc="2026-03-17T17:10:00Z" w:id="1841959682">
        <w:r w:rsidR="455BAE5D">
          <w:t xml:space="preserve"> </w:t>
        </w:r>
      </w:ins>
      <w:ins w:author="ELENA GÓMEZ RICO" w:date="2026-03-17T18:08:00Z" w16du:dateUtc="2026-03-17T17:08:00Z" w:id="1569917329">
        <w:r w:rsidR="455BAE5D">
          <w:t>k</w:t>
        </w:r>
      </w:ins>
      <w:ins w:author="ELENA GÓMEZ RICO" w:date="2026-03-17T18:05:00Z" w16du:dateUtc="2026-03-17T17:05:00Z" w:id="2143445472">
        <w:r w:rsidR="455BAE5D">
          <w:t xml:space="preserve">nowledge graph-based systems, </w:t>
        </w:r>
      </w:ins>
      <w:ins w:author="ELENA GÓMEZ RICO" w:date="2026-03-17T18:08:00Z" w16du:dateUtc="2026-03-17T17:08:00Z" w:id="621728602">
        <w:r w:rsidR="455BAE5D">
          <w:t xml:space="preserve">linked open data platforms </w:t>
        </w:r>
      </w:ins>
      <w:ins w:author="ELENA GÓMEZ RICO" w:date="2026-03-17T18:09:00Z" w16du:dateUtc="2026-03-17T17:09:00Z" w:id="1271201468">
        <w:r w:rsidR="455BAE5D">
          <w:t>and other s</w:t>
        </w:r>
      </w:ins>
      <w:ins w:author="ELENA GÓMEZ RICO" w:date="2026-03-17T18:08:00Z" w16du:dateUtc="2026-03-17T17:08:00Z" w:id="666347349">
        <w:r w:rsidR="455BAE5D">
          <w:t>pecialized semantic tools for knowledge organization needs</w:t>
        </w:r>
      </w:ins>
      <w:ins w:author="ELENA GÓMEZ RICO" w:date="2026-03-17T18:09:00Z" w16du:dateUtc="2026-03-17T17:09:00Z" w:id="908653581">
        <w:r w:rsidR="455BAE5D">
          <w:t xml:space="preserve"> </w:t>
        </w:r>
        <w:r>
          <w:fldChar w:fldCharType="begin"/>
        </w:r>
        <w:r>
          <w:instrText xml:space="preserve">HYPERLINK "file:///Users/elenagomez/Library/Mobile Documents/iCloud~md~obsidian/Documents/Drafts/Digital libraries/Metadata and Semantic Research - Conference"</w:instrText>
        </w:r>
        <w:r>
          <w:fldChar w:fldCharType="separate"/>
        </w:r>
        <w:r w:rsidRPr="455BAE5D" w:rsidR="455BAE5D">
          <w:rPr>
            <w:rStyle w:val="Hyperlink"/>
          </w:rPr>
          <w:t>(Gar</w:t>
        </w:r>
      </w:ins>
      <w:ins w:author="ELENA GÓMEZ RICO" w:date="2026-03-17T18:42:00Z" w16du:dateUtc="2026-03-17T17:42:00Z" w:id="1216740145">
        <w:r w:rsidRPr="455BAE5D" w:rsidR="455BAE5D">
          <w:rPr>
            <w:rStyle w:val="Hyperlink"/>
          </w:rPr>
          <w:t>ou</w:t>
        </w:r>
      </w:ins>
      <w:ins w:author="ELENA GÓMEZ RICO" w:date="2026-03-17T18:09:00Z" w16du:dateUtc="2026-03-17T17:09:00Z" w:id="419818769">
        <w:r w:rsidRPr="455BAE5D" w:rsidR="455BAE5D">
          <w:rPr>
            <w:rStyle w:val="Hyperlink"/>
          </w:rPr>
          <w:t>fallou, 2021</w:t>
        </w:r>
        <w:r>
          <w:fldChar w:fldCharType="end"/>
        </w:r>
        <w:r>
          <w:fldChar w:fldCharType="begin"/>
        </w:r>
        <w:r>
          <w:instrText xml:space="preserve">HYPERLINK "file:///Users/elenagomez/Library/Mobile Documents/iCloud~md~obsidian/Documents/Drafts/Digital libraries/An Ontology-Based Chatbot to Enhance Experiential Learning in a Cultural Heritage Scenario-Web of Science Core Collection 1"</w:instrText>
        </w:r>
        <w:r>
          <w:fldChar w:fldCharType="separate"/>
        </w:r>
        <w:r w:rsidRPr="455BAE5D" w:rsidR="455BAE5D">
          <w:rPr>
            <w:rStyle w:val="Hyperlink"/>
          </w:rPr>
          <w:t xml:space="preserve">;Krishna </w:t>
        </w:r>
      </w:ins>
      <w:ins w:author="ELENA GÓMEZ RICO" w:date="2026-03-19T08:40:00Z" w16du:dateUtc="2026-03-19T08:40:22Z" w:id="1303687026">
        <w:r w:rsidRPr="455BAE5D" w:rsidR="455BAE5D">
          <w:rPr>
            <w:rStyle w:val="Hyperlink"/>
            <w:rPrChange w:author="ELENA GÓMEZ RICO" w:date="2026-03-19T08:41:00Z" w16du:dateUtc="2026-03-19T08:41:08Z" w:id="1896353839">
              <w:rPr>
                <w:rStyle w:val="Hyperlink"/>
              </w:rPr>
            </w:rPrChange>
          </w:rPr>
          <w:t>et al.</w:t>
        </w:r>
      </w:ins>
      <w:ins w:author="ELENA GÓMEZ RICO" w:date="2026-03-17T18:09:00Z" w16du:dateUtc="2026-03-17T17:09:00Z" w:id="185661823">
        <w:r w:rsidRPr="455BAE5D" w:rsidR="455BAE5D">
          <w:rPr>
            <w:rStyle w:val="Hyperlink"/>
          </w:rPr>
          <w:t>, 2020)</w:t>
        </w:r>
        <w:r>
          <w:fldChar w:fldCharType="end"/>
        </w:r>
        <w:r w:rsidR="455BAE5D">
          <w:t>.</w:t>
        </w:r>
      </w:ins>
      <w:ins w:author="ELENA GÓMEZ RICO" w:date="2026-03-17T18:11:00Z" w16du:dateUtc="2026-03-17T17:11:00Z" w:id="900965864">
        <w:r w:rsidR="455BAE5D">
          <w:t xml:space="preserve"> </w:t>
        </w:r>
      </w:ins>
      <w:del w:author="ELENA GÓMEZ RICO" w:date="2026-03-23T21:04:40.233Z" w16du:dateUtc="2026-03-23T21:04:40.233Z" w:id="760621775">
        <w:r w:rsidDel="455BAE5D">
          <w:delText>are</w:delText>
        </w:r>
      </w:del>
      <w:ins w:author="ELENA GÓMEZ RICO" w:date="2026-03-23T21:04:40.268Z" w16du:dateUtc="2026-03-23T21:04:40.268Z" w:id="981514656">
        <w:r w:rsidR="455BAE5D">
          <w:t xml:space="preserve"> </w:t>
        </w:r>
        <w:r w:rsidR="455BAE5D">
          <w:t>NeSyAI</w:t>
        </w:r>
        <w:r w:rsidR="455BAE5D">
          <w:t xml:space="preserve"> systems extend these semantic foundations with artificial intelligence (AI) or artificial neural network components </w:t>
        </w:r>
      </w:ins>
      <w:ins w:author="ELENA GÓMEZ RICO" w:date="2026-03-17T16:25:00Z" w16du:dateUtc="2026-03-17T15:25:00Z" w:id="1543921173">
        <w:r>
          <w:fldChar w:fldCharType="begin"/>
        </w:r>
        <w:r>
          <w:instrText xml:space="preserve">HYPERLINK "Introducing_Neuro-Symbolic_Artificial_Intelligence.pdf" \l "page=1&amp;annotation=138R" \h</w:instrText>
        </w:r>
        <w:r>
          <w:fldChar w:fldCharType="separate"/>
        </w:r>
        <w:r w:rsidRPr="455BAE5D" w:rsidR="455BAE5D">
          <w:rPr>
            <w:rStyle w:val="Hyperlink"/>
          </w:rPr>
          <w:t>(Huang, 2022)</w:t>
        </w:r>
        <w:r>
          <w:fldChar w:fldCharType="end"/>
        </w:r>
        <w:r w:rsidR="455BAE5D">
          <w:t xml:space="preserve">. </w:t>
        </w:r>
      </w:ins>
      <w:bookmarkStart w:name="_Int_2YtXgnAY" w:id="1829446614"/>
      <w:del w:author="ELENA GÓMEZ RICO" w:date="2026-03-19T11:39:25.571Z" w16du:dateUtc="2026-03-19T11:39:25.571Z" w:id="1120899747">
        <w:r w:rsidDel="455BAE5D">
          <w:delText>must</w:delText>
        </w:r>
      </w:del>
      <w:bookmarkEnd w:id="1829446614"/>
      <w:del w:author="ELENA GÓMEZ RICO" w:date="2026-03-17T16:27:00Z" w16du:dateUtc="2026-03-17T15:27:00Z" w:id="1817570587">
        <w:r w:rsidDel="455BAE5D">
          <w:delText xml:space="preserve"> serve diverse, situated communities (</w:delText>
        </w:r>
        <w:r w:rsidDel="455BAE5D">
          <w:delText>Shneiderman</w:delText>
        </w:r>
        <w:r w:rsidDel="455BAE5D">
          <w:delText xml:space="preserve">, 2021; Haraway, 1991). </w:delText>
        </w:r>
        <w:r w:rsidDel="455BAE5D">
          <w:delText>“</w:delText>
        </w:r>
        <w:r w:rsidDel="455BAE5D">
          <w:delText>User-centered</w:delText>
        </w:r>
        <w:r w:rsidDel="455BAE5D">
          <w:delText>”</w:delText>
        </w:r>
        <w:r w:rsidDel="455BAE5D">
          <w:delText xml:space="preserve"> is therefore a complex, context-dependent task (</w:delText>
        </w:r>
        <w:r w:rsidDel="455BAE5D">
          <w:delText>Wacnik</w:delText>
        </w:r>
        <w:r w:rsidDel="455BAE5D">
          <w:delText xml:space="preserve"> </w:delText>
        </w:r>
        <w:r w:rsidDel="455BAE5D">
          <w:delText xml:space="preserve">et al., </w:delText>
        </w:r>
        <w:r w:rsidDel="455BAE5D">
          <w:delText>2</w:delText>
        </w:r>
        <w:r w:rsidDel="455BAE5D">
          <w:delText>025) rather than a fixed recipe: roles range from co-designers to annotators, evaluators, or data subjects, and responsibilities span usability, provenance, bias mitigation, and epistemic justice.</w:delText>
        </w:r>
      </w:del>
    </w:p>
    <w:p w:rsidRPr="00C37FFA" w:rsidR="001517A3" w:rsidP="3041B978" w:rsidRDefault="08CF5DBF" w14:paraId="4608A4D2" w14:textId="59417508">
      <w:pPr>
        <w:pStyle w:val="Normal"/>
        <w:rPr>
          <w:rFonts w:ascii="Times New Roman" w:hAnsi="Times New Roman" w:eastAsia="Times New Roman" w:cs="Times New Roman"/>
          <w:rPrChange w:author="ELENA GÓMEZ RICO" w:date="2026-03-17T16:08:00Z" w16du:dateUtc="2026-03-17T15:08:00Z" w:id="2142608018">
            <w:rPr>
              <w:rFonts w:ascii="Times New Roman" w:hAnsi="Times New Roman" w:eastAsia="游明朝" w:cs="Times New Roman" w:eastAsiaTheme="minorEastAsia"/>
              <w:color w:val="auto"/>
              <w:sz w:val="24"/>
              <w:szCs w:val="24"/>
            </w:rPr>
          </w:rPrChange>
        </w:rPr>
        <w:pPrChange w:author="ELENA GÓMEZ RICO" w:date="2026-03-21T16:04:32.052Z" w16du:dateUtc="2026-03-17T21:38:00Z" w:id="120">
          <w:pPr>
            <w:pStyle w:val="Heading1"/>
            <w:spacing w:line="360" w:lineRule="auto"/>
            <w:jc w:val="both"/>
          </w:pPr>
        </w:pPrChange>
      </w:pPr>
      <w:ins w:author="ELENA GÓMEZ RICO" w:date="2026-03-17T16:27:00Z" w16du:dateUtc="2026-03-17T15:27:00Z" w:id="535747982">
        <w:r w:rsidR="1C3C3FF1">
          <w:t xml:space="preserve">In addition, within digital-library projects, </w:t>
        </w:r>
      </w:ins>
      <w:ins w:author="ELENA GÓMEZ RICO" w:date="2026-03-23T15:47:56.99Z" w16du:dateUtc="2026-03-23T15:47:56.99Z" w:id="616619389">
        <w:r w:rsidR="6E36BC80">
          <w:t>PP</w:t>
        </w:r>
      </w:ins>
      <w:ins w:author="ELENA GÓMEZ RICO" w:date="2026-03-17T16:27:00Z" w16du:dateUtc="2026-03-17T15:27:00Z" w:id="2007356738">
        <w:r w:rsidR="1C3C3FF1">
          <w:t xml:space="preserve"> is a complex, context-dependent task drawing on multiple disciplines. A participatory turn in AI design </w:t>
        </w:r>
        <w:r>
          <w:fldChar w:fldCharType="begin"/>
        </w:r>
        <w:r>
          <w:instrText xml:space="preserve">HYPERLINK "The%20Participatory%20Turn%20in%20AI%20Design%20Theoretical%20Foundations%20and%20the%20Current%20State%20of%20Practice" \h</w:instrText>
        </w:r>
        <w:r>
          <w:fldChar w:fldCharType="separate"/>
        </w:r>
        <w:r w:rsidRPr="3041B978" w:rsidR="1C3C3FF1">
          <w:rPr>
            <w:rStyle w:val="Hyperlink"/>
          </w:rPr>
          <w:t xml:space="preserve">(Delgado </w:t>
        </w:r>
      </w:ins>
      <w:ins w:author="ELENA GÓMEZ RICO" w:date="2026-03-19T08:40:00Z" w16du:dateUtc="2026-03-19T08:40:22Z" w:id="1505668431">
        <w:r w:rsidRPr="3041B978" w:rsidR="1638B055">
          <w:rPr>
            <w:rStyle w:val="Hyperlink"/>
            <w:rPrChange w:author="ELENA GÓMEZ RICO" w:date="2026-03-19T08:41:00Z" w16du:dateUtc="2026-03-19T08:41:14Z" w:id="1159862161">
              <w:rPr>
                <w:rStyle w:val="Hyperlink"/>
              </w:rPr>
            </w:rPrChange>
          </w:rPr>
          <w:t>et al.</w:t>
        </w:r>
      </w:ins>
      <w:ins w:author="ELENA GÓMEZ RICO" w:date="2026-03-17T16:27:00Z" w16du:dateUtc="2026-03-17T15:27:00Z" w:id="1135680777">
        <w:r w:rsidRPr="3041B978" w:rsidR="1C3C3FF1">
          <w:rPr>
            <w:rStyle w:val="Hyperlink"/>
          </w:rPr>
          <w:t>, 2023)</w:t>
        </w:r>
        <w:r>
          <w:fldChar w:fldCharType="end"/>
        </w:r>
        <w:r w:rsidR="1C3C3FF1">
          <w:t xml:space="preserve"> and in cultural-heritage collections </w:t>
        </w:r>
        <w:r>
          <w:fldChar w:fldCharType="begin"/>
        </w:r>
        <w:r>
          <w:instrText xml:space="preserve">HYPERLINK "Engaging%20Communities%20in%20Cultural%20Heritage" \h</w:instrText>
        </w:r>
        <w:r>
          <w:fldChar w:fldCharType="separate"/>
        </w:r>
        <w:r w:rsidRPr="3041B978" w:rsidR="1C3C3FF1">
          <w:rPr>
            <w:rStyle w:val="Hyperlink"/>
          </w:rPr>
          <w:t xml:space="preserve">(Lähdesmäki </w:t>
        </w:r>
      </w:ins>
      <w:ins w:author="ELENA GÓMEZ RICO" w:date="2026-03-19T08:40:00Z" w16du:dateUtc="2026-03-19T08:40:22Z" w:id="1739597201">
        <w:r w:rsidRPr="3041B978" w:rsidR="1638B055">
          <w:rPr>
            <w:rStyle w:val="Hyperlink"/>
            <w:rPrChange w:author="ELENA GÓMEZ RICO" w:date="2026-03-19T08:41:00Z" w16du:dateUtc="2026-03-19T08:41:19Z" w:id="1237808656">
              <w:rPr>
                <w:rStyle w:val="Hyperlink"/>
              </w:rPr>
            </w:rPrChange>
          </w:rPr>
          <w:t>et al.</w:t>
        </w:r>
      </w:ins>
      <w:ins w:author="ELENA GÓMEZ RICO" w:date="2026-03-17T16:27:00Z" w16du:dateUtc="2026-03-17T15:27:00Z" w:id="649998942">
        <w:r w:rsidRPr="3041B978" w:rsidR="1C3C3FF1">
          <w:rPr>
            <w:rStyle w:val="Hyperlink"/>
          </w:rPr>
          <w:t>, 2025)</w:t>
        </w:r>
        <w:r>
          <w:fldChar w:fldCharType="end"/>
        </w:r>
        <w:r w:rsidR="1C3C3FF1">
          <w:t xml:space="preserve"> positions users as co-designers, annotators, evaluators, or data subjects, with responsibilities spanning usability, provenance, and bias mitigation. Epistemic-justice frameworks foreground how bias, representation, gender, and intersectionality </w:t>
        </w:r>
        <w:r>
          <w:fldChar w:fldCharType="begin"/>
        </w:r>
        <w:r>
          <w:instrText xml:space="preserve">HYPERLINK "file:///Users/elenagomez/Desktop/Epistemic%20Injustice%20%20Power%20and%20the%20Ethics%20of%20Knowing" \h</w:instrText>
        </w:r>
        <w:r>
          <w:fldChar w:fldCharType="separate"/>
        </w:r>
        <w:r w:rsidRPr="3041B978" w:rsidR="1C3C3FF1">
          <w:rPr>
            <w:rStyle w:val="Hyperlink"/>
          </w:rPr>
          <w:t>(Fricker, 2007)</w:t>
        </w:r>
        <w:r>
          <w:fldChar w:fldCharType="end"/>
        </w:r>
        <w:r w:rsidR="1C3C3FF1">
          <w:t xml:space="preserve"> shape whose knowledge is recognized; </w:t>
        </w:r>
        <w:r>
          <w:fldChar w:fldCharType="begin"/>
        </w:r>
        <w:r>
          <w:instrText xml:space="preserve">HYPERLINK "Ciencia,%20cyborgs%20y%20mujeres%20-%20la%20reinvención%20de%20la%20naturaleza" \h</w:instrText>
        </w:r>
        <w:r>
          <w:fldChar w:fldCharType="separate"/>
        </w:r>
        <w:r w:rsidRPr="3041B978" w:rsidR="1C3C3FF1">
          <w:rPr>
            <w:rStyle w:val="Hyperlink"/>
          </w:rPr>
          <w:t>(Haraway, 1991)</w:t>
        </w:r>
        <w:r>
          <w:fldChar w:fldCharType="end"/>
        </w:r>
        <w:r w:rsidR="1C3C3FF1">
          <w:t>, while human-</w:t>
        </w:r>
      </w:ins>
      <w:ins w:author="ELENA GÓMEZ RICO" w:date="2026-03-19T11:20:12.936Z" w16du:dateUtc="2026-03-19T11:20:12.936Z" w:id="1869393949">
        <w:r w:rsidR="00E2A7FE">
          <w:t>centered</w:t>
        </w:r>
      </w:ins>
      <w:ins w:author="ELENA GÓMEZ RICO" w:date="2026-03-17T16:27:00Z" w16du:dateUtc="2026-03-17T15:27:00Z" w:id="68670980">
        <w:r w:rsidR="1C3C3FF1">
          <w:t xml:space="preserve"> AI scholarship highlights </w:t>
        </w:r>
      </w:ins>
      <w:ins w:author="ELENA GÓMEZ RICO" w:date="2026-03-19T11:39:22.591Z" w16du:dateUtc="2026-03-19T11:39:22.591Z" w:id="1586339606">
        <w:r w:rsidR="7E8B1A6E">
          <w:t>risk</w:t>
        </w:r>
      </w:ins>
      <w:ins w:author="ELENA GÓMEZ RICO" w:date="2026-03-17T16:27:00Z" w16du:dateUtc="2026-03-17T15:27:00Z" w:id="1442123115">
        <w:r w:rsidR="1C3C3FF1">
          <w:t xml:space="preserve"> of inscrutable models and embedded bias when systems lack accountability </w:t>
        </w:r>
        <w:r>
          <w:fldChar w:fldCharType="begin"/>
        </w:r>
        <w:r>
          <w:instrText xml:space="preserve">HYPERLINK "What%20is%20Human-Centered%20about%20Human-Centered%20AI_%20A%20Map%20of%20the%20Research%20Landscape%20_%20Proceedings%20of%20the%202023%20CHI%20Conference%20on%20Human%20Factors%20in%20Computing%20Systems" \h</w:instrText>
        </w:r>
        <w:r>
          <w:fldChar w:fldCharType="separate"/>
        </w:r>
        <w:r w:rsidRPr="3041B978" w:rsidR="1C3C3FF1">
          <w:rPr>
            <w:rStyle w:val="Hyperlink"/>
          </w:rPr>
          <w:t>(Capel and Brereton, 2023)</w:t>
        </w:r>
        <w:r>
          <w:fldChar w:fldCharType="end"/>
        </w:r>
        <w:r w:rsidR="1C3C3FF1">
          <w:t>. Where such safeguards are absent, participatory claims can mask persistent power asymmetries.</w:t>
        </w:r>
      </w:ins>
      <w:commentRangeEnd w:id="59"/>
      <w:r>
        <w:rPr>
          <w:rStyle w:val="CommentReference"/>
        </w:rPr>
        <w:commentReference w:id="59"/>
      </w:r>
    </w:p>
    <w:p w:rsidR="00D26924" w:rsidDel="008C1EFC" w:rsidP="10751D0A" w:rsidRDefault="00D26924" w14:paraId="7B5DA2F1" w14:textId="477DB61A">
      <w:pPr>
        <w:pStyle w:val="Normal"/>
        <w:rPr>
          <w:del w:author="ELENA GÓMEZ RICO" w:date="2026-03-17T16:29:00Z" w16du:dateUtc="2026-03-17T15:29:00Z" w:id="1838013136"/>
          <w:rFonts w:ascii="Times New Roman" w:hAnsi="Times New Roman" w:eastAsia="Times New Roman" w:cs="Times New Roman"/>
          <w:color w:val="auto"/>
          <w:sz w:val="24"/>
          <w:szCs w:val="24"/>
        </w:rPr>
      </w:pPr>
      <w:commentRangeStart w:id="130"/>
      <w:del w:author="ELENA GÓMEZ RICO" w:date="2026-03-17T16:29:00Z" w16du:dateUtc="2026-03-17T15:29:00Z" w:id="186486172">
        <w:r w:rsidDel="00D26924">
          <w:delText>Use-case research offers a pragmatic lens to see how methods, roles, and power interplay across concrete use-cases. Participatory indexing experiments show co-design can surface needs while exposing tensions between expert vocabularies and lived practices (Leblanc, 2020). Future-oriented Human-Computer Interaction (HCI) work argues that exploration support requires tightly coupling UX researchers, domain experts, and developers within knowledge-graph-driven workflows to avoid brittle, designer-only models (Fox and Chandrasekar, 2021). Symbolic-AI evaluation reminds that human control must be preserved alongside system autonomy to prevent opaque or unsafe behaviors, making human oversight a design requirement rather than an afterthought (Calvano, 2024).</w:delText>
        </w:r>
      </w:del>
      <w:commentRangeEnd w:id="130"/>
      <w:r>
        <w:rPr>
          <w:rStyle w:val="CommentReference"/>
        </w:rPr>
        <w:commentReference w:id="130"/>
      </w:r>
    </w:p>
    <w:p w:rsidRPr="008C1EFC" w:rsidR="008C1EFC" w:rsidP="3041B978" w:rsidRDefault="008C1EFC" w14:paraId="1D4567D9" w14:textId="1CA8BB23">
      <w:pPr>
        <w:pStyle w:val="Normal"/>
        <w:rPr>
          <w:ins w:author="ELENA GÓMEZ RICO" w:date="2026-03-24T09:14:53.651Z" w16du:dateUtc="2026-03-24T09:14:53.651Z" w:id="637091970"/>
        </w:rPr>
        <w:pPrChange w:author="ELENA GÓMEZ RICO" w:date="2026-03-24T09:14:57.636Z" w16du:dateUtc="2026-03-17T21:38:00Z" w:id="153">
          <w:pPr>
            <w:pStyle w:val="BodyText"/>
            <w:spacing w:line="360" w:lineRule="auto"/>
            <w:jc w:val="both"/>
          </w:pPr>
        </w:pPrChange>
      </w:pPr>
      <w:ins w:author="ELENA GÓMEZ RICO" w:date="2026-03-23T21:10:14.848Z" w16du:dateUtc="2026-03-23T21:10:14.848Z" w:id="1034941304">
        <w:r w:rsidR="0F5B6D68">
          <w:t>Prior work has examin</w:t>
        </w:r>
        <w:r w:rsidR="0F5B6D68">
          <w:t>ed participatory practices in disciplinary pockets—including Participatory Design</w:t>
        </w:r>
      </w:ins>
      <w:ins w:author="ELENA GÓMEZ RICO" w:date="2026-03-17T16:29:00Z" w16du:dateUtc="2026-03-17T15:29:00Z" w:id="790370301">
        <w:r w:rsidR="26C36DF8">
          <w:t xml:space="preserve"> (PD)</w:t>
        </w:r>
        <w:r w:rsidR="26C36DF8">
          <w:t xml:space="preserve"> (</w:t>
        </w:r>
        <w:r w:rsidR="26C36DF8">
          <w:t>Reymen</w:t>
        </w:r>
        <w:r w:rsidR="26C36DF8">
          <w:t>, I. 2001)</w:t>
        </w:r>
      </w:ins>
      <w:ins w:author="ELENA GÓMEZ RICO" w:date="2026-03-23T15:50:09.918Z" w16du:dateUtc="2026-03-23T15:50:09.918Z" w:id="1451585120">
        <w:r w:rsidR="2452B676">
          <w:t xml:space="preserve"> </w:t>
        </w:r>
      </w:ins>
      <w:ins w:author="ELENA GÓMEZ RICO" w:date="2026-03-17T16:29:00Z" w16du:dateUtc="2026-03-17T15:29:00Z" w:id="1630387348">
        <w:r w:rsidR="26C36DF8">
          <w:t>showing how methods, roles, and power are configured in specific projects</w:t>
        </w:r>
      </w:ins>
      <w:ins w:author="ELENA GÓMEZ RICO" w:date="2026-03-24T09:13:24.537Z" w16du:dateUtc="2026-03-24T09:13:24.537Z" w:id="26019219">
        <w:r w:rsidR="7F5A9A7F">
          <w:t xml:space="preserve">. </w:t>
        </w:r>
      </w:ins>
      <w:ins w:author="ELENA GÓMEZ RICO" w:date="2026-03-17T16:29:00Z" w16du:dateUtc="2026-03-17T15:29:00Z" w:id="1900974800">
        <w:r w:rsidR="26C36DF8">
          <w:t xml:space="preserve">Human-computer interaction (HCI) and Human-computer </w:t>
        </w:r>
      </w:ins>
      <w:ins w:author="ELENA GÓMEZ RICO" w:date="2026-03-23T15:52:29.297Z" w16du:dateUtc="2026-03-23T15:52:29.297Z" w:id="177827099">
        <w:r w:rsidR="6B02764E">
          <w:t xml:space="preserve">artificial intelligence </w:t>
        </w:r>
      </w:ins>
      <w:ins w:author="ELENA GÓMEZ RICO" w:date="2026-03-17T16:29:00Z" w16du:dateUtc="2026-03-17T15:29:00Z" w:id="206809098">
        <w:r w:rsidR="26C36DF8">
          <w:t>(HCAI) work stresses coupling UX</w:t>
        </w:r>
      </w:ins>
      <w:ins w:author="ELENA GÓMEZ RICO" w:date="2026-03-18T17:17:00Z" w16du:dateUtc="2026-03-18T17:17:40Z" w:id="1223468958">
        <w:r w:rsidR="7560119F">
          <w:t xml:space="preserve"> (user experience)</w:t>
        </w:r>
      </w:ins>
      <w:ins w:author="ELENA GÓMEZ RICO" w:date="2026-03-17T16:29:00Z" w16du:dateUtc="2026-03-17T15:29:00Z" w:id="1705618148">
        <w:r w:rsidR="26C36DF8">
          <w:t xml:space="preserve"> </w:t>
        </w:r>
      </w:ins>
      <w:ins w:author="ELENA GÓMEZ RICO" w:date="2026-03-23T19:44:26.086Z" w16du:dateUtc="2026-03-23T19:44:26.086Z" w:id="916835974">
        <w:r w:rsidR="7625C3EF">
          <w:t>and User-centered Design (</w:t>
        </w:r>
        <w:r w:rsidR="7625C3EF">
          <w:t>UCD</w:t>
        </w:r>
        <w:r w:rsidR="7625C3EF">
          <w:t xml:space="preserve">) </w:t>
        </w:r>
      </w:ins>
      <w:ins w:author="ELENA GÓMEZ RICO" w:date="2026-03-17T16:29:00Z" w16du:dateUtc="2026-03-17T15:29:00Z" w:id="1067458454">
        <w:r w:rsidR="26C36DF8">
          <w:t xml:space="preserve">researchers, domain experts, and developers in knowledge-graph workflows </w:t>
        </w:r>
        <w:r>
          <w:fldChar w:fldCharType="begin"/>
        </w:r>
        <w:r>
          <w:instrText xml:space="preserve">HYPERLINK "How%20Should%20One%20Explore%20the%20Digital%20Library%20of%20the%20Future?" \h</w:instrText>
        </w:r>
        <w:r>
          <w:fldChar w:fldCharType="separate"/>
        </w:r>
        <w:r w:rsidRPr="3041B978" w:rsidR="26C36DF8">
          <w:rPr>
            <w:rStyle w:val="Hyperlink"/>
          </w:rPr>
          <w:t>(Fox and Chandrasekar, 2021)</w:t>
        </w:r>
      </w:ins>
      <w:ins w:author="ELENA GÓMEZ RICO" w:date="2026-03-24T09:11:25.518Z" w16du:dateUtc="2026-03-24T09:11:25.518Z" w:id="1327997433">
        <w:r w:rsidRPr="3041B978" w:rsidR="727DDB97">
          <w:rPr>
            <w:rStyle w:val="Hyperlink"/>
          </w:rPr>
          <w:t xml:space="preserve">. </w:t>
        </w:r>
      </w:ins>
      <w:ins w:author="ELENA GÓMEZ RICO" w:date="2026-03-23T15:50:57.814Z" w16du:dateUtc="2026-03-23T15:50:57.814Z" w:id="1426806729">
        <w:r w:rsidRPr="3041B978" w:rsidR="37E8A7F6">
          <w:rPr>
            <w:rStyle w:val="Hyperlink"/>
          </w:rPr>
          <w:t xml:space="preserve"> </w:t>
        </w:r>
      </w:ins>
      <w:ins w:author="ELENA GÓMEZ RICO" w:date="2026-03-24T09:11:43.958Z" w16du:dateUtc="2026-03-24T09:11:43.958Z" w:id="416223924">
        <w:r w:rsidRPr="3041B978" w:rsidR="534CD5B8">
          <w:rPr>
            <w:rStyle w:val="Hyperlink"/>
          </w:rPr>
          <w:t xml:space="preserve">An example is </w:t>
        </w:r>
      </w:ins>
      <w:ins w:author="ELENA GÓMEZ RICO" w:date="2026-03-24T09:12:04.929Z" w16du:dateUtc="2026-03-24T09:12:04.929Z" w:id="1688374129">
        <w:r w:rsidRPr="3041B978" w:rsidR="534CD5B8">
          <w:rPr>
            <w:rStyle w:val="Hyperlink"/>
          </w:rPr>
          <w:t>when</w:t>
        </w:r>
      </w:ins>
      <w:ins w:author="ELENA GÓMEZ RICO" w:date="2026-03-24T09:11:43.958Z" w16du:dateUtc="2026-03-24T09:11:43.958Z" w:id="1895174890">
        <w:r w:rsidRPr="3041B978" w:rsidR="534CD5B8">
          <w:rPr>
            <w:rStyle w:val="Hyperlink"/>
          </w:rPr>
          <w:t xml:space="preserve"> </w:t>
        </w:r>
      </w:ins>
      <w:ins w:author="ELENA GÓMEZ RICO" w:date="2026-03-17T16:29:00Z" w16du:dateUtc="2026-03-17T15:29:00Z" w:id="645649790">
        <w:r>
          <w:fldChar w:fldCharType="end"/>
        </w:r>
      </w:ins>
      <w:ins w:author="ELENA GÓMEZ RICO" w:date="2026-03-23T15:50:57.814Z" w16du:dateUtc="2026-03-23T15:50:57.814Z" w:id="1305319814">
        <w:r w:rsidR="37E8A7F6">
          <w:t xml:space="preserve">participatory indexing surfaces user needs and tensions between </w:t>
        </w:r>
      </w:ins>
      <w:ins w:author="ELENA GÓMEZ RICO" w:date="2026-03-23T19:01:27.385Z" w16du:dateUtc="2026-03-23T19:01:27.385Z" w:id="966629992">
        <w:r w:rsidR="175A8E04">
          <w:t xml:space="preserve">them and </w:t>
        </w:r>
      </w:ins>
      <w:ins w:author="ELENA GÓMEZ RICO" w:date="2026-03-23T15:50:57.814Z" w16du:dateUtc="2026-03-23T15:50:57.814Z" w:id="1283180659">
        <w:r w:rsidR="37E8A7F6">
          <w:t xml:space="preserve">expert vocabularies </w:t>
        </w:r>
      </w:ins>
      <w:ins w:author="ELENA GÓMEZ RICO" w:date="2026-03-24T09:14:51.076Z" w16du:dateUtc="2026-03-24T09:14:51.076Z" w:id="2080049626">
        <w:r w:rsidR="31000F56">
          <w:t xml:space="preserve">(Leblanc, 2020). Although they are different </w:t>
        </w:r>
      </w:ins>
      <w:ins w:author="ELENA GÓMEZ RICO" w:date="2026-03-24T09:16:58.455Z" w16du:dateUtc="2026-03-24T09:16:58.455Z" w:id="903436785">
        <w:r w:rsidR="41220911">
          <w:t>fields</w:t>
        </w:r>
      </w:ins>
      <w:ins w:author="ELENA GÓMEZ RICO" w:date="2026-03-24T09:14:51.076Z" w16du:dateUtc="2026-03-24T09:14:51.076Z" w:id="1414371185">
        <w:r w:rsidR="31000F56">
          <w:t xml:space="preserve">, they are often merged </w:t>
        </w:r>
      </w:ins>
      <w:ins w:author="ELENA GÓMEZ RICO" w:date="2026-03-24T09:16:19.752Z" w16du:dateUtc="2026-03-24T09:16:19.752Z" w:id="1821624730">
        <w:r w:rsidR="4B2A0B6E">
          <w:t>into</w:t>
        </w:r>
      </w:ins>
      <w:ins w:author="ELENA GÓMEZ RICO" w:date="2026-03-24T09:14:51.076Z" w16du:dateUtc="2026-03-24T09:14:51.076Z" w:id="1928965472">
        <w:r w:rsidR="31000F56">
          <w:t xml:space="preserve"> </w:t>
        </w:r>
      </w:ins>
      <w:ins w:author="ELENA GÓMEZ RICO" w:date="2026-03-24T09:15:08.892Z" w16du:dateUtc="2026-03-24T09:15:08.892Z" w:id="2086277853">
        <w:r w:rsidR="31000F56">
          <w:t>practice.</w:t>
        </w:r>
      </w:ins>
    </w:p>
    <w:p w:rsidRPr="008C1EFC" w:rsidR="008C1EFC" w:rsidP="3041B978" w:rsidRDefault="008C1EFC" w14:paraId="56FE5FB6" w14:textId="06F6B30A">
      <w:pPr>
        <w:pStyle w:val="Normal"/>
        <w:rPr>
          <w:ins w:author="ELENA GÓMEZ RICO" w:date="2026-03-17T16:29:00Z" w16du:dateUtc="2026-03-17T15:29:00Z" w:id="1847890195"/>
          <w:rPrChange w:author="ELENA GÓMEZ RICO" w:date="2026-03-17T16:29:00Z" w:id="1530522815">
            <w:rPr>
              <w:ins w:author="ELENA GÓMEZ RICO" w:date="2026-03-17T16:29:00Z" w16du:dateUtc="2026-03-17T15:29:00Z" w:id="187906546"/>
              <w:rFonts w:ascii="Times New Roman" w:hAnsi="Times New Roman" w:eastAsia="Aptos" w:cs="Times New Roman" w:eastAsiaTheme="minorAscii"/>
              <w:color w:val="auto"/>
              <w:sz w:val="24"/>
              <w:szCs w:val="24"/>
            </w:rPr>
          </w:rPrChange>
        </w:rPr>
      </w:pPr>
      <w:ins w:author="ELENA GÓMEZ RICO" w:date="2026-03-24T09:16:14.236Z" w16du:dateUtc="2026-03-24T09:16:14.236Z" w:id="931437774">
        <w:r w:rsidR="65356BAC">
          <w:t>S</w:t>
        </w:r>
      </w:ins>
      <w:ins w:author="ELENA GÓMEZ RICO" w:date="2026-03-17T16:29:00Z" w16du:dateUtc="2026-03-17T15:29:00Z" w:id="1625210834">
        <w:r w:rsidR="26C36DF8">
          <w:t>ymbolic</w:t>
        </w:r>
      </w:ins>
      <w:ins w:author="ELENA GÓMEZ RICO" w:date="2026-03-23T15:51:46.167Z" w16du:dateUtc="2026-03-23T15:51:46.167Z" w:id="1276539748">
        <w:r w:rsidR="49731B43">
          <w:t xml:space="preserve"> and </w:t>
        </w:r>
      </w:ins>
      <w:ins w:author="ELENA GÓMEZ RICO" w:date="2026-03-19T11:25:40.216Z" w16du:dateUtc="2026-03-19T11:25:40.216Z" w:id="2140486330">
        <w:r w:rsidR="3C704144">
          <w:t>NeSyAI</w:t>
        </w:r>
      </w:ins>
      <w:ins w:author="ELENA GÓMEZ RICO" w:date="2026-03-17T16:29:00Z" w16du:dateUtc="2026-03-17T15:29:00Z" w:id="1579587434">
        <w:r w:rsidR="26C36DF8">
          <w:t xml:space="preserve"> evaluations </w:t>
        </w:r>
      </w:ins>
      <w:ins w:author="ELENA GÓMEZ RICO" w:date="2026-03-24T09:15:54.949Z" w16du:dateUtc="2026-03-24T09:15:54.949Z" w:id="820315242">
        <w:r w:rsidR="15E8B92A">
          <w:t xml:space="preserve">have </w:t>
        </w:r>
      </w:ins>
      <w:ins w:author="ELENA GÓMEZ RICO" w:date="2026-03-24T09:16:31.83Z" w16du:dateUtc="2026-03-24T09:16:31.83Z" w:id="1219090201">
        <w:r w:rsidR="553BEAB5">
          <w:t xml:space="preserve">also </w:t>
        </w:r>
      </w:ins>
      <w:ins w:author="ELENA GÓMEZ RICO" w:date="2026-03-24T09:15:54.949Z" w16du:dateUtc="2026-03-24T09:15:54.949Z" w:id="1815779267">
        <w:r w:rsidR="15E8B92A">
          <w:t xml:space="preserve">been reviewed </w:t>
        </w:r>
      </w:ins>
      <w:ins w:author="ELENA GÓMEZ RICO" w:date="2026-03-24T09:16:04.991Z" w16du:dateUtc="2026-03-24T09:16:04.991Z" w:id="1149731573">
        <w:r w:rsidR="15E8B92A">
          <w:t>where</w:t>
        </w:r>
      </w:ins>
      <w:ins w:author="ELENA GÓMEZ RICO" w:date="2026-03-23T15:51:53.897Z" w16du:dateUtc="2026-03-23T15:51:53.897Z" w:id="1048160776">
        <w:r w:rsidR="5F7E9DC6">
          <w:t xml:space="preserve"> </w:t>
        </w:r>
      </w:ins>
      <w:ins w:author="ELENA GÓMEZ RICO" w:date="2026-03-17T16:29:00Z" w16du:dateUtc="2026-03-17T15:29:00Z" w:id="940361703">
        <w:r w:rsidR="26C36DF8">
          <w:t xml:space="preserve">human control </w:t>
        </w:r>
      </w:ins>
      <w:ins w:author="ELENA GÓMEZ RICO" w:date="2026-03-23T15:52:09.438Z" w16du:dateUtc="2026-03-23T15:52:09.438Z" w:id="1971661665">
        <w:r w:rsidR="52D2F47C">
          <w:t>is a</w:t>
        </w:r>
      </w:ins>
      <w:ins w:author="ELENA GÓMEZ RICO" w:date="2026-03-17T16:29:00Z" w16du:dateUtc="2026-03-17T15:29:00Z" w:id="2094930330">
        <w:r w:rsidR="26C36DF8">
          <w:t xml:space="preserve"> design requirement </w:t>
        </w:r>
        <w:r>
          <w:fldChar w:fldCharType="begin"/>
        </w:r>
        <w:r>
          <w:instrText xml:space="preserve">HYPERLINK "Design%20and%20evaluation%20of%20high-quality%20simbolic%20AI%20systems" \h</w:instrText>
        </w:r>
        <w:r>
          <w:fldChar w:fldCharType="separate"/>
        </w:r>
        <w:r w:rsidRPr="3041B978" w:rsidR="26C36DF8">
          <w:rPr>
            <w:rStyle w:val="Hyperlink"/>
          </w:rPr>
          <w:t>(Calvano, 2024)</w:t>
        </w:r>
        <w:r>
          <w:fldChar w:fldCharType="end"/>
        </w:r>
        <w:r w:rsidR="26C36DF8">
          <w:t xml:space="preserve">. Despite this, the literature </w:t>
        </w:r>
        <w:r w:rsidR="26C36DF8">
          <w:t>remains</w:t>
        </w:r>
        <w:r w:rsidR="26C36DF8">
          <w:t xml:space="preserve"> fragmented in how it documents and compares user integration across semantic and </w:t>
        </w:r>
      </w:ins>
      <w:ins w:author="ELENA GÓMEZ RICO" w:date="2026-03-19T11:25:40.218Z" w16du:dateUtc="2026-03-19T11:25:40.218Z" w:id="1561483473">
        <w:r w:rsidR="3C704144">
          <w:t>NeSyAI</w:t>
        </w:r>
      </w:ins>
      <w:ins w:author="ELENA GÓMEZ RICO" w:date="2026-03-17T16:29:00Z" w16du:dateUtc="2026-03-17T15:29:00Z" w:id="911812492">
        <w:r w:rsidR="26C36DF8">
          <w:t xml:space="preserve"> systems for cultural heritage. Approaches such as citizen science </w:t>
        </w:r>
        <w:r>
          <w:fldChar w:fldCharType="begin"/>
        </w:r>
        <w:r>
          <w:instrText xml:space="preserve">HYPERLINK "Engaging%20Communities%20in%20Cultural%20Heritage" \h</w:instrText>
        </w:r>
        <w:r>
          <w:fldChar w:fldCharType="separate"/>
        </w:r>
        <w:r w:rsidRPr="3041B978" w:rsidR="26C36DF8">
          <w:rPr>
            <w:rStyle w:val="Hyperlink"/>
          </w:rPr>
          <w:t xml:space="preserve">(Lähdesmäki </w:t>
        </w:r>
      </w:ins>
      <w:ins w:author="ELENA GÓMEZ RICO" w:date="2026-03-19T08:40:00Z" w16du:dateUtc="2026-03-19T08:40:22Z" w:id="1685500644">
        <w:r w:rsidRPr="3041B978" w:rsidR="71CB5878">
          <w:rPr>
            <w:rStyle w:val="Hyperlink"/>
            <w:rPrChange w:author="ELENA GÓMEZ RICO" w:date="2026-03-19T08:41:00Z" w16du:dateUtc="2026-03-19T08:41:30Z" w:id="513915467">
              <w:rPr>
                <w:rStyle w:val="Hyperlink"/>
                <w:rFonts w:ascii="Times New Roman" w:hAnsi="Times New Roman" w:cs="Times New Roman"/>
              </w:rPr>
            </w:rPrChange>
          </w:rPr>
          <w:t>et al.</w:t>
        </w:r>
      </w:ins>
      <w:ins w:author="ELENA GÓMEZ RICO" w:date="2026-03-17T16:29:00Z" w16du:dateUtc="2026-03-17T15:29:00Z" w:id="485129136">
        <w:r w:rsidRPr="3041B978" w:rsidR="26C36DF8">
          <w:rPr>
            <w:rStyle w:val="Hyperlink"/>
          </w:rPr>
          <w:t>, 2025</w:t>
        </w:r>
        <w:r>
          <w:fldChar w:fldCharType="end"/>
        </w:r>
        <w:r w:rsidR="26C36DF8">
          <w:t xml:space="preserve">; </w:t>
        </w:r>
        <w:r>
          <w:fldChar w:fldCharType="begin"/>
        </w:r>
        <w:r>
          <w:instrText xml:space="preserve">HYPERLINK "The%20Collective%20Wisdom%20Handbook%20Perspectives%20on%20Crowdsourcing%20in%20Cultural%20Heritage%20-%20book%20sprint%20version" \h</w:instrText>
        </w:r>
        <w:r>
          <w:fldChar w:fldCharType="separate"/>
        </w:r>
        <w:r w:rsidRPr="3041B978" w:rsidR="26C36DF8">
          <w:rPr>
            <w:rStyle w:val="Hyperlink"/>
          </w:rPr>
          <w:t xml:space="preserve">Ridge </w:t>
        </w:r>
      </w:ins>
      <w:ins w:author="ELENA GÓMEZ RICO" w:date="2026-03-19T08:40:00Z" w16du:dateUtc="2026-03-19T08:40:22Z" w:id="1825729854">
        <w:r w:rsidRPr="3041B978" w:rsidR="71CB5878">
          <w:rPr>
            <w:rStyle w:val="Hyperlink"/>
            <w:rPrChange w:author="ELENA GÓMEZ RICO" w:date="2026-03-19T08:41:00Z" w16du:dateUtc="2026-03-19T08:41:37Z" w:id="2129139437">
              <w:rPr>
                <w:rStyle w:val="Hyperlink"/>
                <w:rFonts w:ascii="Times New Roman" w:hAnsi="Times New Roman" w:cs="Times New Roman"/>
              </w:rPr>
            </w:rPrChange>
          </w:rPr>
          <w:t>et al.</w:t>
        </w:r>
      </w:ins>
      <w:ins w:author="ELENA GÓMEZ RICO" w:date="2026-03-17T16:29:00Z" w16du:dateUtc="2026-03-17T15:29:00Z" w:id="735898765">
        <w:r w:rsidRPr="3041B978" w:rsidR="26C36DF8">
          <w:rPr>
            <w:rStyle w:val="Hyperlink"/>
          </w:rPr>
          <w:t>, 2021)</w:t>
        </w:r>
        <w:r>
          <w:fldChar w:fldCharType="end"/>
        </w:r>
        <w:r w:rsidR="26C36DF8">
          <w:t>, PD</w:t>
        </w:r>
      </w:ins>
      <w:ins w:author="ELENA GÓMEZ RICO" w:date="2026-03-23T15:53:33.797Z" w16du:dateUtc="2026-03-23T15:53:33.797Z" w:id="1300555607">
        <w:r w:rsidR="3D4AC148">
          <w:t xml:space="preserve">, </w:t>
        </w:r>
      </w:ins>
      <w:ins w:author="ELENA GÓMEZ RICO" w:date="2026-03-17T16:29:00Z" w16du:dateUtc="2026-03-17T15:29:00Z" w:id="839341371">
        <w:r w:rsidR="26C36DF8">
          <w:t>UCD</w:t>
        </w:r>
        <w:r w:rsidR="26C36DF8">
          <w:t>, HCI, HCAI</w:t>
        </w:r>
        <w:r w:rsidR="26C36DF8">
          <w:t xml:space="preserve"> </w:t>
        </w:r>
        <w:r>
          <w:fldChar w:fldCharType="begin"/>
        </w:r>
        <w:r>
          <w:instrText xml:space="preserve">HYPERLINK "The%20Participatory%20Turn%20in%20AI%20Design%20Theoretical%20Foundations%20and%20the%20Current%20State%20of%20Practice" \h</w:instrText>
        </w:r>
        <w:r>
          <w:fldChar w:fldCharType="separate"/>
        </w:r>
        <w:r w:rsidRPr="3041B978" w:rsidR="26C36DF8">
          <w:rPr>
            <w:rStyle w:val="Hyperlink"/>
          </w:rPr>
          <w:t xml:space="preserve">(Delgado </w:t>
        </w:r>
      </w:ins>
      <w:ins w:author="ELENA GÓMEZ RICO" w:date="2026-03-19T08:40:00Z" w16du:dateUtc="2026-03-19T08:40:22Z" w:id="1219842902">
        <w:r w:rsidRPr="3041B978" w:rsidR="71CB5878">
          <w:rPr>
            <w:rStyle w:val="Hyperlink"/>
            <w:rPrChange w:author="ELENA GÓMEZ RICO" w:date="2026-03-19T08:41:00Z" w16du:dateUtc="2026-03-19T08:41:41Z" w:id="635964315">
              <w:rPr>
                <w:rStyle w:val="Hyperlink"/>
                <w:rFonts w:ascii="Times New Roman" w:hAnsi="Times New Roman" w:cs="Times New Roman"/>
              </w:rPr>
            </w:rPrChange>
          </w:rPr>
          <w:t>et al</w:t>
        </w:r>
        <w:r w:rsidRPr="3041B978" w:rsidR="71CB5878">
          <w:rPr>
            <w:rStyle w:val="Hyperlink"/>
          </w:rPr>
          <w:t>.</w:t>
        </w:r>
      </w:ins>
      <w:ins w:author="ELENA GÓMEZ RICO" w:date="2026-03-17T16:29:00Z" w16du:dateUtc="2026-03-17T15:29:00Z" w:id="1350228681">
        <w:r w:rsidRPr="3041B978" w:rsidR="26C36DF8">
          <w:rPr>
            <w:rStyle w:val="Hyperlink"/>
          </w:rPr>
          <w:t>, 2023</w:t>
        </w:r>
        <w:r>
          <w:fldChar w:fldCharType="end"/>
        </w:r>
        <w:r w:rsidR="26C36DF8">
          <w:t>;</w:t>
        </w:r>
      </w:ins>
      <w:ins w:author="ELENA GÓMEZ RICO" w:date="2026-03-19T09:07:00Z" w16du:dateUtc="2026-03-19T09:07:10Z" w:id="1882457477">
        <w:r w:rsidR="12D95954">
          <w:t xml:space="preserve"> </w:t>
        </w:r>
      </w:ins>
      <w:ins w:author="ELENA GÓMEZ RICO" w:date="2026-03-17T16:29:00Z" w16du:dateUtc="2026-03-17T15:29:00Z" w:id="239543028">
        <w:r>
          <w:fldChar w:fldCharType="begin"/>
        </w:r>
        <w:r>
          <w:instrText xml:space="preserve">HYPERLINK "Co-creation%20and%20the%20new%20landscapes%20of%20design" \h</w:instrText>
        </w:r>
        <w:r>
          <w:fldChar w:fldCharType="separate"/>
        </w:r>
        <w:r w:rsidRPr="3041B978" w:rsidR="26C36DF8">
          <w:rPr>
            <w:rStyle w:val="Hyperlink"/>
          </w:rPr>
          <w:t>Stappers and Sanders, 2008)</w:t>
        </w:r>
        <w:r>
          <w:fldChar w:fldCharType="end"/>
        </w:r>
        <w:r w:rsidR="26C36DF8">
          <w:t>, co-design, and design thinking</w:t>
        </w:r>
      </w:ins>
      <w:ins w:author="ELENA GÓMEZ RICO" w:date="2026-03-23T15:53:49.103Z" w16du:dateUtc="2026-03-23T15:53:49.103Z" w:id="1342229158">
        <w:r w:rsidR="192FF9D3">
          <w:t xml:space="preserve"> </w:t>
        </w:r>
        <w:r w:rsidRPr="3041B978" w:rsidR="192FF9D3">
          <w:rPr>
            <w:rFonts w:ascii="Times New Roman" w:hAnsi="Times New Roman" w:eastAsia="Times New Roman" w:cs="Times New Roman"/>
            <w:noProof w:val="0"/>
            <w:sz w:val="24"/>
            <w:szCs w:val="24"/>
            <w:lang w:val="en-US"/>
          </w:rPr>
          <w:t>(Bhandari, 2022)</w:t>
        </w:r>
      </w:ins>
      <w:ins w:author="ELENA GÓMEZ RICO" w:date="2026-03-17T16:29:00Z" w16du:dateUtc="2026-03-17T15:29:00Z" w:id="1081366862">
        <w:r w:rsidR="26C36DF8">
          <w:t xml:space="preserve"> are often invoked with limited</w:t>
        </w:r>
      </w:ins>
      <w:ins w:author="ELENA GÓMEZ RICO" w:date="2026-03-23T15:54:22.631Z" w16du:dateUtc="2026-03-23T15:54:22.631Z" w:id="2089354419">
        <w:r w:rsidR="57AF48A9">
          <w:t>,</w:t>
        </w:r>
      </w:ins>
      <w:ins w:author="ELENA GÓMEZ RICO" w:date="2026-03-23T15:56:02.895Z" w16du:dateUtc="2026-03-23T15:56:02.895Z" w:id="471089875">
        <w:r w:rsidR="11DB4286">
          <w:t xml:space="preserve"> </w:t>
        </w:r>
      </w:ins>
      <w:ins w:author="ELENA GÓMEZ RICO" w:date="2026-03-23T21:44:03.994Z" w16du:dateUtc="2026-03-23T21:44:03.994Z" w:id="191893020">
        <w:r w:rsidR="5A9BCD04">
          <w:t>fragmented,</w:t>
        </w:r>
      </w:ins>
      <w:ins w:author="ELENA GÓMEZ RICO" w:date="2026-03-23T15:55:58.455Z" w16du:dateUtc="2026-03-23T15:55:58.455Z" w:id="1816715352">
        <w:r w:rsidRPr="3041B978" w:rsidR="11DB4286">
          <w:rPr>
            <w:rFonts w:ascii="Times New Roman" w:hAnsi="Times New Roman" w:eastAsia="Times New Roman" w:cs="Times New Roman"/>
            <w:noProof w:val="0"/>
            <w:sz w:val="24"/>
            <w:szCs w:val="24"/>
            <w:lang w:val="en-US"/>
          </w:rPr>
          <w:t xml:space="preserve"> and uneven</w:t>
        </w:r>
      </w:ins>
      <w:ins w:author="ELENA GÓMEZ RICO" w:date="2026-03-23T15:54:22.631Z" w16du:dateUtc="2026-03-23T15:54:22.631Z" w:id="1041131161">
        <w:r w:rsidRPr="3041B978" w:rsidR="57AF48A9">
          <w:rPr>
            <w:rFonts w:ascii="Times New Roman" w:hAnsi="Times New Roman" w:eastAsia="Times New Roman" w:cs="Times New Roman"/>
            <w:noProof w:val="0"/>
            <w:sz w:val="24"/>
            <w:szCs w:val="24"/>
            <w:lang w:val="en-US"/>
          </w:rPr>
          <w:t xml:space="preserve"> documentation</w:t>
        </w:r>
      </w:ins>
      <w:ins w:author="ELENA GÓMEZ RICO" w:date="2026-03-17T16:29:00Z" w16du:dateUtc="2026-03-17T15:29:00Z" w:id="702273871">
        <w:r w:rsidR="26C36DF8">
          <w:t xml:space="preserve"> of the </w:t>
        </w:r>
      </w:ins>
      <w:ins w:author="ELENA GÓMEZ RICO" w:date="2026-03-23T15:54:30.362Z" w16du:dateUtc="2026-03-23T15:54:30.362Z" w:id="1410416187">
        <w:r w:rsidR="3C16036A">
          <w:t>PP</w:t>
        </w:r>
      </w:ins>
      <w:ins w:author="ELENA GÓMEZ RICO" w:date="2026-03-24T09:09:42.118Z" w16du:dateUtc="2026-03-24T09:09:42.118Z" w:id="1798705187">
        <w:r w:rsidR="1DE355CB">
          <w:t>. In consequence,</w:t>
        </w:r>
      </w:ins>
      <w:ins w:author="ELENA GÓMEZ RICO" w:date="2026-03-24T09:10:06.552Z" w16du:dateUtc="2026-03-24T09:10:06.552Z" w:id="589965233">
        <w:r w:rsidR="35BB9B2E">
          <w:t xml:space="preserve"> </w:t>
        </w:r>
      </w:ins>
      <w:ins w:author="ELENA GÓMEZ RICO" w:date="2026-03-17T16:29:00Z" w16du:dateUtc="2026-03-17T15:29:00Z" w:id="1216242664">
        <w:r w:rsidR="26C36DF8">
          <w:t>impact, replicability, and operationalization</w:t>
        </w:r>
      </w:ins>
      <w:ins w:author="ELENA GÓMEZ RICO" w:date="2026-03-24T09:09:58.682Z" w16du:dateUtc="2026-03-24T09:09:58.682Z" w:id="1512175512">
        <w:r w:rsidR="5522AE33">
          <w:t xml:space="preserve"> can be minimized</w:t>
        </w:r>
      </w:ins>
      <w:ins w:author="ELENA GÓMEZ RICO" w:date="2026-03-17T16:29:00Z" w16du:dateUtc="2026-03-17T15:29:00Z" w:id="2012819936">
        <w:r w:rsidR="26C36DF8">
          <w:t>.</w:t>
        </w:r>
      </w:ins>
      <w:ins w:author="ELENA GÓMEZ RICO" w:date="2026-03-24T09:10:15.511Z" w16du:dateUtc="2026-03-24T09:10:15.511Z" w:id="196505947">
        <w:r w:rsidR="7603BE28">
          <w:t xml:space="preserve"> T</w:t>
        </w:r>
      </w:ins>
      <w:ins w:author="ELENA GÓMEZ RICO" w:date="2026-03-23T15:54:59.929Z" w16du:dateUtc="2026-03-23T15:54:59.929Z" w:id="2026138770">
        <w:r w:rsidR="1DD67410">
          <w:t>his study i</w:t>
        </w:r>
      </w:ins>
      <w:ins w:author="ELENA GÓMEZ RICO" w:date="2026-03-23T15:55:53.383Z" w16du:dateUtc="2026-03-23T15:55:53.383Z" w:id="66987824">
        <w:r w:rsidR="1DD67410">
          <w:t>ntends to contribute to this understanding through two ques</w:t>
        </w:r>
        <w:r w:rsidR="12FD4C10">
          <w:t>tions:</w:t>
        </w:r>
      </w:ins>
    </w:p>
    <w:p w:rsidR="00D26924" w:rsidDel="008C1EFC" w:rsidP="10751D0A" w:rsidRDefault="00D26924" w14:paraId="5240F402" w14:textId="4AA8F273">
      <w:pPr>
        <w:pStyle w:val="Normal"/>
        <w:rPr>
          <w:del w:author="ELENA GÓMEZ RICO" w:date="2026-03-17T16:34:00Z" w16du:dateUtc="2026-03-17T15:34:00Z" w:id="1169449818"/>
          <w:rFonts w:ascii="Times New Roman" w:hAnsi="Times New Roman" w:eastAsia="Times New Roman" w:cs="Times New Roman"/>
          <w:color w:val="auto"/>
          <w:sz w:val="24"/>
          <w:szCs w:val="24"/>
        </w:rPr>
      </w:pPr>
      <w:del w:author="ELENA GÓMEZ RICO" w:date="2026-03-17T16:34:00Z" w16du:dateUtc="2026-03-17T15:34:00Z" w:id="1648256562">
        <w:r w:rsidDel="00D26924">
          <w:delText xml:space="preserve">Much co-production literature remains aspirational or facilitative, pointing to gaps between methodological guidance and real power-sharing (Turnhout </w:delText>
        </w:r>
        <w:r w:rsidDel="00D26924">
          <w:delText xml:space="preserve">et al., </w:delText>
        </w:r>
        <w:r w:rsidDel="00D26924">
          <w:delText xml:space="preserve">2020, p. 15). In cultural heritage, calls for decentralized curation, radical user orientation, and contextualized records suggest that standards and iterative development can broaden participation across archival processes (Garoufallou </w:delText>
        </w:r>
        <w:r w:rsidDel="00D26924">
          <w:delText xml:space="preserve">et al., </w:delText>
        </w:r>
        <w:r w:rsidDel="00D26924">
          <w:delText>2021, p. 384). Human-centered AI surveys underline the stakes: AI systems act on personal and trace data, with risks of inscrutable models, embedded bias (especially against minorities), privacy harms when models lack accountability (Capel and Brereton, 2023). These threads converge on a core premise: user roles and methods must be matched to domain sensitivities, community agency, and social responsibility.</w:delText>
        </w:r>
      </w:del>
    </w:p>
    <w:p w:rsidRPr="008C1EFC" w:rsidR="008C1EFC" w:rsidP="3041B978" w:rsidRDefault="71BC73A5" w14:paraId="605334D4" w14:textId="6EB4F5A4">
      <w:pPr>
        <w:pStyle w:val="ListParagraph"/>
        <w:numPr>
          <w:ilvl w:val="0"/>
          <w:numId w:val="4"/>
        </w:numPr>
        <w:suppressLineNumbers w:val="0"/>
        <w:bidi w:val="0"/>
        <w:spacing w:before="360" w:beforeAutospacing="off" w:after="80" w:afterAutospacing="off" w:line="360" w:lineRule="auto"/>
        <w:ind w:left="720" w:right="0" w:hanging="360"/>
        <w:jc w:val="both"/>
        <w:rPr>
          <w:color w:val="auto"/>
          <w:sz w:val="24"/>
          <w:szCs w:val="24"/>
        </w:rPr>
        <w:pPrChange w:author="ELENA GÓMEZ RICO" w:date="2026-03-23T15:57:31.304Z">
          <w:pPr>
            <w:pStyle w:val="BodyText"/>
            <w:jc w:val="both"/>
          </w:pPr>
        </w:pPrChange>
      </w:pPr>
      <w:commentRangeStart w:id="158"/>
      <w:commentRangeStart w:id="2004459820"/>
      <w:ins w:author="ELENA GÓMEZ RICO" w:date="2026-03-17T16:34:00Z" w16du:dateUtc="2026-03-17T15:34:00Z" w:id="1979807405">
        <w:r w:rsidR="22F05E15">
          <w:t>RQ1.</w:t>
        </w:r>
        <w:r w:rsidR="22F05E15">
          <w:t xml:space="preserve"> To what extent, and in which contexts, are </w:t>
        </w:r>
      </w:ins>
      <w:ins w:author="ELENA GÓMEZ RICO" w:date="2026-03-23T15:57:31.405Z" w16du:dateUtc="2026-03-23T15:57:31.405Z" w:id="1919004909">
        <w:r w:rsidR="3EF14D80">
          <w:t>PP</w:t>
        </w:r>
      </w:ins>
      <w:ins w:author="ELENA GÓMEZ RICO" w:date="2026-03-17T16:34:00Z" w16du:dateUtc="2026-03-17T15:34:00Z" w:id="1714646333">
        <w:r w:rsidR="22F05E15">
          <w:t xml:space="preserve"> practices integrated into the design and evaluation of semantic and </w:t>
        </w:r>
      </w:ins>
      <w:ins w:author="ELENA GÓMEZ RICO" w:date="2026-03-19T11:25:40.219Z" w16du:dateUtc="2026-03-19T11:25:40.219Z" w:id="666714366">
        <w:r w:rsidR="386B9D7E">
          <w:t>NeSyAI</w:t>
        </w:r>
      </w:ins>
      <w:ins w:author="ELENA GÓMEZ RICO" w:date="2026-03-17T16:34:00Z" w16du:dateUtc="2026-03-17T15:34:00Z" w:id="2055147831">
        <w:r w:rsidR="22F05E15">
          <w:t xml:space="preserve"> systems for digital libraries and cultural heritage</w:t>
        </w:r>
      </w:ins>
      <w:ins w:author="ELENA GÓMEZ RICO" w:date="2026-03-20T10:21:51.231Z" w16du:dateUtc="2026-03-20T10:21:51.231Z" w:id="710472741">
        <w:r w:rsidR="08413A83">
          <w:t xml:space="preserve"> documented in academic databases</w:t>
        </w:r>
      </w:ins>
      <w:ins w:author="ELENA GÓMEZ RICO" w:date="2026-03-17T16:34:00Z" w16du:dateUtc="2026-03-17T15:34:00Z" w:id="1189543349">
        <w:r w:rsidR="22F05E15">
          <w:t>?</w:t>
        </w:r>
      </w:ins>
    </w:p>
    <w:p w:rsidRPr="008C1EFC" w:rsidR="008C1EFC" w:rsidP="10751D0A" w:rsidRDefault="71BC73A5" w14:paraId="7EF3000F" w14:textId="0BD311FA">
      <w:pPr>
        <w:pStyle w:val="ListParagraph"/>
        <w:numPr>
          <w:ilvl w:val="0"/>
          <w:numId w:val="4"/>
        </w:numPr>
        <w:rPr>
          <w:ins w:author="ELENA GÓMEZ RICO" w:date="2026-03-17T16:34:00Z" w16du:dateUtc="2026-03-17T15:34:00Z" w:id="434324290"/>
          <w:rFonts w:ascii="Times New Roman" w:hAnsi="Times New Roman" w:eastAsia="Times New Roman" w:cs="Times New Roman"/>
          <w:rPrChange w:author="ELENA GÓMEZ RICO" w:date="2026-03-17T16:34:00Z" w:id="142528726">
            <w:rPr>
              <w:ins w:author="ELENA GÓMEZ RICO" w:date="2026-03-17T16:34:00Z" w16du:dateUtc="2026-03-17T15:34:00Z" w:id="1076696687"/>
            </w:rPr>
          </w:rPrChange>
        </w:rPr>
      </w:pPr>
      <w:ins w:author="ELENA GÓMEZ RICO" w:date="2026-03-17T16:34:00Z" w16du:dateUtc="2026-03-17T15:34:00Z" w:id="285949881">
        <w:r w:rsidR="3701ACC7">
          <w:t>RQ2.</w:t>
        </w:r>
        <w:r w:rsidR="3701ACC7">
          <w:t xml:space="preserve"> How does</w:t>
        </w:r>
        <w:r w:rsidR="3701ACC7">
          <w:t xml:space="preserve"> </w:t>
        </w:r>
        <w:r w:rsidR="3701ACC7">
          <w:t>academic</w:t>
        </w:r>
        <w:r w:rsidR="3701ACC7">
          <w:t xml:space="preserve"> literature </w:t>
        </w:r>
      </w:ins>
      <w:ins w:author="ELENA GÓMEZ RICO" w:date="2026-03-20T10:20:56.07Z" w16du:dateUtc="2026-03-20T10:20:56.07Z" w:id="577637176">
        <w:r w:rsidR="0377787A">
          <w:t xml:space="preserve">and curated </w:t>
        </w:r>
      </w:ins>
      <w:ins w:author="ELENA GÓMEZ RICO" w:date="2026-03-20T10:21:09.239Z" w16du:dateUtc="2026-03-20T10:21:09.239Z" w:id="26174533">
        <w:r w:rsidR="0377787A">
          <w:t xml:space="preserve">preprints </w:t>
        </w:r>
      </w:ins>
      <w:ins w:author="ELENA GÓMEZ RICO" w:date="2026-03-17T16:34:00Z" w16du:dateUtc="2026-03-17T15:34:00Z" w:id="502814401">
        <w:r w:rsidR="3701ACC7">
          <w:t xml:space="preserve">describe these </w:t>
        </w:r>
      </w:ins>
      <w:ins w:author="ELENA GÓMEZ RICO" w:date="2026-03-23T15:57:42.492Z" w16du:dateUtc="2026-03-23T15:57:42.492Z" w:id="1019338688">
        <w:r w:rsidR="666D549F">
          <w:t>PP</w:t>
        </w:r>
      </w:ins>
      <w:ins w:author="ELENA GÓMEZ RICO" w:date="2026-03-17T16:34:00Z" w16du:dateUtc="2026-03-17T15:34:00Z" w:id="1071483757">
        <w:r w:rsidR="3701ACC7">
          <w:t xml:space="preserve"> in terms of development phases, methodological tools, levels of user participation, and approaches to inclusion and epistemic justice?</w:t>
        </w:r>
      </w:ins>
      <w:commentRangeEnd w:id="158"/>
      <w:r>
        <w:rPr>
          <w:rStyle w:val="CommentReference"/>
        </w:rPr>
        <w:commentReference w:id="158"/>
      </w:r>
      <w:commentRangeEnd w:id="2004459820"/>
      <w:r>
        <w:rPr>
          <w:rStyle w:val="CommentReference"/>
        </w:rPr>
        <w:commentReference w:id="2004459820"/>
      </w:r>
    </w:p>
    <w:p w:rsidRPr="002E77E4" w:rsidR="008C1EFC" w:rsidP="3041B978" w:rsidRDefault="00D26924" w14:paraId="54CDC052" w14:textId="5BDCA4F8">
      <w:pPr>
        <w:pStyle w:val="Normal"/>
        <w:rPr>
          <w:ins w:author="ELENA GÓMEZ RICO" w:date="2026-03-17T16:32:00Z" w16du:dateUtc="2026-03-17T15:32:00Z" w:id="559812283"/>
        </w:rPr>
        <w:pPrChange w:author="ELENA GÓMEZ RICO" w:date="2026-03-21T16:04:32.056Z">
          <w:pPr>
            <w:pStyle w:val="FirstParagraph"/>
            <w:jc w:val="both"/>
          </w:pPr>
        </w:pPrChange>
      </w:pPr>
      <w:del w:author="ELENA GÓMEZ RICO" w:date="2026-03-17T16:30:00Z" w16du:dateUtc="2026-03-17T16:30:00Z" w:id="1054080423">
        <w:r w:rsidDel="00D26924">
          <w:delText>This article frames user-centered semantic/NeSy AI</w:delText>
        </w:r>
      </w:del>
      <w:del w:author="ELENA GÓMEZ RICO" w:date="2026-03-23T15:58:02.51Z" w16du:dateUtc="2026-03-23T15:58:02.51Z" w:id="1971624282">
        <w:r w:rsidDel="00D26924">
          <w:delText xml:space="preserve"> </w:delText>
        </w:r>
        <w:r w:rsidDel="00D26924">
          <w:delText>for digital libraries as a situated, negotiated practice</w:delText>
        </w:r>
        <w:r w:rsidDel="00D26924">
          <w:delText xml:space="preserve">. </w:delText>
        </w:r>
      </w:del>
      <w:del w:author="ELENA GÓMEZ RICO" w:date="2026-03-17T16:31:00Z" w16du:dateUtc="2026-03-17T15:31:00Z" w:id="836683125">
        <w:r w:rsidDel="00D26924">
          <w:delText xml:space="preserve">Through a use-case analysis across </w:delText>
        </w:r>
      </w:del>
      <w:del w:author="ELENA GÓMEZ RICO" w:date="2026-03-23T15:58:02.51Z" w16du:dateUtc="2026-03-23T15:58:02.51Z" w:id="1392722709">
        <w:r w:rsidDel="00D26924">
          <w:delText xml:space="preserve">22 </w:delText>
        </w:r>
      </w:del>
      <w:del w:author="ELENA GÓMEZ RICO" w:date="2026-03-17T16:31:00Z" w16du:dateUtc="2026-03-17T15:31:00Z" w:id="1940659454">
        <w:r w:rsidDel="00D26924">
          <w:delText>use-cases</w:delText>
        </w:r>
      </w:del>
      <w:del w:author="ELENA GÓMEZ RICO" w:date="2026-03-23T15:58:02.51Z" w16du:dateUtc="2026-03-23T15:58:02.51Z" w:id="495127332">
        <w:r w:rsidDel="00D26924">
          <w:delText xml:space="preserve">, we map when and how users are integrated (early vs. late, continuous vs. episodic), what methodological tools are deployed (co-design workshops, usability testing, crowdsourcing, semantic curation, AI-assisted creation), and how participation levels and epistemic justice are addressed—or left implicit. </w:delText>
        </w:r>
      </w:del>
      <w:del w:author="ELENA GÓMEZ RICO" w:date="2026-03-17T16:32:00Z" w16du:dateUtc="2026-03-17T15:32:00Z" w:id="792813867">
        <w:r w:rsidDel="00D26924">
          <w:delText xml:space="preserve">By comparing concrete implementations—from co-designed indexing services to exploratory semantic search, crowdsourced enrichment, and community-led storytelling—we trace where users appear as co-creators, evaluators, annotators, or subjects, and how methodological choices shape inclusion, bias mitigation, and accountability. </w:delText>
        </w:r>
      </w:del>
      <w:commentRangeStart w:id="179"/>
      <w:del w:author="ELENA GÓMEZ RICO" w:date="2026-03-23T21:12:29.455Z" w16du:dateUtc="2026-03-23T21:12:29.455Z" w:id="1863417120">
        <w:r w:rsidDel="00D26924">
          <w:delText xml:space="preserve">The goal is </w:delText>
        </w:r>
      </w:del>
      <w:ins w:author="ELENA GÓMEZ RICO" w:date="2026-03-23T21:12:29.472Z" w16du:dateUtc="2026-03-23T21:12:29.472Z" w:id="1586377594">
        <w:r w:rsidR="11B56227">
          <w:t>Together, RQ1 and RQ2</w:t>
        </w:r>
        <w:r w:rsidR="11B56227">
          <w:t xml:space="preserve"> </w:t>
        </w:r>
        <w:r w:rsidR="11B56227">
          <w:t>aim</w:t>
        </w:r>
        <w:r w:rsidR="11B56227">
          <w:t xml:space="preserve"> to map where PP are documented in the literature and how they are characterized</w:t>
        </w:r>
      </w:ins>
      <w:ins w:author="ELENA GÓMEZ RICO" w:date="2026-03-24T09:06:36.557Z" w16du:dateUtc="2026-03-24T09:06:36.557Z" w:id="979849756">
        <w:r w:rsidR="406070A3">
          <w:t>. This</w:t>
        </w:r>
      </w:ins>
      <w:ins w:author="ELENA GÓMEZ RICO" w:date="2026-03-23T21:12:29.472Z" w16du:dateUtc="2026-03-23T21:12:29.472Z" w:id="1039637440">
        <w:r w:rsidR="11B56227">
          <w:t xml:space="preserve"> </w:t>
        </w:r>
      </w:ins>
      <w:ins w:author="ELENA GÓMEZ RICO" w:date="2026-03-24T09:06:39.128Z" w16du:dateUtc="2026-03-24T09:06:39.128Z" w:id="576556698">
        <w:r w:rsidR="6211DB42">
          <w:t>is</w:t>
        </w:r>
      </w:ins>
      <w:ins w:author="ELENA GÓMEZ RICO" w:date="2026-03-23T21:12:29.472Z" w16du:dateUtc="2026-03-23T21:12:29.472Z" w:id="850193230">
        <w:r w:rsidR="11B56227">
          <w:t xml:space="preserve"> a basis for more inclusive, accountable, and epistemically just infrastructures</w:t>
        </w:r>
      </w:ins>
      <w:ins w:author="ELENA GÓMEZ RICO" w:date="2026-03-24T09:06:55.232Z" w16du:dateUtc="2026-03-24T09:06:55.232Z" w:id="398756987">
        <w:r w:rsidR="3718AC5B">
          <w:t xml:space="preserve">. </w:t>
        </w:r>
      </w:ins>
      <w:ins w:author="ELENA GÓMEZ RICO" w:date="2026-03-24T09:07:31.019Z" w16du:dateUtc="2026-03-24T09:07:31.019Z" w:id="1020206360">
        <w:r w:rsidR="3718AC5B">
          <w:t xml:space="preserve">It also </w:t>
        </w:r>
      </w:ins>
      <w:ins w:author="ELENA GÓMEZ RICO" w:date="2026-03-23T21:12:29.472Z" w16du:dateUtc="2026-03-23T21:12:29.472Z" w:id="884012007">
        <w:r w:rsidR="11B56227">
          <w:t>support</w:t>
        </w:r>
      </w:ins>
      <w:ins w:author="ELENA GÓMEZ RICO" w:date="2026-03-24T09:07:34.421Z" w16du:dateUtc="2026-03-24T09:07:34.421Z" w:id="607501411">
        <w:r w:rsidR="5032596F">
          <w:t>s</w:t>
        </w:r>
      </w:ins>
      <w:ins w:author="ELENA GÓMEZ RICO" w:date="2026-03-23T21:12:29.472Z" w16du:dateUtc="2026-03-23T21:12:29.472Z" w:id="1318554073">
        <w:r w:rsidR="11B56227">
          <w:t xml:space="preserve"> researchers and practitioners in aligning technical and institutional demands with the situated needs and rights of the communities </w:t>
        </w:r>
        <w:r w:rsidR="11B56227">
          <w:t>concerned.</w:t>
        </w:r>
      </w:ins>
      <w:commentRangeEnd w:id="179"/>
      <w:r>
        <w:rPr>
          <w:rStyle w:val="CommentReference"/>
        </w:rPr>
        <w:commentReference w:id="179"/>
      </w:r>
    </w:p>
    <w:p w:rsidRPr="00492B76" w:rsidR="00D26924" w:rsidP="10751D0A" w:rsidRDefault="00D26924" w14:paraId="1378B790" w14:textId="7457EAAB">
      <w:pPr>
        <w:pStyle w:val="Normal"/>
        <w:rPr>
          <w:rFonts w:ascii="Times New Roman" w:hAnsi="Times New Roman" w:eastAsia="Times New Roman" w:cs="Times New Roman"/>
          <w:color w:val="auto"/>
          <w:sz w:val="24"/>
          <w:szCs w:val="24"/>
        </w:rPr>
      </w:pPr>
      <w:del w:author="ELENA GÓMEZ RICO" w:date="2026-03-17T16:32:00Z" w16du:dateUtc="2026-03-17T15:32:00Z" w:id="1455494785">
        <w:r w:rsidDel="00D26924">
          <w:delText>to surface patterns and gaps so future digital library projects can better align methodological strategies with the situated needs and rights of the communities they intend to serve, strengthening both social responsibility and technical robustness.</w:delText>
        </w:r>
      </w:del>
    </w:p>
    <w:p w:rsidRPr="00492B76" w:rsidR="00307D51" w:rsidDel="008C1EFC" w:rsidP="3041B978" w:rsidRDefault="00D759E1" w14:paraId="79543007" w14:textId="0B6742C2">
      <w:pPr>
        <w:pStyle w:val="Heading1"/>
        <w:jc w:val="both"/>
        <w:rPr>
          <w:del w:author="ELENA GÓMEZ RICO" w:date="2026-03-17T16:36:00Z" w16du:dateUtc="2026-03-17T15:36:00Z" w:id="1033266309"/>
          <w:rFonts w:ascii="Times New Roman" w:hAnsi="Times New Roman" w:eastAsia="Times New Roman" w:cs="Times New Roman"/>
        </w:rPr>
        <w:pPrChange w:author="ELENA GÓMEZ RICO" w:date="2026-03-23T16:01:24.309Z">
          <w:pPr>
            <w:pStyle w:val="Heading1"/>
          </w:pPr>
        </w:pPrChange>
      </w:pPr>
      <w:r w:rsidR="2D6D231C">
        <w:rPr/>
        <w:t>Theoretical Framework</w:t>
      </w:r>
    </w:p>
    <w:p w:rsidRPr="008C1EFC" w:rsidR="008C1EFC" w:rsidP="3041B978" w:rsidRDefault="008C1EFC" w14:paraId="25BE09D8" w14:textId="707564DE">
      <w:pPr>
        <w:pStyle w:val="Normal"/>
        <w:suppressLineNumbers w:val="0"/>
        <w:bidi w:val="0"/>
        <w:spacing w:before="360" w:beforeAutospacing="off" w:after="80" w:afterAutospacing="off" w:line="360" w:lineRule="auto"/>
        <w:ind w:left="0" w:right="0"/>
        <w:jc w:val="both"/>
        <w:rPr>
          <w:ins w:author="ELENA GÓMEZ RICO" w:date="2026-03-23T16:13:43.751Z" w16du:dateUtc="2026-03-23T16:13:43.751Z" w:id="325897186"/>
        </w:rPr>
        <w:pPrChange w:author="ELENA GÓMEZ RICO" w:date="2026-03-23T21:18:25.487Z">
          <w:pPr>
            <w:pStyle w:val="Heading1"/>
          </w:pPr>
        </w:pPrChange>
      </w:pPr>
      <w:ins w:author="ELENA GÓMEZ RICO" w:date="2026-03-23T16:00:58.168Z" w16du:dateUtc="2026-03-23T16:00:58.168Z" w:id="1539274865">
        <w:r w:rsidRPr="3041B978" w:rsidR="601BBA71">
          <w:rPr>
            <w:rFonts w:ascii="Times New Roman" w:hAnsi="Times New Roman" w:eastAsia="Times New Roman" w:cs="Times New Roman"/>
            <w:noProof w:val="0"/>
            <w:sz w:val="24"/>
            <w:szCs w:val="24"/>
            <w:lang w:val="en-US"/>
          </w:rPr>
          <w:t>The literature review is structured around five thematic lenses</w:t>
        </w:r>
      </w:ins>
      <w:ins w:author="ELENA GÓMEZ RICO" w:date="2026-03-23T18:55:41.028Z" w16du:dateUtc="2026-03-23T18:55:41.028Z" w:id="857300541">
        <w:r w:rsidRPr="3041B978" w:rsidR="6F618F21">
          <w:rPr>
            <w:rFonts w:ascii="Times New Roman" w:hAnsi="Times New Roman" w:eastAsia="Times New Roman" w:cs="Times New Roman"/>
            <w:noProof w:val="0"/>
            <w:sz w:val="24"/>
            <w:szCs w:val="24"/>
            <w:lang w:val="en-US"/>
          </w:rPr>
          <w:t>. The</w:t>
        </w:r>
        <w:r w:rsidRPr="3041B978" w:rsidR="28CBC7EC">
          <w:rPr>
            <w:rFonts w:ascii="Times New Roman" w:hAnsi="Times New Roman" w:eastAsia="Times New Roman" w:cs="Times New Roman"/>
            <w:noProof w:val="0"/>
            <w:sz w:val="24"/>
            <w:szCs w:val="24"/>
            <w:lang w:val="en-US"/>
          </w:rPr>
          <w:t xml:space="preserve"> f</w:t>
        </w:r>
      </w:ins>
      <w:ins w:author="ELENA GÓMEZ RICO" w:date="2026-03-23T16:00:58.168Z" w16du:dateUtc="2026-03-23T16:00:58.168Z" w:id="1478479287">
        <w:r w:rsidRPr="3041B978" w:rsidR="601BBA71">
          <w:rPr>
            <w:rFonts w:ascii="Times New Roman" w:hAnsi="Times New Roman" w:eastAsia="Times New Roman" w:cs="Times New Roman"/>
            <w:noProof w:val="0"/>
            <w:sz w:val="24"/>
            <w:szCs w:val="24"/>
            <w:lang w:val="en-US"/>
          </w:rPr>
          <w:t>irst</w:t>
        </w:r>
        <w:r w:rsidRPr="3041B978" w:rsidR="601BBA71">
          <w:rPr>
            <w:rFonts w:ascii="Times New Roman" w:hAnsi="Times New Roman" w:eastAsia="Times New Roman" w:cs="Times New Roman"/>
            <w:noProof w:val="0"/>
            <w:sz w:val="24"/>
            <w:szCs w:val="24"/>
            <w:lang w:val="en-US"/>
          </w:rPr>
          <w:t xml:space="preserve"> (L1) </w:t>
        </w:r>
      </w:ins>
      <w:ins w:author="ELENA GÓMEZ RICO" w:date="2026-03-23T18:56:45.728Z" w16du:dateUtc="2026-03-23T18:56:45.728Z" w:id="207533736">
        <w:r w:rsidRPr="3041B978" w:rsidR="0F19800D">
          <w:rPr>
            <w:rFonts w:ascii="Times New Roman" w:hAnsi="Times New Roman" w:eastAsia="Times New Roman" w:cs="Times New Roman"/>
            <w:noProof w:val="0"/>
            <w:sz w:val="24"/>
            <w:szCs w:val="24"/>
            <w:lang w:val="en-US"/>
          </w:rPr>
          <w:t>synthesizes</w:t>
        </w:r>
      </w:ins>
      <w:ins w:author="ELENA GÓMEZ RICO" w:date="2026-03-23T16:00:58.168Z" w16du:dateUtc="2026-03-23T16:00:58.168Z" w:id="256801664">
        <w:r w:rsidRPr="3041B978" w:rsidR="601BBA71">
          <w:rPr>
            <w:rFonts w:ascii="Times New Roman" w:hAnsi="Times New Roman" w:eastAsia="Times New Roman" w:cs="Times New Roman"/>
            <w:noProof w:val="0"/>
            <w:sz w:val="24"/>
            <w:szCs w:val="24"/>
            <w:lang w:val="en-US"/>
          </w:rPr>
          <w:t xml:space="preserve"> </w:t>
        </w:r>
      </w:ins>
      <w:ins w:author="ELENA GÓMEZ RICO" w:date="2026-03-23T18:56:12.895Z" w16du:dateUtc="2026-03-23T18:56:12.895Z" w:id="1684960144">
        <w:r w:rsidRPr="3041B978" w:rsidR="03E1D9D8">
          <w:rPr>
            <w:rFonts w:ascii="Times New Roman" w:hAnsi="Times New Roman" w:eastAsia="Times New Roman" w:cs="Times New Roman"/>
            <w:noProof w:val="0"/>
            <w:sz w:val="24"/>
            <w:szCs w:val="24"/>
            <w:lang w:val="en-US"/>
          </w:rPr>
          <w:t xml:space="preserve">the </w:t>
        </w:r>
      </w:ins>
      <w:ins w:author="ELENA GÓMEZ RICO" w:date="2026-03-23T16:00:58.168Z" w16du:dateUtc="2026-03-23T16:00:58.168Z" w:id="84104483">
        <w:r w:rsidRPr="3041B978" w:rsidR="601BBA71">
          <w:rPr>
            <w:rFonts w:ascii="Times New Roman" w:hAnsi="Times New Roman" w:eastAsia="Times New Roman" w:cs="Times New Roman"/>
            <w:noProof w:val="0"/>
            <w:sz w:val="24"/>
            <w:szCs w:val="24"/>
            <w:lang w:val="en-US"/>
          </w:rPr>
          <w:t xml:space="preserve">reviews </w:t>
        </w:r>
      </w:ins>
      <w:ins w:author="ELENA GÓMEZ RICO" w:date="2026-03-23T18:56:37.119Z" w16du:dateUtc="2026-03-23T18:56:37.119Z" w:id="338563720">
        <w:r w:rsidRPr="3041B978" w:rsidR="6D1F9E8A">
          <w:rPr>
            <w:rFonts w:ascii="Times New Roman" w:hAnsi="Times New Roman" w:eastAsia="Times New Roman" w:cs="Times New Roman"/>
            <w:noProof w:val="0"/>
            <w:sz w:val="24"/>
            <w:szCs w:val="24"/>
            <w:lang w:val="en-US"/>
          </w:rPr>
          <w:t>of multidisciplinary</w:t>
        </w:r>
      </w:ins>
      <w:ins w:author="ELENA GÓMEZ RICO" w:date="2026-03-23T16:00:58.168Z" w16du:dateUtc="2026-03-23T16:00:58.168Z" w:id="1522218549">
        <w:r w:rsidRPr="3041B978" w:rsidR="601BBA71">
          <w:rPr>
            <w:rFonts w:ascii="Times New Roman" w:hAnsi="Times New Roman" w:eastAsia="Times New Roman" w:cs="Times New Roman"/>
            <w:noProof w:val="0"/>
            <w:sz w:val="24"/>
            <w:szCs w:val="24"/>
            <w:lang w:val="en-US"/>
          </w:rPr>
          <w:t xml:space="preserve"> PP with </w:t>
        </w:r>
      </w:ins>
      <w:ins w:author="ELENA GÓMEZ RICO" w:date="2026-03-23T18:57:16.67Z" w16du:dateUtc="2026-03-23T18:57:16.67Z" w:id="1445164758">
        <w:r w:rsidRPr="3041B978" w:rsidR="106A3AAD">
          <w:rPr>
            <w:rFonts w:ascii="Times New Roman" w:hAnsi="Times New Roman" w:eastAsia="Times New Roman" w:cs="Times New Roman"/>
            <w:noProof w:val="0"/>
            <w:sz w:val="24"/>
            <w:szCs w:val="24"/>
            <w:lang w:val="en-US"/>
          </w:rPr>
          <w:t>a</w:t>
        </w:r>
      </w:ins>
      <w:ins w:author="ELENA GÓMEZ RICO" w:date="2026-03-23T16:00:58.168Z" w16du:dateUtc="2026-03-23T16:00:58.168Z" w:id="567125448">
        <w:r w:rsidRPr="3041B978" w:rsidR="601BBA71">
          <w:rPr>
            <w:rFonts w:ascii="Times New Roman" w:hAnsi="Times New Roman" w:eastAsia="Times New Roman" w:cs="Times New Roman"/>
            <w:noProof w:val="0"/>
            <w:sz w:val="24"/>
            <w:szCs w:val="24"/>
            <w:lang w:val="en-US"/>
          </w:rPr>
          <w:t xml:space="preserve"> design driven focus (not necessarily coming from Design Studies themselves)</w:t>
        </w:r>
      </w:ins>
      <w:ins w:author="ELENA GÓMEZ RICO" w:date="2026-03-24T09:17:38.214Z" w16du:dateUtc="2026-03-24T09:17:38.214Z" w:id="1427853535">
        <w:r w:rsidRPr="3041B978" w:rsidR="67CF5E70">
          <w:rPr>
            <w:rFonts w:ascii="Times New Roman" w:hAnsi="Times New Roman" w:eastAsia="Times New Roman" w:cs="Times New Roman"/>
            <w:noProof w:val="0"/>
            <w:sz w:val="24"/>
            <w:szCs w:val="24"/>
            <w:lang w:val="en-US"/>
          </w:rPr>
          <w:t>. It is</w:t>
        </w:r>
      </w:ins>
      <w:ins w:author="ELENA GÓMEZ RICO" w:date="2026-03-23T16:00:58.168Z" w16du:dateUtc="2026-03-23T16:00:58.168Z" w:id="1936258139">
        <w:r w:rsidRPr="3041B978" w:rsidR="601BBA71">
          <w:rPr>
            <w:rFonts w:ascii="Times New Roman" w:hAnsi="Times New Roman" w:eastAsia="Times New Roman" w:cs="Times New Roman"/>
            <w:noProof w:val="0"/>
            <w:sz w:val="24"/>
            <w:szCs w:val="24"/>
            <w:lang w:val="en-US"/>
          </w:rPr>
          <w:t xml:space="preserve"> found in the built corpus</w:t>
        </w:r>
      </w:ins>
      <w:ins w:author="ELENA GÓMEZ RICO" w:date="2026-03-24T09:17:58.538Z" w16du:dateUtc="2026-03-24T09:17:58.538Z" w:id="2005482893">
        <w:r w:rsidRPr="3041B978" w:rsidR="132FB160">
          <w:rPr>
            <w:rFonts w:ascii="Times New Roman" w:hAnsi="Times New Roman" w:eastAsia="Times New Roman" w:cs="Times New Roman"/>
            <w:noProof w:val="0"/>
            <w:sz w:val="24"/>
            <w:szCs w:val="24"/>
            <w:lang w:val="en-US"/>
          </w:rPr>
          <w:t xml:space="preserve"> around fields like</w:t>
        </w:r>
      </w:ins>
      <w:ins w:author="ELENA GÓMEZ RICO" w:date="2026-03-23T16:00:58.168Z" w16du:dateUtc="2026-03-23T16:00:58.168Z" w:id="592377822">
        <w:r w:rsidRPr="3041B978" w:rsidR="601BBA71">
          <w:rPr>
            <w:rFonts w:ascii="Times New Roman" w:hAnsi="Times New Roman" w:eastAsia="Times New Roman" w:cs="Times New Roman"/>
            <w:noProof w:val="0"/>
            <w:sz w:val="24"/>
            <w:szCs w:val="24"/>
            <w:lang w:val="en-US"/>
          </w:rPr>
          <w:t xml:space="preserve"> </w:t>
        </w:r>
        <w:r w:rsidRPr="3041B978" w:rsidR="601BBA71">
          <w:rPr>
            <w:rFonts w:ascii="Times New Roman" w:hAnsi="Times New Roman" w:eastAsia="Times New Roman" w:cs="Times New Roman"/>
            <w:noProof w:val="0"/>
            <w:sz w:val="24"/>
            <w:szCs w:val="24"/>
            <w:lang w:val="en-US"/>
          </w:rPr>
          <w:t xml:space="preserve">UCD, </w:t>
        </w:r>
        <w:r w:rsidRPr="3041B978" w:rsidR="601BBA71">
          <w:rPr>
            <w:rFonts w:ascii="Times New Roman" w:hAnsi="Times New Roman" w:eastAsia="Times New Roman" w:cs="Times New Roman"/>
            <w:noProof w:val="0"/>
            <w:sz w:val="24"/>
            <w:szCs w:val="24"/>
            <w:lang w:val="en-US"/>
          </w:rPr>
          <w:t>PD</w:t>
        </w:r>
        <w:r w:rsidRPr="3041B978" w:rsidR="601BBA71">
          <w:rPr>
            <w:rFonts w:ascii="Times New Roman" w:hAnsi="Times New Roman" w:eastAsia="Times New Roman" w:cs="Times New Roman"/>
            <w:noProof w:val="0"/>
            <w:sz w:val="24"/>
            <w:szCs w:val="24"/>
            <w:lang w:val="en-US"/>
          </w:rPr>
          <w:t>, co‑creation, design thinking, HCI, and HCAI</w:t>
        </w:r>
        <w:r w:rsidRPr="3041B978" w:rsidR="601BBA71">
          <w:rPr>
            <w:rFonts w:ascii="Times New Roman" w:hAnsi="Times New Roman" w:eastAsia="Times New Roman" w:cs="Times New Roman"/>
            <w:noProof w:val="0"/>
            <w:sz w:val="24"/>
            <w:szCs w:val="24"/>
            <w:lang w:val="en-US"/>
          </w:rPr>
          <w:t>.</w:t>
        </w:r>
      </w:ins>
      <w:ins w:author="ELENA GÓMEZ RICO" w:date="2026-03-23T16:13:46.542Z" w16du:dateUtc="2026-03-23T16:13:46.542Z" w:id="1324690222">
        <w:r w:rsidRPr="3041B978" w:rsidR="4ABC113E">
          <w:rPr>
            <w:rFonts w:ascii="Times New Roman" w:hAnsi="Times New Roman" w:eastAsia="Times New Roman" w:cs="Times New Roman"/>
            <w:noProof w:val="0"/>
            <w:sz w:val="24"/>
            <w:szCs w:val="24"/>
            <w:lang w:val="en-US"/>
          </w:rPr>
          <w:t xml:space="preserve"> </w:t>
        </w:r>
        <w:r w:rsidR="4ABC113E">
          <w:t xml:space="preserve">The literature informing </w:t>
        </w:r>
      </w:ins>
      <w:ins w:author="ELENA GÓMEZ RICO" w:date="2026-03-23T16:14:46.032Z" w16du:dateUtc="2026-03-23T16:14:46.032Z" w:id="1166553949">
        <w:r w:rsidR="4B602E61">
          <w:t>this lens</w:t>
        </w:r>
      </w:ins>
      <w:ins w:author="ELENA GÓMEZ RICO" w:date="2026-03-23T16:13:46.542Z" w16du:dateUtc="2026-03-23T16:13:46.542Z" w:id="1829653208">
        <w:r w:rsidR="4ABC113E">
          <w:t xml:space="preserve"> talks about the participatory turn in AI design </w:t>
        </w:r>
      </w:ins>
      <w:ins w:author="ELENA GÓMEZ RICO" w:date="2026-03-23T18:55:42.799Z" w16du:dateUtc="2026-03-23T18:55:42.799Z" w:id="63216338">
        <w:r w:rsidR="28CBC7EC">
          <w:t>(Delgado et al., 2023)</w:t>
        </w:r>
      </w:ins>
      <w:ins w:author="ELENA GÓMEZ RICO" w:date="2026-03-23T16:13:46.542Z" w16du:dateUtc="2026-03-23T16:13:46.542Z" w:id="887176690">
        <w:r w:rsidR="4ABC113E">
          <w:t xml:space="preserve"> clarifying how users can act as partners in configuring AI socio-technical systems. One systematic mapping of the evolution of </w:t>
        </w:r>
        <w:r w:rsidR="4ABC113E">
          <w:t>PD</w:t>
        </w:r>
      </w:ins>
      <w:ins w:author="ELENA GÓMEZ RICO" w:date="2026-03-23T21:18:25.485Z" w16du:dateUtc="2026-03-23T21:18:25.485Z" w:id="1790932044">
        <w:r w:rsidR="09F38C7C">
          <w:t xml:space="preserve"> (</w:t>
        </w:r>
        <w:r w:rsidR="09F38C7C">
          <w:t>Wacnik</w:t>
        </w:r>
        <w:r w:rsidR="09F38C7C">
          <w:t>, 2025),</w:t>
        </w:r>
      </w:ins>
      <w:ins w:author="ELENA GÓMEZ RICO" w:date="2026-03-23T16:13:46.542Z" w16du:dateUtc="2026-03-23T16:13:46.542Z" w:id="31065557">
        <w:r w:rsidR="4ABC113E">
          <w:t xml:space="preserve"> another compiling Design thinking </w:t>
        </w:r>
      </w:ins>
      <w:ins w:author="ELENA GÓMEZ RICO" w:date="2026-03-23T18:55:42.801Z" w16du:dateUtc="2026-03-23T18:55:42.801Z" w:id="2001611198">
        <w:r w:rsidR="28CBC7EC">
          <w:t xml:space="preserve">(Bhandari, 2022) perspectives, two more reviewing </w:t>
        </w:r>
      </w:ins>
      <w:ins w:author="ELENA GÓMEZ RICO" w:date="2026-03-23T16:13:46.542Z" w16du:dateUtc="2026-03-23T16:13:46.542Z" w:id="67579646">
        <w:r w:rsidR="4ABC113E">
          <w:t>usability-testing</w:t>
        </w:r>
      </w:ins>
      <w:ins w:author="ELENA GÓMEZ RICO" w:date="2026-03-23T21:15:29.088Z" w16du:dateUtc="2026-03-23T21:15:29.088Z" w:id="2021024178">
        <w:r w:rsidR="1D0C3D8D">
          <w:t xml:space="preserve"> </w:t>
        </w:r>
      </w:ins>
      <w:ins w:author="ELENA GÓMEZ RICO" w:date="2026-03-23T16:13:46.542Z" w16du:dateUtc="2026-03-23T16:13:46.542Z" w:id="1834302988">
        <w:r w:rsidR="4ABC113E">
          <w:t>(</w:t>
        </w:r>
      </w:ins>
      <w:ins w:author="ELENA GÓMEZ RICO" w:date="2026-03-23T18:55:42.802Z" w16du:dateUtc="2026-03-23T18:55:42.802Z" w:id="955541117">
        <w:r w:rsidR="28CBC7EC">
          <w:t>Baghini</w:t>
        </w:r>
        <w:r w:rsidR="28CBC7EC">
          <w:t xml:space="preserve"> et al., 2024; </w:t>
        </w:r>
        <w:r w:rsidR="28CBC7EC">
          <w:t>Mahdie</w:t>
        </w:r>
        <w:r w:rsidR="28CBC7EC">
          <w:t xml:space="preserve"> et al., 2024);</w:t>
        </w:r>
      </w:ins>
      <w:ins w:author="ELENA GÓMEZ RICO" w:date="2026-03-23T16:13:46.542Z" w16du:dateUtc="2026-03-23T16:13:46.542Z" w:id="1396450216">
        <w:r w:rsidR="4ABC113E">
          <w:t xml:space="preserve"> situate methodological </w:t>
        </w:r>
      </w:ins>
      <w:ins w:author="ELENA GÓMEZ RICO" w:date="2026-03-23T16:14:53.395Z" w16du:dateUtc="2026-03-23T16:14:53.395Z" w:id="1145754380">
        <w:r w:rsidR="64D1B68F">
          <w:t>repertoires in</w:t>
        </w:r>
      </w:ins>
      <w:ins w:author="ELENA GÓMEZ RICO" w:date="2026-03-23T16:13:46.542Z" w16du:dateUtc="2026-03-23T16:13:46.542Z" w:id="770806943">
        <w:r w:rsidR="4ABC113E">
          <w:t xml:space="preserve"> UCD, HCI/HCAI, and co‑creative design </w:t>
        </w:r>
      </w:ins>
      <w:ins w:author="ELENA GÓMEZ RICO" w:date="2026-03-23T18:55:42.804Z" w16du:dateUtc="2026-03-23T18:55:42.804Z" w:id="36206880">
        <w:r w:rsidR="28CBC7EC">
          <w:t>(Stappers and Sanders, 2008</w:t>
        </w:r>
      </w:ins>
      <w:ins w:author="ELENA GÓMEZ RICO" w:date="2026-03-23T16:13:46.542Z" w16du:dateUtc="2026-03-23T16:13:46.542Z" w:id="684827286">
        <w:r w:rsidR="4ABC113E">
          <w:t xml:space="preserve">; </w:t>
        </w:r>
      </w:ins>
      <w:ins w:author="ELENA GÓMEZ RICO" w:date="2026-03-23T18:55:42.805Z" w16du:dateUtc="2026-03-23T18:55:42.805Z" w:id="1751712059">
        <w:r w:rsidR="28CBC7EC">
          <w:t>Liu, 2025)</w:t>
        </w:r>
      </w:ins>
      <w:ins w:author="ELENA GÓMEZ RICO" w:date="2026-03-23T16:13:46.542Z" w16du:dateUtc="2026-03-23T16:13:46.542Z" w:id="997266274">
        <w:r w:rsidR="4ABC113E">
          <w:t>.</w:t>
        </w:r>
      </w:ins>
    </w:p>
    <w:p w:rsidRPr="008C1EFC" w:rsidR="008C1EFC" w:rsidP="41B8CC56" w:rsidRDefault="008C1EFC" w14:paraId="1A524019" w14:textId="04726C39">
      <w:pPr>
        <w:pStyle w:val="Normal"/>
        <w:spacing w:line="360" w:lineRule="auto"/>
        <w:jc w:val="both"/>
        <w:rPr>
          <w:ins w:author="ELENA GÓMEZ RICO" w:date="2026-03-23T16:15:07.027Z" w16du:dateUtc="2026-03-23T16:15:07.027Z" w:id="156966400"/>
          <w:rFonts w:ascii="Times New Roman" w:hAnsi="Times New Roman" w:eastAsia="Times New Roman" w:cs="Times New Roman"/>
          <w:color w:val="auto"/>
          <w:sz w:val="24"/>
          <w:szCs w:val="24"/>
        </w:rPr>
      </w:pPr>
      <w:ins w:author="ELENA GÓMEZ RICO" w:date="2026-03-23T16:00:58.168Z" w16du:dateUtc="2026-03-23T16:00:58.168Z" w:id="1608079870">
        <w:r w:rsidRPr="3041B978" w:rsidR="601BBA71">
          <w:rPr>
            <w:rFonts w:ascii="Times New Roman" w:hAnsi="Times New Roman" w:eastAsia="Times New Roman" w:cs="Times New Roman"/>
            <w:noProof w:val="0"/>
            <w:sz w:val="24"/>
            <w:szCs w:val="24"/>
            <w:lang w:val="en-US"/>
          </w:rPr>
          <w:t xml:space="preserve">L2 </w:t>
        </w:r>
        <w:r w:rsidRPr="3041B978" w:rsidR="601BBA71">
          <w:rPr>
            <w:rFonts w:ascii="Times New Roman" w:hAnsi="Times New Roman" w:eastAsia="Times New Roman" w:cs="Times New Roman"/>
            <w:noProof w:val="0"/>
            <w:sz w:val="24"/>
            <w:szCs w:val="24"/>
            <w:lang w:val="en-US"/>
          </w:rPr>
          <w:t>draws on the research driven PP (citizen‑science, crowdsourcing, and cul</w:t>
        </w:r>
        <w:r w:rsidRPr="3041B978" w:rsidR="601BBA71">
          <w:rPr>
            <w:rFonts w:ascii="Times New Roman" w:hAnsi="Times New Roman" w:eastAsia="Times New Roman" w:cs="Times New Roman"/>
            <w:noProof w:val="0"/>
            <w:sz w:val="24"/>
            <w:szCs w:val="24"/>
            <w:lang w:val="en-US"/>
          </w:rPr>
          <w:t>tural‑heritage participation literature)</w:t>
        </w:r>
      </w:ins>
      <w:ins w:author="ELENA GÓMEZ RICO" w:date="2026-03-23T16:14:29.873Z" w16du:dateUtc="2026-03-23T16:14:29.873Z" w:id="353184044">
        <w:r w:rsidRPr="3041B978" w:rsidR="552529A9">
          <w:rPr>
            <w:rFonts w:ascii="Times New Roman" w:hAnsi="Times New Roman" w:eastAsia="Times New Roman" w:cs="Times New Roman"/>
            <w:noProof w:val="0"/>
            <w:sz w:val="24"/>
            <w:szCs w:val="24"/>
            <w:lang w:val="en-US"/>
          </w:rPr>
          <w:t xml:space="preserve">. It </w:t>
        </w:r>
        <w:r w:rsidR="552529A9">
          <w:t xml:space="preserve">informs about co‑production and citizen‑science frameworks with methodological terminology of research-design, fieldwork, communication, and impact </w:t>
        </w:r>
      </w:ins>
      <w:r>
        <w:fldChar w:fldCharType="begin"/>
      </w:r>
      <w:r>
        <w:instrText xml:space="preserve">HYPERLINK "The%20politics%20of%20co-production%20participation,%20power,%20and%20transformation" \h</w:instrText>
      </w:r>
      <w:r>
        <w:fldChar w:fldCharType="separate"/>
      </w:r>
      <w:ins w:author="ELENA GÓMEZ RICO" w:date="2026-03-23T16:14:29.873Z" w16du:dateUtc="2026-03-23T16:14:29.873Z" w:id="1785286391">
        <w:r w:rsidRPr="3041B978" w:rsidR="552529A9">
          <w:rPr>
            <w:rStyle w:val="Hyperlink"/>
          </w:rPr>
          <w:t>(Turnhout et al., 2020;</w:t>
        </w:r>
      </w:ins>
      <w:r>
        <w:fldChar w:fldCharType="end"/>
      </w:r>
      <w:ins w:author="ELENA GÓMEZ RICO" w:date="2026-03-23T16:14:29.873Z" w16du:dateUtc="2026-03-23T16:14:29.873Z" w:id="1646893863">
        <w:r w:rsidRPr="3041B978" w:rsidR="552529A9">
          <w:rPr>
            <w:rStyle w:val="Hyperlink"/>
          </w:rPr>
          <w:t xml:space="preserve"> </w:t>
        </w:r>
      </w:ins>
      <w:r>
        <w:fldChar w:fldCharType="begin"/>
      </w:r>
      <w:r>
        <w:instrText xml:space="preserve">HYPERLINK "The%20Science%20of%20Citizen%20Science" \h</w:instrText>
      </w:r>
      <w:r>
        <w:fldChar w:fldCharType="separate"/>
      </w:r>
      <w:ins w:author="ELENA GÓMEZ RICO" w:date="2026-03-23T16:14:29.873Z" w16du:dateUtc="2026-03-23T16:14:29.873Z" w:id="1997962118">
        <w:r w:rsidRPr="3041B978" w:rsidR="552529A9">
          <w:rPr>
            <w:rStyle w:val="Hyperlink"/>
          </w:rPr>
          <w:t>Vohland et al., 2021)</w:t>
        </w:r>
      </w:ins>
      <w:ins w:author="ELENA GÓMEZ RICO" w:date="2026-03-24T08:59:10.459Z" w16du:dateUtc="2026-03-24T08:59:10.459Z" w:id="710501582">
        <w:r w:rsidRPr="3041B978" w:rsidR="1CF536F0">
          <w:rPr>
            <w:rStyle w:val="Hyperlink"/>
          </w:rPr>
          <w:t xml:space="preserve">. It’s </w:t>
        </w:r>
      </w:ins>
      <w:ins w:author="ELENA GÓMEZ RICO" w:date="2026-03-23T16:14:29.873Z" w16du:dateUtc="2026-03-23T16:14:29.873Z" w:id="16520281">
        <w:r w:rsidRPr="3041B978" w:rsidR="552529A9">
          <w:rPr>
            <w:rStyle w:val="Hyperlink"/>
          </w:rPr>
          <w:t>complemented by a policy/white paper (European Union, 2015)</w:t>
        </w:r>
      </w:ins>
      <w:ins w:author="ELENA GÓMEZ RICO" w:date="2026-03-24T08:59:29.687Z" w16du:dateUtc="2026-03-24T08:59:29.687Z" w:id="464619159">
        <w:r w:rsidRPr="3041B978" w:rsidR="5EE018AE">
          <w:rPr>
            <w:rStyle w:val="Hyperlink"/>
          </w:rPr>
          <w:t>,</w:t>
        </w:r>
      </w:ins>
      <w:ins w:author="ELENA GÓMEZ RICO" w:date="2026-03-23T16:14:29.873Z" w16du:dateUtc="2026-03-23T16:14:29.873Z" w:id="1180083809">
        <w:r w:rsidRPr="3041B978" w:rsidR="552529A9">
          <w:rPr>
            <w:rStyle w:val="Hyperlink"/>
          </w:rPr>
          <w:t xml:space="preserve"> a guiding framework built through practitioners consensus in a recognized academic event for European citizen science </w:t>
        </w:r>
      </w:ins>
      <w:r>
        <w:fldChar w:fldCharType="end"/>
      </w:r>
      <w:r>
        <w:fldChar w:fldCharType="begin"/>
      </w:r>
      <w:r>
        <w:instrText xml:space="preserve">HYPERLINK "ECSA's%20Characteristics%20of%20Citizen%20Science" \h</w:instrText>
      </w:r>
      <w:r>
        <w:fldChar w:fldCharType="separate"/>
      </w:r>
      <w:ins w:author="ELENA GÓMEZ RICO" w:date="2026-03-23T16:14:29.873Z" w16du:dateUtc="2026-03-23T16:14:29.873Z" w:id="647333809">
        <w:r w:rsidRPr="3041B978" w:rsidR="552529A9">
          <w:rPr>
            <w:rStyle w:val="Hyperlink"/>
          </w:rPr>
          <w:t>(Haklay et al., 2020)</w:t>
        </w:r>
      </w:ins>
      <w:ins w:author="ELENA GÓMEZ RICO" w:date="2026-03-24T08:59:33.713Z" w16du:dateUtc="2026-03-24T08:59:33.713Z" w:id="1765378662">
        <w:r w:rsidRPr="3041B978" w:rsidR="2203881C">
          <w:rPr>
            <w:rStyle w:val="Hyperlink"/>
          </w:rPr>
          <w:t xml:space="preserve"> </w:t>
        </w:r>
      </w:ins>
      <w:ins w:author="ELENA GÓMEZ RICO" w:date="2026-03-23T16:14:29.873Z" w16du:dateUtc="2026-03-23T16:14:29.873Z" w:id="2124984399">
        <w:r w:rsidRPr="3041B978" w:rsidR="552529A9">
          <w:rPr>
            <w:rStyle w:val="Hyperlink"/>
          </w:rPr>
          <w:t>and</w:t>
        </w:r>
      </w:ins>
      <w:ins w:author="ELENA GÓMEZ RICO" w:date="2026-03-24T08:59:40.805Z" w16du:dateUtc="2026-03-24T08:59:40.805Z" w:id="1746588062">
        <w:r w:rsidRPr="3041B978" w:rsidR="6FC67ACA">
          <w:rPr>
            <w:rStyle w:val="Hyperlink"/>
          </w:rPr>
          <w:t xml:space="preserve"> </w:t>
        </w:r>
      </w:ins>
      <w:ins w:author="ELENA GÓMEZ RICO" w:date="2026-03-24T09:00:35.806Z" w16du:dateUtc="2026-03-24T09:00:35.806Z" w:id="1479744769">
        <w:r w:rsidRPr="3041B978" w:rsidR="6FC67ACA">
          <w:rPr>
            <w:rStyle w:val="Hyperlink"/>
          </w:rPr>
          <w:t>terminology for</w:t>
        </w:r>
      </w:ins>
      <w:ins w:author="ELENA GÓMEZ RICO" w:date="2026-03-24T08:59:40.805Z" w16du:dateUtc="2026-03-24T08:59:40.805Z" w:id="369245293">
        <w:r w:rsidRPr="3041B978" w:rsidR="6FC67ACA">
          <w:rPr>
            <w:rStyle w:val="Hyperlink"/>
          </w:rPr>
          <w:t xml:space="preserve"> </w:t>
        </w:r>
      </w:ins>
      <w:ins w:author="ELENA GÓMEZ RICO" w:date="2026-03-24T09:00:59.702Z" w16du:dateUtc="2026-03-24T09:00:59.702Z" w:id="415481920">
        <w:r w:rsidRPr="3041B978" w:rsidR="6FC67ACA">
          <w:rPr>
            <w:rStyle w:val="Hyperlink"/>
          </w:rPr>
          <w:t>citizen science models and levels of participation</w:t>
        </w:r>
        <w:r w:rsidRPr="3041B978" w:rsidR="0C655604">
          <w:rPr>
            <w:rStyle w:val="Hyperlink"/>
          </w:rPr>
          <w:t xml:space="preserve"> </w:t>
        </w:r>
      </w:ins>
      <w:ins w:author="ELENA GÓMEZ RICO" w:date="2026-03-24T09:01:02.298Z" w16du:dateUtc="2026-03-24T09:01:02.298Z" w:id="66442681">
        <w:r w:rsidRPr="3041B978" w:rsidR="0C655604">
          <w:rPr>
            <w:rStyle w:val="Hyperlink"/>
          </w:rPr>
          <w:t>proposed by</w:t>
        </w:r>
      </w:ins>
      <w:ins w:author="ELENA GÓMEZ RICO" w:date="2026-03-23T16:14:29.873Z" w16du:dateUtc="2026-03-23T16:14:29.873Z" w:id="1282241619">
        <w:r w:rsidRPr="3041B978" w:rsidR="552529A9">
          <w:rPr>
            <w:rStyle w:val="Hyperlink"/>
          </w:rPr>
          <w:t xml:space="preserve"> </w:t>
        </w:r>
        <w:r w:rsidRPr="3041B978" w:rsidR="552529A9">
          <w:rPr>
            <w:rStyle w:val="Hyperlink"/>
          </w:rPr>
          <w:t>Gómez-Ferri</w:t>
        </w:r>
        <w:r w:rsidRPr="3041B978" w:rsidR="552529A9">
          <w:rPr>
            <w:rStyle w:val="Hyperlink"/>
          </w:rPr>
          <w:t xml:space="preserve"> </w:t>
        </w:r>
      </w:ins>
      <w:ins w:author="ELENA GÓMEZ RICO" w:date="2026-03-23T21:21:18.459Z" w16du:dateUtc="2026-03-23T21:21:18.459Z" w:id="907541481">
        <w:r w:rsidRPr="3041B978" w:rsidR="6929C4A1">
          <w:rPr>
            <w:rStyle w:val="Hyperlink"/>
          </w:rPr>
          <w:t>(</w:t>
        </w:r>
      </w:ins>
      <w:ins w:author="ELENA GÓMEZ RICO" w:date="2026-03-23T16:14:29.873Z" w16du:dateUtc="2026-03-23T16:14:29.873Z" w:id="691869510">
        <w:r w:rsidRPr="3041B978" w:rsidR="552529A9">
          <w:rPr>
            <w:rStyle w:val="Hyperlink"/>
          </w:rPr>
          <w:t>2014)</w:t>
        </w:r>
        <w:r w:rsidRPr="3041B978" w:rsidR="552529A9">
          <w:rPr>
            <w:rStyle w:val="Hyperlink"/>
          </w:rPr>
          <w:t>.</w:t>
        </w:r>
      </w:ins>
      <w:ins w:author="ELENA GÓMEZ RICO" w:date="2026-03-23T21:20:37.227Z" w16du:dateUtc="2026-03-23T21:20:37.227Z" w:id="997007865">
        <w:r w:rsidRPr="3041B978" w:rsidR="2682E2BB">
          <w:rPr>
            <w:rStyle w:val="Hyperlink"/>
          </w:rPr>
          <w:t xml:space="preserve"> </w:t>
        </w:r>
      </w:ins>
      <w:r>
        <w:fldChar w:fldCharType="end"/>
      </w:r>
      <w:ins w:author="ELENA GÓMEZ RICO" w:date="2026-03-23T16:00:58.168Z" w16du:dateUtc="2026-03-23T16:00:58.168Z" w:id="1732956707">
        <w:r w:rsidRPr="3041B978" w:rsidR="601BBA71">
          <w:rPr>
            <w:rFonts w:ascii="Times New Roman" w:hAnsi="Times New Roman" w:eastAsia="Times New Roman" w:cs="Times New Roman"/>
            <w:noProof w:val="0"/>
            <w:sz w:val="24"/>
            <w:szCs w:val="24"/>
            <w:lang w:val="en-US"/>
          </w:rPr>
          <w:t xml:space="preserve">The L1 and L2 are built to include the diversity of fields found in the databases while allowing </w:t>
        </w:r>
        <w:r w:rsidRPr="3041B978" w:rsidR="601BBA71">
          <w:rPr>
            <w:rFonts w:ascii="Times New Roman" w:hAnsi="Times New Roman" w:eastAsia="Times New Roman" w:cs="Times New Roman"/>
            <w:noProof w:val="0"/>
            <w:sz w:val="24"/>
            <w:szCs w:val="24"/>
            <w:lang w:val="en-US"/>
          </w:rPr>
          <w:t>aggregat</w:t>
        </w:r>
      </w:ins>
      <w:ins w:author="ELENA GÓMEZ RICO" w:date="2026-03-23T21:19:43.029Z" w16du:dateUtc="2026-03-23T21:19:43.029Z" w:id="2063393516">
        <w:r w:rsidRPr="3041B978" w:rsidR="336FB153">
          <w:rPr>
            <w:rFonts w:ascii="Times New Roman" w:hAnsi="Times New Roman" w:eastAsia="Times New Roman" w:cs="Times New Roman"/>
            <w:noProof w:val="0"/>
            <w:sz w:val="24"/>
            <w:szCs w:val="24"/>
            <w:lang w:val="en-US"/>
          </w:rPr>
          <w:t>ion</w:t>
        </w:r>
      </w:ins>
      <w:ins w:author="ELENA GÓMEZ RICO" w:date="2026-03-23T16:00:58.168Z" w16du:dateUtc="2026-03-23T16:00:58.168Z" w:id="882197680">
        <w:r w:rsidRPr="3041B978" w:rsidR="601BBA71">
          <w:rPr>
            <w:rFonts w:ascii="Times New Roman" w:hAnsi="Times New Roman" w:eastAsia="Times New Roman" w:cs="Times New Roman"/>
            <w:noProof w:val="0"/>
            <w:sz w:val="24"/>
            <w:szCs w:val="24"/>
            <w:lang w:val="en-US"/>
          </w:rPr>
          <w:t xml:space="preserve"> the different forms of participation described. Although they share the same object of study (the form of participation)</w:t>
        </w:r>
      </w:ins>
      <w:ins w:author="ELENA GÓMEZ RICO" w:date="2026-03-23T16:13:56.717Z" w16du:dateUtc="2026-03-23T16:13:56.717Z" w:id="603639741">
        <w:r w:rsidRPr="3041B978" w:rsidR="3F9F2DE5">
          <w:rPr>
            <w:rFonts w:ascii="Times New Roman" w:hAnsi="Times New Roman" w:eastAsia="Times New Roman" w:cs="Times New Roman"/>
            <w:noProof w:val="0"/>
            <w:sz w:val="24"/>
            <w:szCs w:val="24"/>
            <w:lang w:val="en-US"/>
          </w:rPr>
          <w:t>, specific</w:t>
        </w:r>
      </w:ins>
      <w:ins w:author="ELENA GÓMEZ RICO" w:date="2026-03-23T16:00:58.168Z" w16du:dateUtc="2026-03-23T16:00:58.168Z" w:id="853787408">
        <w:r w:rsidRPr="3041B978" w:rsidR="601BBA71">
          <w:rPr>
            <w:rFonts w:ascii="Times New Roman" w:hAnsi="Times New Roman" w:eastAsia="Times New Roman" w:cs="Times New Roman"/>
            <w:noProof w:val="0"/>
            <w:sz w:val="24"/>
            <w:szCs w:val="24"/>
            <w:lang w:val="en-US"/>
          </w:rPr>
          <w:t xml:space="preserve"> terminology requires </w:t>
        </w:r>
      </w:ins>
      <w:ins w:author="ELENA GÓMEZ RICO" w:date="2026-03-23T16:15:09.811Z" w16du:dateUtc="2026-03-23T16:15:09.811Z" w:id="732860314">
        <w:r w:rsidRPr="3041B978" w:rsidR="1D21AC35">
          <w:rPr>
            <w:rFonts w:ascii="Times New Roman" w:hAnsi="Times New Roman" w:eastAsia="Times New Roman" w:cs="Times New Roman"/>
            <w:noProof w:val="0"/>
            <w:sz w:val="24"/>
            <w:szCs w:val="24"/>
            <w:lang w:val="en-US"/>
          </w:rPr>
          <w:t>distinction</w:t>
        </w:r>
      </w:ins>
      <w:ins w:author="ELENA GÓMEZ RICO" w:date="2026-03-23T16:00:58.168Z" w16du:dateUtc="2026-03-23T16:00:58.168Z" w:id="130261257">
        <w:r w:rsidRPr="3041B978" w:rsidR="601BBA71">
          <w:rPr>
            <w:rFonts w:ascii="Times New Roman" w:hAnsi="Times New Roman" w:eastAsia="Times New Roman" w:cs="Times New Roman"/>
            <w:noProof w:val="0"/>
            <w:sz w:val="24"/>
            <w:szCs w:val="24"/>
            <w:lang w:val="en-US"/>
          </w:rPr>
          <w:t>.</w:t>
        </w:r>
      </w:ins>
      <w:ins w:author="ELENA GÓMEZ RICO" w:date="2026-03-23T16:01:38.305Z" w16du:dateUtc="2026-03-23T16:01:38.305Z" w:id="1942033141">
        <w:r w:rsidRPr="3041B978" w:rsidR="601BBA71">
          <w:rPr>
            <w:rFonts w:ascii="Times New Roman" w:hAnsi="Times New Roman" w:eastAsia="Times New Roman" w:cs="Times New Roman"/>
            <w:noProof w:val="0"/>
            <w:sz w:val="24"/>
            <w:szCs w:val="24"/>
            <w:lang w:val="en-US"/>
          </w:rPr>
          <w:t xml:space="preserve"> </w:t>
        </w:r>
      </w:ins>
    </w:p>
    <w:p w:rsidRPr="008C1EFC" w:rsidR="008C1EFC" w:rsidP="41B8CC56" w:rsidRDefault="008C1EFC" w14:paraId="148651BB" w14:textId="514DF726">
      <w:pPr>
        <w:pStyle w:val="Normal"/>
        <w:spacing w:line="360" w:lineRule="auto"/>
        <w:rPr>
          <w:ins w:author="ELENA GÓMEZ RICO" w:date="2026-03-23T16:15:21.167Z" w16du:dateUtc="2026-03-23T16:15:21.167Z" w:id="675671121"/>
        </w:rPr>
      </w:pPr>
      <w:ins w:author="ELENA GÓMEZ RICO" w:date="2026-03-23T16:00:58.168Z" w16du:dateUtc="2026-03-23T16:00:58.168Z" w:id="923187232">
        <w:r w:rsidRPr="3041B978" w:rsidR="601BBA71">
          <w:rPr>
            <w:rFonts w:ascii="Times New Roman" w:hAnsi="Times New Roman" w:eastAsia="Times New Roman" w:cs="Times New Roman"/>
            <w:noProof w:val="0"/>
            <w:sz w:val="24"/>
            <w:szCs w:val="24"/>
            <w:lang w:val="en-US"/>
          </w:rPr>
          <w:t>L3</w:t>
        </w:r>
        <w:r w:rsidRPr="3041B978" w:rsidR="601BBA71">
          <w:rPr>
            <w:rFonts w:ascii="Times New Roman" w:hAnsi="Times New Roman" w:eastAsia="Times New Roman" w:cs="Times New Roman"/>
            <w:noProof w:val="0"/>
            <w:sz w:val="24"/>
            <w:szCs w:val="24"/>
            <w:lang w:val="en-US"/>
          </w:rPr>
          <w:t xml:space="preserve"> addresses the technological nature of the systems being designed (semantic web and </w:t>
        </w:r>
        <w:r w:rsidRPr="3041B978" w:rsidR="601BBA71">
          <w:rPr>
            <w:rFonts w:ascii="Times New Roman" w:hAnsi="Times New Roman" w:eastAsia="Times New Roman" w:cs="Times New Roman"/>
            <w:noProof w:val="0"/>
            <w:sz w:val="24"/>
            <w:szCs w:val="24"/>
            <w:lang w:val="en-US"/>
          </w:rPr>
          <w:t>NeSyAI</w:t>
        </w:r>
        <w:r w:rsidRPr="3041B978" w:rsidR="601BBA71">
          <w:rPr>
            <w:rFonts w:ascii="Times New Roman" w:hAnsi="Times New Roman" w:eastAsia="Times New Roman" w:cs="Times New Roman"/>
            <w:noProof w:val="0"/>
            <w:sz w:val="24"/>
            <w:szCs w:val="24"/>
            <w:lang w:val="en-US"/>
          </w:rPr>
          <w:t xml:space="preserve">). </w:t>
        </w:r>
      </w:ins>
      <w:ins w:author="ELENA GÓMEZ RICO" w:date="2026-03-23T16:15:35.015Z" w16du:dateUtc="2026-03-23T16:15:35.015Z" w:id="1099146285">
        <w:r w:rsidRPr="3041B978" w:rsidR="69A9D6A0">
          <w:rPr>
            <w:rFonts w:ascii="Times New Roman" w:hAnsi="Times New Roman" w:eastAsia="Times New Roman" w:cs="Times New Roman"/>
            <w:noProof w:val="0"/>
            <w:sz w:val="24"/>
            <w:szCs w:val="24"/>
            <w:lang w:val="en-US"/>
          </w:rPr>
          <w:t xml:space="preserve">It </w:t>
        </w:r>
        <w:r w:rsidR="69A9D6A0">
          <w:t xml:space="preserve">was built from a structured review of </w:t>
        </w:r>
        <w:r w:rsidR="69A9D6A0">
          <w:t>NeSyAI</w:t>
        </w:r>
        <w:r w:rsidR="69A9D6A0">
          <w:t xml:space="preserve"> </w:t>
        </w:r>
      </w:ins>
      <w:r>
        <w:fldChar w:fldCharType="begin"/>
      </w:r>
      <w:r>
        <w:instrText xml:space="preserve">HYPERLINK "Is%20Neuro-Symbolic%20AI%20Meeting%20its%20Promise%20in%20Natural%20Language%20Processing?%20A%20Structured%20Review" \h</w:instrText>
      </w:r>
      <w:r>
        <w:fldChar w:fldCharType="separate"/>
      </w:r>
      <w:ins w:author="ELENA GÓMEZ RICO" w:date="2026-03-23T16:15:35.015Z" w16du:dateUtc="2026-03-23T16:15:35.015Z" w:id="160320885">
        <w:r w:rsidRPr="3041B978" w:rsidR="69A9D6A0">
          <w:rPr>
            <w:rStyle w:val="Hyperlink"/>
          </w:rPr>
          <w:t>(Hamilton et al., 2022)</w:t>
        </w:r>
      </w:ins>
      <w:r>
        <w:fldChar w:fldCharType="end"/>
      </w:r>
      <w:ins w:author="ELENA GÓMEZ RICO" w:date="2026-03-23T16:15:35.015Z" w16du:dateUtc="2026-03-23T16:15:35.015Z" w:id="1889479984">
        <w:r w:rsidR="69A9D6A0">
          <w:t xml:space="preserve"> and another evaluating it (</w:t>
        </w:r>
      </w:ins>
      <w:r>
        <w:fldChar w:fldCharType="begin"/>
      </w:r>
      <w:r>
        <w:instrText xml:space="preserve">HYPERLINK "Techniques%20and%20Methods%20to%20Evaluate%20Human-Centered%20Symbiotic%20AI%20Systems" \h</w:instrText>
      </w:r>
      <w:r>
        <w:fldChar w:fldCharType="separate"/>
      </w:r>
      <w:ins w:author="ELENA GÓMEZ RICO" w:date="2026-03-23T16:15:35.015Z" w16du:dateUtc="2026-03-23T16:15:35.015Z" w:id="677794175">
        <w:r w:rsidRPr="3041B978" w:rsidR="69A9D6A0">
          <w:rPr>
            <w:rStyle w:val="Hyperlink"/>
          </w:rPr>
          <w:t xml:space="preserve">Calvano, 2025), </w:t>
        </w:r>
      </w:ins>
      <w:r>
        <w:fldChar w:fldCharType="end"/>
      </w:r>
      <w:ins w:author="ELENA GÓMEZ RICO" w:date="2026-03-23T16:15:35.015Z" w16du:dateUtc="2026-03-23T16:15:35.015Z" w:id="279822115">
        <w:r w:rsidR="69A9D6A0">
          <w:t xml:space="preserve">complemented with a bibliometric synthesis on semantic technologies for cultural heritage </w:t>
        </w:r>
      </w:ins>
      <w:r>
        <w:fldChar w:fldCharType="begin"/>
      </w:r>
      <w:r>
        <w:instrText xml:space="preserve">HYPERLINK "Semantic%20technology%20for%20cultural%20heritage%20a%20bibliometric-based%20review.pdf" \l "page=11&amp;annotation=496R" \h</w:instrText>
      </w:r>
      <w:r>
        <w:fldChar w:fldCharType="separate"/>
      </w:r>
      <w:ins w:author="ELENA GÓMEZ RICO" w:date="2026-03-23T16:15:35.015Z" w16du:dateUtc="2026-03-23T16:15:35.015Z" w:id="595819502">
        <w:r w:rsidRPr="3041B978" w:rsidR="69A9D6A0">
          <w:rPr>
            <w:rStyle w:val="Hyperlink"/>
          </w:rPr>
          <w:t>(Desul et al., 2023).</w:t>
        </w:r>
      </w:ins>
      <w:ins w:author="ELENA GÓMEZ RICO" w:date="2026-03-24T08:07:28.555Z" w16du:dateUtc="2026-03-24T08:07:28.555Z" w:id="1244738526">
        <w:r w:rsidRPr="3041B978" w:rsidR="03E9F2D1">
          <w:rPr>
            <w:rStyle w:val="Hyperlink"/>
          </w:rPr>
          <w:t xml:space="preserve"> </w:t>
        </w:r>
      </w:ins>
      <w:r>
        <w:fldChar w:fldCharType="end"/>
      </w:r>
      <w:ins w:author="ELENA GÓMEZ RICO" w:date="2026-03-23T16:00:58.168Z" w16du:dateUtc="2026-03-23T16:00:58.168Z" w:id="1061997008">
        <w:r w:rsidRPr="3041B978" w:rsidR="601BBA71">
          <w:rPr>
            <w:rFonts w:ascii="Times New Roman" w:hAnsi="Times New Roman" w:eastAsia="Times New Roman" w:cs="Times New Roman"/>
            <w:noProof w:val="0"/>
            <w:sz w:val="24"/>
            <w:szCs w:val="24"/>
            <w:lang w:val="en-US"/>
          </w:rPr>
          <w:t xml:space="preserve">L4 implies cultural heritage, digital libraries and other GLAM (galleries, libraries, </w:t>
        </w:r>
      </w:ins>
      <w:ins w:author="ELENA GÓMEZ RICO" w:date="2026-03-23T21:43:53.909Z" w16du:dateUtc="2026-03-23T21:43:53.909Z" w:id="700811240">
        <w:r w:rsidRPr="3041B978" w:rsidR="718B013E">
          <w:rPr>
            <w:rFonts w:ascii="Times New Roman" w:hAnsi="Times New Roman" w:eastAsia="Times New Roman" w:cs="Times New Roman"/>
            <w:noProof w:val="0"/>
            <w:sz w:val="24"/>
            <w:szCs w:val="24"/>
            <w:lang w:val="en-US"/>
          </w:rPr>
          <w:t>archives,</w:t>
        </w:r>
      </w:ins>
      <w:ins w:author="ELENA GÓMEZ RICO" w:date="2026-03-23T16:00:58.168Z" w16du:dateUtc="2026-03-23T16:00:58.168Z" w:id="808945135">
        <w:r w:rsidRPr="3041B978" w:rsidR="601BBA71">
          <w:rPr>
            <w:rFonts w:ascii="Times New Roman" w:hAnsi="Times New Roman" w:eastAsia="Times New Roman" w:cs="Times New Roman"/>
            <w:noProof w:val="0"/>
            <w:sz w:val="24"/>
            <w:szCs w:val="24"/>
            <w:lang w:val="en-US"/>
          </w:rPr>
          <w:t xml:space="preserve"> and museums) contexts. </w:t>
        </w:r>
      </w:ins>
      <w:ins w:author="ELENA GÓMEZ RICO" w:date="2026-03-23T16:16:04.394Z" w16du:dateUtc="2026-03-23T16:16:04.394Z" w:id="211855747">
        <w:r w:rsidRPr="3041B978" w:rsidR="11870CDD">
          <w:rPr>
            <w:rFonts w:ascii="Times New Roman" w:hAnsi="Times New Roman" w:eastAsia="Times New Roman" w:cs="Times New Roman"/>
            <w:noProof w:val="0"/>
            <w:sz w:val="24"/>
            <w:szCs w:val="24"/>
            <w:lang w:val="en-US"/>
          </w:rPr>
          <w:t>It</w:t>
        </w:r>
        <w:r w:rsidR="11870CDD">
          <w:t xml:space="preserve"> </w:t>
        </w:r>
        <w:r w:rsidR="11870CDD">
          <w:t>specifies</w:t>
        </w:r>
        <w:r w:rsidR="11870CDD">
          <w:t xml:space="preserve"> process‑driven patterns, continuous monitoring, and engagement strategies </w:t>
        </w:r>
      </w:ins>
      <w:r>
        <w:fldChar w:fldCharType="begin"/>
      </w:r>
      <w:r>
        <w:instrText xml:space="preserve">HYPERLINK "How%20Should%20One%20Explore%20the%20Digital%20Library%20of%20the%20Future?" \h</w:instrText>
      </w:r>
      <w:r>
        <w:fldChar w:fldCharType="separate"/>
      </w:r>
      <w:ins w:author="ELENA GÓMEZ RICO" w:date="2026-03-23T16:16:04.394Z" w16du:dateUtc="2026-03-23T16:16:04.394Z" w:id="550934397">
        <w:r w:rsidRPr="3041B978" w:rsidR="11870CDD">
          <w:rPr>
            <w:rStyle w:val="Hyperlink"/>
          </w:rPr>
          <w:t>(Fox and Chandrasekar, 2021</w:t>
        </w:r>
      </w:ins>
      <w:r>
        <w:fldChar w:fldCharType="end"/>
      </w:r>
      <w:ins w:author="ELENA GÓMEZ RICO" w:date="2026-03-23T16:16:04.394Z" w16du:dateUtc="2026-03-23T16:16:04.394Z" w:id="1316455372">
        <w:r w:rsidR="11870CDD">
          <w:t xml:space="preserve">; </w:t>
        </w:r>
      </w:ins>
      <w:r>
        <w:fldChar w:fldCharType="begin"/>
      </w:r>
      <w:r>
        <w:instrText xml:space="preserve">HYPERLINK "Cultural%20Heritage%20Information%20Retrieval%20Past%20Present%20and%20Future%20Trends" \h</w:instrText>
      </w:r>
      <w:r>
        <w:fldChar w:fldCharType="separate"/>
      </w:r>
      <w:ins w:author="ELENA GÓMEZ RICO" w:date="2026-03-23T16:16:04.394Z" w16du:dateUtc="2026-03-23T16:16:04.394Z" w:id="1362004075">
        <w:r w:rsidRPr="3041B978" w:rsidR="11870CDD">
          <w:rPr>
            <w:rStyle w:val="Hyperlink"/>
          </w:rPr>
          <w:t>Ranjgar et al., 2024) in digital libraries.</w:t>
        </w:r>
      </w:ins>
      <w:r>
        <w:fldChar w:fldCharType="end"/>
      </w:r>
    </w:p>
    <w:p w:rsidRPr="008C1EFC" w:rsidR="008C1EFC" w:rsidP="3041B978" w:rsidRDefault="008C1EFC" w14:paraId="02943B9A" w14:textId="10D1616B">
      <w:pPr>
        <w:pStyle w:val="Normal"/>
        <w:suppressLineNumbers w:val="0"/>
        <w:spacing w:before="360" w:beforeAutospacing="off" w:after="80" w:afterAutospacing="off" w:line="360" w:lineRule="auto"/>
        <w:ind w:left="0" w:right="0"/>
        <w:jc w:val="both"/>
        <w:rPr>
          <w:del w:author="ELENA GÓMEZ RICO" w:date="2026-03-23T08:49:08.989Z" w16du:dateUtc="2026-03-23T08:49:08.989Z" w:id="942435329"/>
          <w:rFonts w:ascii="Times New Roman" w:hAnsi="Times New Roman" w:eastAsia="Times New Roman" w:cs="Times New Roman"/>
          <w:color w:val="auto"/>
          <w:sz w:val="24"/>
          <w:szCs w:val="24"/>
        </w:rPr>
        <w:pPrChange w:author="ELENA GÓMEZ RICO" w:date="2026-03-24T09:08:15.715Z">
          <w:pPr>
            <w:pStyle w:val="Normal"/>
            <w:spacing w:line="360" w:lineRule="auto"/>
            <w:jc w:val="both"/>
          </w:pPr>
        </w:pPrChange>
      </w:pPr>
      <w:ins w:author="ELENA GÓMEZ RICO" w:date="2026-03-23T16:00:58.168Z" w16du:dateUtc="2026-03-23T16:00:58.168Z" w:id="601516343">
        <w:r w:rsidRPr="3041B978" w:rsidR="601BBA71">
          <w:rPr>
            <w:rFonts w:ascii="Times New Roman" w:hAnsi="Times New Roman" w:eastAsia="Times New Roman" w:cs="Times New Roman"/>
            <w:noProof w:val="0"/>
            <w:sz w:val="24"/>
            <w:szCs w:val="24"/>
            <w:lang w:val="en-US"/>
          </w:rPr>
          <w:t>L5</w:t>
        </w:r>
        <w:r w:rsidRPr="3041B978" w:rsidR="601BBA71">
          <w:rPr>
            <w:rFonts w:ascii="Times New Roman" w:hAnsi="Times New Roman" w:eastAsia="Times New Roman" w:cs="Times New Roman"/>
            <w:noProof w:val="0"/>
            <w:sz w:val="24"/>
            <w:szCs w:val="24"/>
            <w:lang w:val="en-US"/>
          </w:rPr>
          <w:t xml:space="preserve"> </w:t>
        </w:r>
      </w:ins>
      <w:ins w:author="ELENA GÓMEZ RICO" w:date="2026-03-23T18:54:40.54Z" w16du:dateUtc="2026-03-23T18:54:40.54Z" w:id="96992522">
        <w:r w:rsidRPr="3041B978" w:rsidR="016E94C1">
          <w:rPr>
            <w:rFonts w:ascii="Times New Roman" w:hAnsi="Times New Roman" w:eastAsia="Times New Roman" w:cs="Times New Roman"/>
            <w:noProof w:val="0"/>
            <w:sz w:val="24"/>
            <w:szCs w:val="24"/>
            <w:lang w:val="en-US"/>
          </w:rPr>
          <w:t>constitutes</w:t>
        </w:r>
      </w:ins>
      <w:ins w:author="ELENA GÓMEZ RICO" w:date="2026-03-23T16:17:12.991Z" w16du:dateUtc="2026-03-23T16:17:12.991Z" w:id="410930084">
        <w:r w:rsidRPr="3041B978" w:rsidR="4C0A13A5">
          <w:rPr>
            <w:rFonts w:ascii="Times New Roman" w:hAnsi="Times New Roman" w:eastAsia="Times New Roman" w:cs="Times New Roman"/>
            <w:noProof w:val="0"/>
            <w:sz w:val="24"/>
            <w:szCs w:val="24"/>
            <w:lang w:val="en-US"/>
          </w:rPr>
          <w:t xml:space="preserve"> </w:t>
        </w:r>
      </w:ins>
      <w:ins w:author="ELENA GÓMEZ RICO" w:date="2026-03-23T16:16:34.667Z" w16du:dateUtc="2026-03-23T16:16:34.667Z" w:id="155667927">
        <w:r w:rsidR="4C0A13A5">
          <w:t xml:space="preserve">the conceptual work </w:t>
        </w:r>
      </w:ins>
      <w:ins w:author="ELENA GÓMEZ RICO" w:date="2026-03-23T16:18:11.66Z" w16du:dateUtc="2026-03-23T16:18:11.66Z" w:id="1639657330">
        <w:r w:rsidR="4C0A13A5">
          <w:t xml:space="preserve">needed to </w:t>
        </w:r>
        <w:r w:rsidR="4C0A13A5">
          <w:t>ob</w:t>
        </w:r>
        <w:r w:rsidR="342FD913">
          <w:t>serve</w:t>
        </w:r>
        <w:r w:rsidR="342FD913">
          <w:t xml:space="preserve"> </w:t>
        </w:r>
      </w:ins>
      <w:ins w:author="ELENA GÓMEZ RICO" w:date="2026-03-23T16:16:34.667Z" w16du:dateUtc="2026-03-23T16:16:34.667Z" w:id="979879396">
        <w:r w:rsidR="4C0A13A5">
          <w:t>epistemic‑justice</w:t>
        </w:r>
      </w:ins>
      <w:ins w:author="ELENA GÓMEZ RICO" w:date="2026-03-23T16:19:23.027Z" w16du:dateUtc="2026-03-23T16:19:23.027Z" w:id="1339037783">
        <w:r w:rsidR="24A531C9">
          <w:t xml:space="preserve"> (Fricker, </w:t>
        </w:r>
        <w:r w:rsidR="6CFEFF96">
          <w:t>2007)</w:t>
        </w:r>
        <w:r w:rsidR="24A531C9">
          <w:t xml:space="preserve"> </w:t>
        </w:r>
      </w:ins>
      <w:ins w:author="ELENA GÓMEZ RICO" w:date="2026-03-23T16:18:50.558Z" w16du:dateUtc="2026-03-23T16:18:50.558Z" w:id="1413148381">
        <w:r w:rsidR="76CEADB6">
          <w:t xml:space="preserve"> </w:t>
        </w:r>
      </w:ins>
      <w:ins w:author="ELENA GÓMEZ RICO" w:date="2026-03-23T16:16:34.667Z" w16du:dateUtc="2026-03-23T16:16:34.667Z" w:id="297894054">
        <w:r w:rsidR="41B8CC56">
          <w:t xml:space="preserve"> perspectives on representa</w:t>
        </w:r>
        <w:r w:rsidR="41B8CC56">
          <w:t>tion and</w:t>
        </w:r>
        <w:r w:rsidR="41B8CC56">
          <w:t xml:space="preserve"> gen</w:t>
        </w:r>
        <w:r w:rsidR="41B8CC56">
          <w:t xml:space="preserve">der </w:t>
        </w:r>
      </w:ins>
      <w:ins w:author="ELENA GÓMEZ RICO" w:date="2026-03-23T16:17:07.23Z" w16du:dateUtc="2026-03-23T16:17:07.23Z" w:id="1322800004">
        <w:r w:rsidR="41B8CC56">
          <w:t>(</w:t>
        </w:r>
        <w:r w:rsidR="41B8CC56">
          <w:t>Ste</w:t>
        </w:r>
        <w:r w:rsidR="41B8CC56">
          <w:t>ngers</w:t>
        </w:r>
        <w:r w:rsidR="41B8CC56">
          <w:t xml:space="preserve"> and Despret, 2014)</w:t>
        </w:r>
      </w:ins>
      <w:ins w:author="ELENA GÓMEZ RICO" w:date="2026-03-24T09:08:14.455Z" w16du:dateUtc="2026-03-24T09:08:14.455Z" w:id="329853554">
        <w:r w:rsidR="1CFE5369">
          <w:t xml:space="preserve">. </w:t>
        </w:r>
        <w:r w:rsidRPr="3041B978" w:rsidR="1CFE5369">
          <w:rPr>
            <w:rFonts w:ascii="Times New Roman" w:hAnsi="Times New Roman" w:eastAsia="Times New Roman" w:cs="Times New Roman"/>
            <w:noProof w:val="0"/>
            <w:sz w:val="24"/>
            <w:szCs w:val="24"/>
            <w:lang w:val="en-US"/>
          </w:rPr>
          <w:t>I</w:t>
        </w:r>
      </w:ins>
      <w:ins w:author="ELENA GÓMEZ RICO" w:date="2026-03-23T16:16:34.667Z" w16du:dateUtc="2026-03-23T16:16:34.667Z" w:id="853328566">
        <w:r w:rsidR="41B8CC56">
          <w:t>nform</w:t>
        </w:r>
      </w:ins>
      <w:ins w:author="ELENA GÓMEZ RICO" w:date="2026-03-24T09:08:18.077Z" w16du:dateUtc="2026-03-24T09:08:18.077Z" w:id="1107007594">
        <w:r w:rsidR="477991F8">
          <w:t>s</w:t>
        </w:r>
      </w:ins>
      <w:ins w:author="ELENA GÓMEZ RICO" w:date="2026-03-23T16:16:34.667Z" w16du:dateUtc="2026-03-23T16:16:34.667Z" w:id="1936448076">
        <w:r w:rsidR="41B8CC56">
          <w:t xml:space="preserve"> </w:t>
        </w:r>
      </w:ins>
      <w:ins w:author="ELENA GÓMEZ RICO" w:date="2026-03-23T16:18:23.781Z" w16du:dateUtc="2026-03-23T16:18:23.781Z" w:id="1396797502">
        <w:r w:rsidR="41B8CC56">
          <w:t xml:space="preserve">about </w:t>
        </w:r>
      </w:ins>
      <w:ins w:author="ELENA GÓMEZ RICO" w:date="2026-03-23T16:16:34.667Z" w16du:dateUtc="2026-03-23T16:16:34.667Z" w:id="1410736865">
        <w:r w:rsidR="41B8CC56">
          <w:t>inclusion</w:t>
        </w:r>
        <w:r w:rsidR="41B8CC56">
          <w:t xml:space="preserve"> variables and frame digital libraries as contested sites where participation</w:t>
        </w:r>
        <w:r w:rsidR="41B8CC56">
          <w:t>, and representational identities</w:t>
        </w:r>
      </w:ins>
      <w:ins w:author="ELENA GÓMEZ RICO" w:date="2026-03-24T09:08:37.062Z" w16du:dateUtc="2026-03-24T09:08:37.062Z" w:id="1589973409">
        <w:r w:rsidR="7733B52C">
          <w:t xml:space="preserve"> </w:t>
        </w:r>
      </w:ins>
      <w:ins w:author="ELENA GÓMEZ RICO" w:date="2026-03-23T16:17:07.235Z" w16du:dateUtc="2026-03-23T16:17:07.235Z" w:id="758348032">
        <w:r w:rsidR="41B8CC56">
          <w:t>(Ferran-Ferrer et al., 2023)</w:t>
        </w:r>
      </w:ins>
      <w:ins w:author="ELENA GÓMEZ RICO" w:date="2026-03-23T16:16:34.667Z" w16du:dateUtc="2026-03-23T16:16:34.667Z" w:id="437911613">
        <w:r w:rsidR="41B8CC56">
          <w:t xml:space="preserve"> must be analyzed alongside technical architectures </w:t>
        </w:r>
      </w:ins>
      <w:ins w:author="ELENA GÓMEZ RICO" w:date="2026-03-23T16:17:07.237Z" w16du:dateUtc="2026-03-23T16:17:07.237Z" w:id="658101366">
        <w:r w:rsidR="41B8CC56">
          <w:t>(Haraway, 1991)</w:t>
        </w:r>
      </w:ins>
      <w:ins w:author="ELENA GÓMEZ RICO" w:date="2026-03-23T16:16:34.667Z" w16du:dateUtc="2026-03-23T16:16:34.667Z" w:id="144904324">
        <w:r w:rsidR="41B8CC56">
          <w:t xml:space="preserve">. </w:t>
        </w:r>
      </w:ins>
      <w:del w:author="ELENA GÓMEZ RICO" w:date="2026-03-23T16:00:06.868Z" w16du:dateUtc="2026-03-23T16:00:06.868Z" w:id="1222746745">
        <w:r w:rsidRPr="3041B978" w:rsidDel="008C1EFC">
          <w:rPr>
            <w:rPrChange w:author="ELENA GÓMEZ RICO" w:date="2026-03-23T09:14:39.305Z" w16du:dateUtc="2026-03-23T09:14:39.305Z" w:id="333575531">
              <w:rPr>
                <w:rFonts w:ascii="Times New Roman" w:hAnsi="Times New Roman" w:eastAsia="Aptos" w:cs="Times New Roman" w:eastAsiaTheme="minorAscii"/>
                <w:color w:val="auto"/>
                <w:sz w:val="24"/>
                <w:szCs w:val="24"/>
              </w:rPr>
            </w:rPrChange>
          </w:rPr>
          <w:delText xml:space="preserve">Digital libraries function as sociotechnical </w:delText>
        </w:r>
      </w:del>
      <w:del w:author="ELENA GÓMEZ RICO" w:date="2026-03-17T16:37:00Z" w16du:dateUtc="2026-03-17T15:37:00Z" w:id="1460707213">
        <w:r w:rsidRPr="3041B978" w:rsidDel="008C1EFC">
          <w:rPr>
            <w:rPrChange w:author="ELENA GÓMEZ RICO" w:date="2026-03-23T09:14:39.305Z" w16du:dateUtc="2026-03-23T09:14:39.305Z" w:id="1130669933">
              <w:rPr>
                <w:rFonts w:ascii="Times New Roman" w:hAnsi="Times New Roman" w:eastAsia="Aptos" w:cs="Times New Roman" w:eastAsiaTheme="minorAscii"/>
                <w:color w:val="auto"/>
                <w:sz w:val="24"/>
                <w:szCs w:val="24"/>
              </w:rPr>
            </w:rPrChange>
          </w:rPr>
          <w:delText xml:space="preserve">systems where semantic and </w:delText>
        </w:r>
        <w:r w:rsidRPr="3041B978" w:rsidDel="008C1EFC">
          <w:rPr>
            <w:rPrChange w:author="ELENA GÓMEZ RICO" w:date="2026-03-23T09:14:39.307Z" w16du:dateUtc="2026-03-23T09:14:39.307Z" w:id="1909468122">
              <w:rPr>
                <w:rFonts w:ascii="Times New Roman" w:hAnsi="Times New Roman" w:eastAsia="Aptos" w:cs="Times New Roman" w:eastAsiaTheme="minorAscii"/>
                <w:color w:val="auto"/>
                <w:sz w:val="24"/>
                <w:szCs w:val="24"/>
              </w:rPr>
            </w:rPrChange>
          </w:rPr>
          <w:delText>neurosymbolic</w:delText>
        </w:r>
        <w:r w:rsidRPr="3041B978" w:rsidDel="008C1EFC">
          <w:rPr>
            <w:rPrChange w:author="ELENA GÓMEZ RICO" w:date="2026-03-23T09:14:39.309Z" w16du:dateUtc="2026-03-23T09:14:39.309Z" w:id="1217100365">
              <w:rPr>
                <w:rFonts w:ascii="Times New Roman" w:hAnsi="Times New Roman" w:eastAsia="Aptos" w:cs="Times New Roman" w:eastAsiaTheme="minorAscii"/>
                <w:color w:val="auto"/>
                <w:sz w:val="24"/>
                <w:szCs w:val="24"/>
              </w:rPr>
            </w:rPrChange>
          </w:rPr>
          <w:delText xml:space="preserve"> AI architectures, interface design, and organizational practices jointly shape what can be discovered, narrated, and contested (Fox and Chandrasekar, 2021). Within these systems, user-centered approaches encompass participatory design, human-computer interaction (HCI), citizen science, and human-centered AI (HCAI), each offering distinct methodological perspectives on how users engage with knowledge infrastructures (Delgado </w:delText>
        </w:r>
        <w:r w:rsidRPr="3041B978" w:rsidDel="008C1EFC">
          <w:rPr>
            <w:rPrChange w:author="ELENA GÓMEZ RICO" w:date="2026-03-23T09:14:39.31Z" w16du:dateUtc="2026-03-23T09:14:39.31Z" w:id="749788759">
              <w:rPr>
                <w:rFonts w:ascii="Times New Roman" w:hAnsi="Times New Roman" w:eastAsia="Aptos" w:cs="Times New Roman" w:eastAsiaTheme="minorAscii"/>
                <w:i w:val="1"/>
                <w:iCs w:val="1"/>
                <w:color w:val="auto"/>
                <w:sz w:val="24"/>
                <w:szCs w:val="24"/>
              </w:rPr>
            </w:rPrChange>
          </w:rPr>
          <w:delText xml:space="preserve">et al., </w:delText>
        </w:r>
        <w:r w:rsidRPr="3041B978" w:rsidDel="008C1EFC">
          <w:rPr>
            <w:rPrChange w:author="ELENA GÓMEZ RICO" w:date="2026-03-23T09:14:39.312Z" w16du:dateUtc="2026-03-23T09:14:39.312Z" w:id="2038046822">
              <w:rPr>
                <w:rFonts w:ascii="Times New Roman" w:hAnsi="Times New Roman" w:eastAsia="Aptos" w:cs="Times New Roman" w:eastAsiaTheme="minorAscii"/>
                <w:color w:val="auto"/>
                <w:sz w:val="24"/>
                <w:szCs w:val="24"/>
              </w:rPr>
            </w:rPrChange>
          </w:rPr>
          <w:delText xml:space="preserve">2023; Stappers and Sanders, 2008). Epistemic justice frameworks foreground how bias, representation, gender, and intersectionality shape whose knowledge is recognized and how (Fricker, 2007; Haraway, 1991), while human-centered AI scholarship highlights risks of inscrutable models, embedded bias, and </w:delText>
        </w:r>
        <w:r w:rsidRPr="3041B978" w:rsidDel="008C1EFC">
          <w:rPr>
            <w:rPrChange w:author="ELENA GÓMEZ RICO" w:date="2026-03-23T09:14:39.312Z" w16du:dateUtc="2026-03-23T09:14:39.312Z" w:id="1058410666">
              <w:rPr>
                <w:rFonts w:ascii="Times New Roman" w:hAnsi="Times New Roman" w:eastAsia="Aptos" w:cs="Times New Roman" w:eastAsiaTheme="minorAscii"/>
                <w:color w:val="auto"/>
                <w:sz w:val="24"/>
                <w:szCs w:val="24"/>
              </w:rPr>
            </w:rPrChange>
          </w:rPr>
          <w:delText>“</w:delText>
        </w:r>
        <w:r w:rsidRPr="3041B978" w:rsidDel="008C1EFC">
          <w:rPr>
            <w:rPrChange w:author="ELENA GÓMEZ RICO" w:date="2026-03-23T09:14:39.312Z" w16du:dateUtc="2026-03-23T09:14:39.312Z" w:id="871265448">
              <w:rPr>
                <w:rFonts w:ascii="Times New Roman" w:hAnsi="Times New Roman" w:eastAsia="Aptos" w:cs="Times New Roman" w:eastAsiaTheme="minorAscii"/>
                <w:color w:val="auto"/>
                <w:sz w:val="24"/>
                <w:szCs w:val="24"/>
              </w:rPr>
            </w:rPrChange>
          </w:rPr>
          <w:delText>illusions of meaning</w:delText>
        </w:r>
        <w:r w:rsidRPr="3041B978" w:rsidDel="008C1EFC">
          <w:rPr>
            <w:rPrChange w:author="ELENA GÓMEZ RICO" w:date="2026-03-23T09:14:39.312Z" w16du:dateUtc="2026-03-23T09:14:39.312Z" w:id="417181421">
              <w:rPr>
                <w:rFonts w:ascii="Times New Roman" w:hAnsi="Times New Roman" w:eastAsia="Aptos" w:cs="Times New Roman" w:eastAsiaTheme="minorAscii"/>
                <w:color w:val="auto"/>
                <w:sz w:val="24"/>
                <w:szCs w:val="24"/>
              </w:rPr>
            </w:rPrChange>
          </w:rPr>
          <w:delText>”</w:delText>
        </w:r>
        <w:r w:rsidRPr="3041B978" w:rsidDel="008C1EFC">
          <w:rPr>
            <w:rPrChange w:author="ELENA GÓMEZ RICO" w:date="2026-03-23T09:14:39.312Z" w16du:dateUtc="2026-03-23T09:14:39.312Z" w:id="213334653">
              <w:rPr>
                <w:rFonts w:ascii="Times New Roman" w:hAnsi="Times New Roman" w:eastAsia="Aptos" w:cs="Times New Roman" w:eastAsiaTheme="minorAscii"/>
                <w:color w:val="auto"/>
                <w:sz w:val="24"/>
                <w:szCs w:val="24"/>
              </w:rPr>
            </w:rPrChange>
          </w:rPr>
          <w:delText xml:space="preserve"> when systems lack accountability (Capel and Brereton, 2023).</w:delText>
        </w:r>
      </w:del>
    </w:p>
    <w:p w:rsidR="3C552AF0" w:rsidP="4F970A86" w:rsidRDefault="3C552AF0" w14:paraId="01A97830" w14:textId="0BD69A1C">
      <w:pPr>
        <w:pStyle w:val="Normal"/>
      </w:pPr>
      <w:ins w:author="ELENA GÓMEZ RICO" w:date="2026-03-17T16:39:00Z" w16du:dateUtc="2026-03-17T15:39:00Z" w:id="85469253">
        <w:r w:rsidR="45DDF810">
          <w:t>.</w:t>
        </w:r>
      </w:ins>
      <w:del w:author="ELENA GÓMEZ RICO" w:date="2026-03-17T16:39:00Z" w16du:dateUtc="2026-03-17T15:39:00Z" w:id="1871390137">
        <w:r w:rsidDel="3C552AF0">
          <w:delText xml:space="preserve">Seven key reviews further structure </w:delText>
        </w:r>
        <w:r w:rsidDel="3C552AF0">
          <w:delText>this theor</w:delText>
        </w:r>
        <w:r w:rsidDel="3C552AF0">
          <w:delText>etical framework</w:delText>
        </w:r>
      </w:del>
      <w:r w:rsidR="60E0F416">
        <w:rPr/>
        <w:t xml:space="preserve">. </w:t>
      </w:r>
      <w:del w:author="ELENA GÓMEZ RICO" w:date="2026-03-17T16:39:00Z" w16du:dateUtc="2026-03-17T15:39:00Z" w:id="547359762">
        <w:r w:rsidDel="3C552AF0">
          <w:delText xml:space="preserve">Systematic mappings of participatory design and its evolution </w:delText>
        </w:r>
        <w:r>
          <w:fldChar w:fldCharType="begin"/>
        </w:r>
      </w:del>
      <w:del w:author="ELENA GÓMEZ RICO" w:date="2026-03-17T16:11:00Z" w16du:dateUtc="2026-03-17T15:11:00Z" w:id="507789615">
        <w:r>
          <w:delInstrText xml:space="preserve">HYPERLINK "Participatory_design_A_systematic_review_and_insights_for_future_practice" \h</w:delInstrText>
        </w:r>
      </w:del>
      <w:del w:author="ELENA GÓMEZ RICO" w:date="2026-03-17T16:39:00Z" w16du:dateUtc="2026-03-17T15:39:00Z" w:id="958351581">
        <w:r>
          <w:fldChar w:fldCharType="separate"/>
        </w:r>
        <w:r w:rsidDel="3C552AF0">
          <w:delText>(</w:delText>
        </w:r>
        <w:r w:rsidDel="3C552AF0">
          <w:delText>Wacnik</w:delText>
        </w:r>
        <w:r w:rsidDel="3C552AF0">
          <w:delText xml:space="preserve"> </w:delText>
        </w:r>
        <w:r w:rsidDel="3C552AF0">
          <w:delText>et al.</w:delText>
        </w:r>
        <w:r w:rsidDel="3C552AF0">
          <w:delText>, 2025)</w:delText>
        </w:r>
        <w:r>
          <w:fldChar w:fldCharType="end"/>
        </w:r>
        <w:r w:rsidDel="3C552AF0">
          <w:delText xml:space="preserve"> and </w:delText>
        </w:r>
      </w:del>
      <w:del w:author="ELENA GÓMEZ RICO" w:date="2026-03-23T16:13:31.194Z" w16du:dateUtc="2026-03-23T16:13:31.194Z" w:id="433494953">
        <w:r w:rsidDel="3C552AF0">
          <w:delText>he</w:delText>
        </w:r>
        <w:r w:rsidDel="3C552AF0">
          <w:delText xml:space="preserve"> participatory turn in </w:delText>
        </w:r>
        <w:r w:rsidDel="3C552AF0">
          <w:delText>AI</w:delText>
        </w:r>
        <w:r w:rsidDel="3C552AF0">
          <w:delText xml:space="preserve"> design </w:delText>
        </w:r>
      </w:del>
      <w:r>
        <w:fldChar w:fldCharType="begin"/>
      </w:r>
      <w:ins w:author="ELENA GÓMEZ RICO" w:date="2026-03-17T16:11:00Z" w16du:dateUtc="2026-03-17T15:11:00Z" w:id="562037236">
        <w:r>
          <w:instrText xml:space="preserve">HYPERLINK "file:///Users/elenagomez/Library/Mobile Documents/iCloud~md~obsidian/Documents/Drafts/Digital libraries/The Participatory Turn in AI Design Theoretical Foundations and the Current State of Practice" \h </w:instrText>
        </w:r>
      </w:ins>
      <w:del w:author="ELENA GÓMEZ RICO" w:date="2026-03-17T16:11:00Z" w16du:dateUtc="2026-03-17T15:11:00Z" w:id="938070852">
        <w:r>
          <w:delInstrText xml:space="preserve">HYPERLINK "The%20Participatory%20Turn%20in%20AI%20Design%20Theoretical%20Foundations%20and%20the%20Current%20State%20of%20Practice" \h</w:delInstrText>
        </w:r>
      </w:del>
      <w:r>
        <w:fldChar w:fldCharType="separate"/>
      </w:r>
      <w:del w:author="ELENA GÓMEZ RICO" w:date="2026-03-23T16:13:31.194Z" w16du:dateUtc="2026-03-23T16:13:31.194Z" w:id="1658520540">
        <w:r w:rsidDel="3C552AF0">
          <w:delText xml:space="preserve">(Delgado </w:delText>
        </w:r>
        <w:r w:rsidDel="3C552AF0">
          <w:delText>et al.</w:delText>
        </w:r>
        <w:r w:rsidDel="3C552AF0">
          <w:delText>, 2023)</w:delText>
        </w:r>
      </w:del>
      <w:r>
        <w:fldChar w:fldCharType="end"/>
      </w:r>
      <w:del w:author="ELENA GÓMEZ RICO" w:date="2026-03-23T16:13:31.194Z" w16du:dateUtc="2026-03-23T16:13:31.194Z" w:id="1212800030">
        <w:r w:rsidDel="3C552AF0">
          <w:delText xml:space="preserve"> </w:delText>
        </w:r>
        <w:r w:rsidDel="3C552AF0">
          <w:delText>clarif</w:delText>
        </w:r>
        <w:r w:rsidDel="3C552AF0">
          <w:delText xml:space="preserve"> how users can</w:delText>
        </w:r>
        <w:r w:rsidDel="3C552AF0">
          <w:delText xml:space="preserve"> act a</w:delText>
        </w:r>
        <w:r w:rsidDel="3C552AF0">
          <w:delText xml:space="preserve">s partners in configuring </w:delText>
        </w:r>
        <w:r w:rsidDel="3C552AF0">
          <w:delText>socio-technical systems</w:delText>
        </w:r>
      </w:del>
      <w:del w:author="ELENA GÓMEZ RICO" w:date="2026-03-23T09:30:52.75Z" w16du:dateUtc="2026-03-23T09:30:52.75Z" w:id="1711686578">
        <w:r w:rsidDel="3C552AF0">
          <w:delText xml:space="preserve">. </w:delText>
        </w:r>
      </w:del>
      <w:del w:author="ELENA GÓMEZ RICO" w:date="2026-03-23T16:13:31.194Z" w16du:dateUtc="2026-03-23T16:13:31.194Z" w:id="570792292">
        <w:r w:rsidDel="3C552AF0">
          <w:delText xml:space="preserve">Design thinking </w:delText>
        </w:r>
        <w:r w:rsidDel="3C552AF0">
          <w:delText xml:space="preserve">and </w:delText>
        </w:r>
        <w:r w:rsidDel="3C552AF0">
          <w:delText xml:space="preserve">usability-testing </w:delText>
        </w:r>
      </w:del>
      <w:del w:author="ELENA GÓMEZ RICO" w:date="2026-03-23T09:27:11.428Z" w16du:dateUtc="2026-03-23T09:27:11.428Z" w:id="39114109">
        <w:r w:rsidDel="3C552AF0">
          <w:delText>reviews</w:delText>
        </w:r>
      </w:del>
      <w:del w:author="ELENA GÓMEZ RICO" w:date="2026-03-23T16:13:31.194Z" w16du:dateUtc="2026-03-23T16:13:31.194Z" w:id="782869508">
        <w:r w:rsidDel="3C552AF0">
          <w:delText xml:space="preserve"> </w:delText>
        </w:r>
      </w:del>
      <w:r>
        <w:fldChar w:fldCharType="begin"/>
      </w:r>
      <w:ins w:author="ELENA GÓMEZ RICO" w:date="2026-03-17T16:11:00Z" w16du:dateUtc="2026-03-17T15:11:00Z" w:id="1504497294">
        <w:r>
          <w:instrText xml:space="preserve">HYPERLINK "file:///Users/elenagomez/Library/Mobile Documents/iCloud~md~obsidian/Documents/Drafts/Digital libraries/Design Thinking from Bibliometric Analysis to Content Analysis, Current Research Trends, and Future Research Directions" \h </w:instrText>
        </w:r>
      </w:ins>
      <w:del w:author="ELENA GÓMEZ RICO" w:date="2026-03-17T16:11:00Z" w16du:dateUtc="2026-03-17T15:11:00Z" w:id="1362364632">
        <w:r>
          <w:delInstrText xml:space="preserve">HYPERLINK "Design%20Thinking%20from%20Bibliometric%20Analysis%20to%20Content%20Analysis,%20Current%20Research%20Trends,%20and%20Future%20Research%20Directions" \h</w:delInstrText>
        </w:r>
      </w:del>
      <w:r>
        <w:fldChar w:fldCharType="separate"/>
      </w:r>
      <w:del w:author="ELENA GÓMEZ RICO" w:date="2026-03-23T09:18:34.675Z" w16du:dateUtc="2026-03-23T09:18:34.675Z" w:id="2134847195">
        <w:r w:rsidDel="3C552AF0">
          <w:delText>(Bhandari, 2022</w:delText>
        </w:r>
      </w:del>
      <w:r>
        <w:fldChar w:fldCharType="end"/>
      </w:r>
      <w:del w:author="ELENA GÓMEZ RICO" w:date="2026-03-23T16:13:31.194Z" w16du:dateUtc="2026-03-23T16:13:31.194Z" w:id="616621291">
        <w:r w:rsidDel="3C552AF0">
          <w:delText>;</w:delText>
        </w:r>
        <w:r w:rsidDel="3C552AF0">
          <w:delText xml:space="preserve"> </w:delText>
        </w:r>
      </w:del>
      <w:r>
        <w:fldChar w:fldCharType="begin"/>
      </w:r>
      <w:ins w:author="ELENA GÓMEZ RICO" w:date="2026-03-17T16:11:00Z" w16du:dateUtc="2026-03-17T15:11:00Z" w:id="1969675844">
        <w:r>
          <w:instrText xml:space="preserve">HYPERLINK "file:///Users/elenagomez/Library/Mobile Documents/iCloud~md~obsidian/Documents/Drafts/Digital libraries/Usability Testing  A Bibliometric Analysis Based on WoS Data – Journal of Scientometric Research" \h </w:instrText>
        </w:r>
      </w:ins>
      <w:del w:author="ELENA GÓMEZ RICO" w:date="2026-03-17T16:11:00Z" w16du:dateUtc="2026-03-17T15:11:00Z" w:id="1841993391">
        <w:r>
          <w:delInstrText xml:space="preserve">HYPERLINK "Usability%20Testing%20%20A%20Bibliometric%20Analysis%20Based%20on%20WoS%20Data%20–%20Journal%20of%20Scientometric%20Research" \h</w:delInstrText>
        </w:r>
      </w:del>
      <w:r>
        <w:fldChar w:fldCharType="separate"/>
      </w:r>
      <w:del w:author="ELENA GÓMEZ RICO" w:date="2026-03-23T16:13:31.194Z" w16du:dateUtc="2026-03-23T16:13:31.194Z" w:id="1397529081">
        <w:r w:rsidDel="3C552AF0">
          <w:delText xml:space="preserve">Baghini </w:delText>
        </w:r>
        <w:r w:rsidDel="3C552AF0">
          <w:delText>et al.</w:delText>
        </w:r>
        <w:r w:rsidDel="3C552AF0">
          <w:delText>, 2024</w:delText>
        </w:r>
        <w:r w:rsidDel="3C552AF0">
          <w:delText>)</w:delText>
        </w:r>
      </w:del>
      <w:r>
        <w:fldChar w:fldCharType="end"/>
      </w:r>
      <w:del w:author="ELENA GÓMEZ RICO" w:date="2026-03-23T16:13:14.327Z" w16du:dateUtc="2026-03-23T16:13:14.327Z" w:id="625118139">
        <w:r w:rsidDel="3C552AF0">
          <w:delText xml:space="preserve"> </w:delText>
        </w:r>
        <w:r w:rsidDel="3C552AF0">
          <w:delText>situate methodologica</w:delText>
        </w:r>
        <w:r w:rsidDel="3C552AF0">
          <w:delText>l repe</w:delText>
        </w:r>
        <w:r w:rsidDel="3C552AF0">
          <w:delText>rtoires for iterative evaluation in</w:delText>
        </w:r>
        <w:r w:rsidDel="3C552AF0">
          <w:delText xml:space="preserve"> HCI</w:delText>
        </w:r>
      </w:del>
      <w:del w:author="ELENA GÓMEZ RICO" w:date="2026-03-23T09:28:10.916Z" w16du:dateUtc="2026-03-23T09:28:10.916Z" w:id="720275982">
        <w:r w:rsidDel="3C552AF0">
          <w:delText xml:space="preserve"> </w:delText>
        </w:r>
      </w:del>
      <w:del w:author="ELENA GÓMEZ RICO" w:date="2026-03-23T09:27:58.299Z" w16du:dateUtc="2026-03-23T09:27:58.299Z" w:id="546784746">
        <w:r w:rsidDel="3C552AF0">
          <w:delText>and related fields</w:delText>
        </w:r>
      </w:del>
      <w:ins w:author="ELENA GÓMEZ RICO" w:date="2026-03-17T16:43:00Z" w16du:dateUtc="2026-03-17T15:43:00Z" w:id="687411233">
        <w:r w:rsidR="45DDF810">
          <w:t xml:space="preserve"> </w:t>
        </w:r>
      </w:ins>
      <w:del w:author="ELENA GÓMEZ RICO" w:date="2026-03-23T16:14:13.662Z" w16du:dateUtc="2026-03-23T16:14:13.662Z" w:id="935224039">
        <w:r w:rsidDel="3C552AF0">
          <w:delText xml:space="preserve">, </w:delText>
        </w:r>
      </w:del>
      <w:del w:author="ELENA GÓMEZ RICO" w:date="2026-03-19T11:39:03.217Z" w16du:dateUtc="2026-03-19T11:39:03.217Z" w:id="1688136133">
        <w:r w:rsidDel="3C552AF0">
          <w:delText>while</w:delText>
        </w:r>
      </w:del>
      <w:del w:author="ELENA GÓMEZ RICO" w:date="2026-03-23T16:14:13.662Z" w16du:dateUtc="2026-03-23T16:14:13.662Z" w:id="480163587">
        <w:r w:rsidDel="3C552AF0">
          <w:delText xml:space="preserve"> </w:delText>
        </w:r>
      </w:del>
      <w:del w:author="ELENA GÓMEZ RICO" w:date="2026-03-17T16:43:00Z" w16du:dateUtc="2026-03-17T16:43:00Z" w:id="1103405204">
        <w:r w:rsidDel="3C552AF0">
          <w:delText>a scoping review of the Wikipedia gender gap foreg</w:delText>
        </w:r>
      </w:del>
      <w:del w:author="ELENA GÓMEZ RICO" w:date="2026-03-23T16:14:13.662Z" w16du:dateUtc="2026-03-23T16:14:13.662Z" w:id="2025253295">
        <w:r w:rsidDel="3C552AF0">
          <w:delText>rounds s</w:delText>
        </w:r>
      </w:del>
      <w:del w:author="ELENA GÓMEZ RICO" w:date="2026-03-17T16:43:00Z" w16du:dateUtc="2026-03-17T16:43:00Z" w:id="577409412">
        <w:r w:rsidDel="3C552AF0">
          <w:delText xml:space="preserve">tructural patterns of exclusion and gendered bias in large-scale knowledge infrastructures </w:delText>
        </w:r>
        <w:r>
          <w:fldChar w:fldCharType="begin"/>
        </w:r>
      </w:del>
      <w:del w:author="ELENA GÓMEZ RICO" w:date="2026-03-17T16:11:00Z" w16du:dateUtc="2026-03-17T15:11:00Z" w:id="1525156304">
        <w:r>
          <w:delInstrText xml:space="preserve">HYPERLINK "Wikipedia%20gender%20gap%20a%20scoping%20review%20Profesional%20de%20la%20información" \h</w:delInstrText>
        </w:r>
      </w:del>
      <w:del w:author="ELENA GÓMEZ RICO" w:date="2026-03-17T16:43:00Z" w16du:dateUtc="2026-03-17T15:43:00Z" w:id="1322596592">
        <w:r>
          <w:fldChar w:fldCharType="separate"/>
        </w:r>
      </w:del>
      <w:del w:author="ELENA GÓMEZ RICO" w:date="2026-03-23T16:14:13.662Z" w16du:dateUtc="2026-03-23T16:14:13.662Z" w:id="9814550">
        <w:r w:rsidDel="3C552AF0">
          <w:delText xml:space="preserve">(Ferran-Ferrer </w:delText>
        </w:r>
      </w:del>
      <w:del w:author="ELENA GÓMEZ RICO" w:date="2026-03-17T16:43:00Z" w16du:dateUtc="2026-03-17T15:43:00Z" w:id="1471867348">
        <w:r w:rsidDel="3C552AF0">
          <w:delText>et al.</w:delText>
        </w:r>
      </w:del>
      <w:del w:author="ELENA GÓMEZ RICO" w:date="2026-03-23T16:14:13.662Z" w16du:dateUtc="2026-03-23T16:14:13.662Z" w:id="332019932">
        <w:r w:rsidRPr="66452F6F" w:rsidDel="3C552AF0">
          <w:rPr>
            <w:rPrChange w:author="ELENA GÓMEZ RICO" w:date="2026-03-19T08:42:00Z" w16du:dateUtc="2026-03-19T08:42:34Z" w:id="1055204447">
              <w:rPr>
                <w:rFonts w:ascii="Times New Roman" w:hAnsi="Times New Roman" w:cs="Times New Roman"/>
              </w:rPr>
            </w:rPrChange>
          </w:rPr>
          <w:delText>,</w:delText>
        </w:r>
        <w:r w:rsidDel="3C552AF0">
          <w:delText xml:space="preserve"> 2022)</w:delText>
        </w:r>
      </w:del>
      <w:del w:author="ELENA GÓMEZ RICO" w:date="2026-03-17T16:43:00Z" w16du:dateUtc="2026-03-17T15:43:00Z" w:id="319001759">
        <w:r>
          <w:fldChar w:fldCharType="end"/>
        </w:r>
        <w:r w:rsidDel="3C552AF0">
          <w:delText xml:space="preserve">. </w:delText>
        </w:r>
      </w:del>
      <w:del w:author="ELENA GÓMEZ RICO" w:date="2026-03-23T16:14:13.662Z" w16du:dateUtc="2026-03-23T16:14:13.662Z" w:id="1703477570">
        <w:r w:rsidDel="3C552AF0">
          <w:delText xml:space="preserve">A structured review of neuro-symbolic AI </w:delText>
        </w:r>
      </w:del>
      <w:del w:author="ELENA GÓMEZ RICO" w:date="2026-03-17T16:41:00Z" w16du:dateUtc="2026-03-17T15:41:00Z" w:id="283577391">
        <w:r>
          <w:fldChar w:fldCharType="begin"/>
        </w:r>
      </w:del>
      <w:del w:author="ELENA GÓMEZ RICO" w:date="2026-03-17T16:11:00Z" w16du:dateUtc="2026-03-17T15:11:00Z" w:id="662632425">
        <w:r>
          <w:delInstrText xml:space="preserve">HYPERLINK "Is%20Neuro-Symbolic%20AI%20Meeting%20its%20Promise%20in%20Natural%20Language%20Processing?%20A%20Structured%20Review" \h</w:delInstrText>
        </w:r>
      </w:del>
      <w:del w:author="ELENA GÓMEZ RICO" w:date="2026-03-17T16:41:00Z" w16du:dateUtc="2026-03-17T15:41:00Z" w:id="993049989">
        <w:r>
          <w:fldChar w:fldCharType="separate"/>
        </w:r>
        <w:r w:rsidDel="3C552AF0">
          <w:delText xml:space="preserve">(Hamilton </w:delText>
        </w:r>
      </w:del>
      <w:del w:author="ELENA GÓMEZ RICO" w:date="2026-03-23T16:14:13.662Z" w16du:dateUtc="2026-03-23T16:14:13.662Z" w:id="1070438439">
        <w:r w:rsidDel="3C552AF0">
          <w:delText>et al.</w:delText>
        </w:r>
      </w:del>
      <w:del w:author="ELENA GÓMEZ RICO" w:date="2026-03-17T16:41:00Z" w16du:dateUtc="2026-03-17T15:41:00Z" w:id="150442438">
        <w:r w:rsidDel="3C552AF0">
          <w:delText>, 2022)</w:delText>
        </w:r>
        <w:r>
          <w:fldChar w:fldCharType="end"/>
        </w:r>
      </w:del>
      <w:del w:author="ELENA GÓMEZ RICO" w:date="2026-03-23T16:14:13.662Z" w16du:dateUtc="2026-03-23T16:14:13.662Z" w:id="1239425885">
        <w:r w:rsidDel="3C552AF0">
          <w:delText xml:space="preserve"> and </w:delText>
        </w:r>
      </w:del>
      <w:del w:author="ELENA GÓMEZ RICO" w:date="2026-03-17T16:41:00Z" w16du:dateUtc="2026-03-17T15:41:00Z" w:id="2099945402">
        <w:r w:rsidDel="3C552AF0">
          <w:delText>a bib</w:delText>
        </w:r>
      </w:del>
      <w:del w:author="ELENA GÓMEZ RICO" w:date="2026-03-23T16:14:13.662Z" w16du:dateUtc="2026-03-23T16:14:13.662Z" w:id="409851067">
        <w:r w:rsidDel="3C552AF0">
          <w:delText xml:space="preserve">liometric synthesis on semantic technologies for cultural heritage </w:delText>
        </w:r>
      </w:del>
      <w:del w:author="ELENA GÓMEZ RICO" w:date="2026-03-17T16:41:00Z" w16du:dateUtc="2026-03-17T15:41:00Z" w:id="1565119690">
        <w:r>
          <w:fldChar w:fldCharType="begin"/>
        </w:r>
      </w:del>
      <w:del w:author="ELENA GÓMEZ RICO" w:date="2026-03-17T16:11:00Z" w16du:dateUtc="2026-03-17T15:11:00Z" w:id="1749320808">
        <w:r>
          <w:delInstrText xml:space="preserve">HYPERLINK "Semantic%20technology%20for%20cultural%20heritage%20a%20bibliometric-based%20review.pdf" \l "page=11&amp;annotation=496R" \h</w:delInstrText>
        </w:r>
      </w:del>
      <w:del w:author="ELENA GÓMEZ RICO" w:date="2026-03-17T16:41:00Z" w16du:dateUtc="2026-03-17T15:41:00Z" w:id="1412072075">
        <w:r>
          <w:fldChar w:fldCharType="separate"/>
        </w:r>
        <w:r w:rsidDel="3C552AF0">
          <w:delText>(</w:delText>
        </w:r>
      </w:del>
      <w:del w:author="ELENA GÓMEZ RICO" w:date="2026-03-23T16:14:13.662Z" w16du:dateUtc="2026-03-23T16:14:13.662Z" w:id="1901522520">
        <w:r w:rsidDel="3C552AF0">
          <w:delText>Desul</w:delText>
        </w:r>
      </w:del>
      <w:del w:author="ELENA GÓMEZ RICO" w:date="2026-03-17T16:41:00Z" w16du:dateUtc="2026-03-17T15:41:00Z" w:id="469073040">
        <w:r w:rsidDel="3C552AF0">
          <w:delText xml:space="preserve"> </w:delText>
        </w:r>
      </w:del>
      <w:del w:author="ELENA GÓMEZ RICO" w:date="2026-03-23T16:14:13.662Z" w16du:dateUtc="2026-03-23T16:14:13.662Z" w:id="2076978830">
        <w:r w:rsidDel="3C552AF0">
          <w:delText>et al.</w:delText>
        </w:r>
      </w:del>
      <w:del w:author="ELENA GÓMEZ RICO" w:date="2026-03-17T16:41:00Z" w16du:dateUtc="2026-03-17T15:41:00Z" w:id="192490915">
        <w:r w:rsidDel="3C552AF0">
          <w:delText>, 2023)</w:delText>
        </w:r>
        <w:r>
          <w:fldChar w:fldCharType="end"/>
        </w:r>
      </w:del>
      <w:del w:author="ELENA GÓMEZ RICO" w:date="2026-03-23T16:14:13.662Z" w16du:dateUtc="2026-03-23T16:14:13.662Z" w:id="1296393608">
        <w:r w:rsidDel="3C552AF0">
          <w:delText xml:space="preserve"> together anchor semantic/</w:delText>
        </w:r>
      </w:del>
      <w:del w:author="ELENA GÓMEZ RICO" w:date="2026-03-17T16:41:00Z" w16du:dateUtc="2026-03-17T15:41:00Z" w:id="1244903809">
        <w:r w:rsidDel="3C552AF0">
          <w:delText>NeSy</w:delText>
        </w:r>
      </w:del>
      <w:del w:author="ELENA GÓMEZ RICO" w:date="2026-03-23T16:14:13.662Z" w16du:dateUtc="2026-03-23T16:14:13.662Z" w:id="494493569">
        <w:r w:rsidDel="3C552AF0">
          <w:delText xml:space="preserve"> approaches within GLAM contexts</w:delText>
        </w:r>
      </w:del>
      <w:del w:author="ELENA GÓMEZ RICO" w:date="2026-03-17T16:41:00Z" w16du:dateUtc="2026-03-17T15:41:00Z" w:id="1476865966">
        <w:r w:rsidDel="3C552AF0">
          <w:delText>.</w:delText>
        </w:r>
      </w:del>
      <w:del w:author="ELENA GÓMEZ RICO" w:date="2026-03-23T16:16:28.991Z" w16du:dateUtc="2026-03-23T16:16:28.991Z" w:id="862040816">
        <w:r w:rsidDel="3C552AF0">
          <w:delText xml:space="preserve"> </w:delText>
        </w:r>
      </w:del>
      <w:del w:author="ELENA GÓMEZ RICO" w:date="2026-03-17T16:46:00Z" w16du:dateUtc="2026-03-17T15:46:00Z" w:id="2021383010">
        <w:r w:rsidDel="3C552AF0">
          <w:delText>Taken together, these reviews frame digital libraries as contested sites where participation, epistemic justice, and representational politic</w:delText>
        </w:r>
      </w:del>
      <w:del w:author="ELENA GÓMEZ RICO" w:date="2026-03-23T16:16:28.991Z" w16du:dateUtc="2026-03-23T16:16:28.991Z" w:id="247971155">
        <w:r w:rsidDel="3C552AF0">
          <w:delText>s</w:delText>
        </w:r>
      </w:del>
      <w:del w:author="ELENA GÓMEZ RICO" w:date="2026-03-17T16:46:00Z" w16du:dateUtc="2026-03-17T15:46:00Z" w:id="1217010216">
        <w:r w:rsidDel="3C552AF0">
          <w:delText xml:space="preserve"> must be analyzed alongside technical architectures.</w:delText>
        </w:r>
      </w:del>
    </w:p>
    <w:p w:rsidRPr="00492B76" w:rsidR="00D26924" w:rsidDel="003E6A89" w:rsidP="10751D0A" w:rsidRDefault="00D26924" w14:paraId="799C20DE" w14:textId="05DC0678">
      <w:pPr>
        <w:pStyle w:val="Normal"/>
        <w:rPr>
          <w:ins w:author="ELENA GÓMEZ RICO" w:date="2026-03-23T16:22:26.702Z" w16du:dateUtc="2026-03-23T16:22:26.702Z" w:id="1098491598"/>
          <w:rFonts w:ascii="Times New Roman" w:hAnsi="Times New Roman" w:eastAsia="Times New Roman" w:cs="Times New Roman"/>
          <w:color w:val="auto"/>
          <w:sz w:val="24"/>
          <w:szCs w:val="24"/>
        </w:rPr>
      </w:pPr>
      <w:commentRangeStart w:id="250"/>
      <w:del w:author="ELENA GÓMEZ RICO" w:date="2026-03-17T17:28:00Z" w16du:dateUtc="2026-03-17T16:28:00Z" w:id="314048682">
        <w:r w:rsidDel="00D26924">
          <w:delText xml:space="preserve">This study operationalizes these perspectives through a four-dimensional analytical framework (see Table 1). The process-driven dimension examines when users enter system life cycles—early co-design, late evaluation, continuous engagement, or undocumented—drawing on iterative design frameworks (Waidelich </w:delText>
        </w:r>
        <w:r w:rsidDel="00D26924">
          <w:delText xml:space="preserve">et al., </w:delText>
        </w:r>
        <w:r w:rsidDel="00D26924">
          <w:delText xml:space="preserve">2018; Calvano, 2025), co-production in knowledge work (Turnhout </w:delText>
        </w:r>
        <w:r w:rsidDel="00D26924">
          <w:delText xml:space="preserve">et al., </w:delText>
        </w:r>
        <w:r w:rsidDel="00D26924">
          <w:delText xml:space="preserve">2020), and citizen-science contribution phases (Haklay </w:delText>
        </w:r>
        <w:r w:rsidDel="00D26924">
          <w:delText xml:space="preserve">et al., </w:delText>
        </w:r>
        <w:r w:rsidDel="00D26924">
          <w:delText xml:space="preserve">2020). The methodological tools dimension inventories participatory design, co-creation (Stappers and Sanders, 2008), usability testing, crowdsourcing, and annotation practices. The participation and engagement dimension aligns design spectra (consult, include, elaborate, own) (Delgado </w:delText>
        </w:r>
        <w:r w:rsidDel="00D26924">
          <w:delText xml:space="preserve">et al., </w:delText>
        </w:r>
        <w:r w:rsidDel="00D26924">
          <w:delText xml:space="preserve">2023) with citizen-science roles (scientific, educational, social, economic, environmental, political agency) (Vohland </w:delText>
        </w:r>
        <w:r w:rsidDel="00D26924">
          <w:delText xml:space="preserve">et al., </w:delText>
        </w:r>
        <w:r w:rsidDel="00D26924">
          <w:delText>2021). The representational gaps and epistemic justice dimension tracks gender, intersectionality, bias mitigation, knowledge diversity, and power awareness (Fricker, 2007; Haraway, 1991; Stengers and Despret, 2014; Escobar, 2016). This framework enables systematic cross-case comparison of how methodological choices shape inclusion, bias mitigation, and accountability in semantic/NeSy AI</w:delText>
        </w:r>
      </w:del>
      <w:del w:author="ELENA GÓMEZ RICO" w:date="2026-03-19T11:25:40.233Z" w16du:dateUtc="2026-03-19T11:25:40.233Z" w:id="2011014528">
        <w:r w:rsidDel="00D26924">
          <w:delText xml:space="preserve"> </w:delText>
        </w:r>
      </w:del>
      <w:del w:author="ELENA GÓMEZ RICO" w:date="2026-03-23T16:22:22.875Z" w16du:dateUtc="2026-03-23T16:22:22.875Z" w:id="1780882186">
        <w:r w:rsidDel="00D26924">
          <w:delText>fo</w:delText>
        </w:r>
      </w:del>
      <w:del w:author="ELENA GÓMEZ RICO" w:date="2026-03-17T17:28:00Z" w16du:dateUtc="2026-03-17T17:28:00Z" w:id="1726277590">
        <w:r w:rsidDel="00D26924">
          <w:delText>r digital libraries.</w:delText>
        </w:r>
      </w:del>
      <w:commentRangeEnd w:id="250"/>
      <w:r>
        <w:rPr>
          <w:rStyle w:val="CommentReference"/>
        </w:rPr>
        <w:commentReference w:id="250"/>
      </w:r>
    </w:p>
    <w:p w:rsidR="41B8CC56" w:rsidP="41B8CC56" w:rsidRDefault="41B8CC56" w14:paraId="525464F3" w14:textId="1B2982AA">
      <w:pPr>
        <w:pStyle w:val="Normal"/>
        <w:rPr>
          <w:del w:author="ELENA GÓMEZ RICO" w:date="2026-03-17T17:28:00Z" w16du:dateUtc="2026-03-17T16:28:00Z" w:id="1416274414"/>
        </w:rPr>
      </w:pPr>
    </w:p>
    <w:p w:rsidRPr="00492B76" w:rsidR="00307D51" w:rsidP="10751D0A" w:rsidRDefault="00D759E1" w14:paraId="526727F3" w14:textId="6F2500C9">
      <w:pPr>
        <w:pStyle w:val="Heading1"/>
        <w:rPr>
          <w:rFonts w:ascii="Times New Roman" w:hAnsi="Times New Roman" w:eastAsia="Times New Roman" w:cs="Times New Roman"/>
        </w:rPr>
      </w:pPr>
      <w:r w:rsidR="00D759E1">
        <w:rPr/>
        <w:t>Methodology</w:t>
      </w:r>
    </w:p>
    <w:p w:rsidR="00A33DF8" w:rsidP="66452F6F" w:rsidRDefault="2D4017D1" w14:paraId="174847B9" w14:textId="04BAAAA1">
      <w:pPr>
        <w:pStyle w:val="Normal"/>
        <w:rPr>
          <w:ins w:author="ELENA GÓMEZ RICO" w:date="2026-03-17T17:07:00Z" w16du:dateUtc="2026-03-17T16:07:00Z" w:id="1098097836"/>
          <w:rFonts w:ascii="Times New Roman" w:hAnsi="Times New Roman" w:eastAsia="Times New Roman" w:cs="Times New Roman"/>
        </w:rPr>
        <w:pPrChange w:author="ELENA GÓMEZ RICO" w:date="2026-03-24T09:24:35.989Z">
          <w:pPr>
            <w:pStyle w:val="NormalWeb"/>
            <w:spacing w:line="360" w:lineRule="auto"/>
            <w:jc w:val="both"/>
          </w:pPr>
        </w:pPrChange>
      </w:pPr>
      <w:r w:rsidR="6ADB8549">
        <w:rPr/>
        <w:t xml:space="preserve">This </w:t>
      </w:r>
      <w:ins w:author="ELENA GÓMEZ RICO" w:date="2026-03-20T17:05:29.654Z" w16du:dateUtc="2026-03-20T17:05:29.654Z" w:id="1544691966">
        <w:r w:rsidR="5E7C37DC">
          <w:t xml:space="preserve">scoping review </w:t>
        </w:r>
      </w:ins>
      <w:r w:rsidR="6ADB8549">
        <w:rPr/>
        <w:t xml:space="preserve">study adopts </w:t>
      </w:r>
      <w:r w:rsidR="6ADB8549">
        <w:rPr/>
        <w:t>a qualitative</w:t>
      </w:r>
      <w:r w:rsidR="6ADB8549">
        <w:rPr/>
        <w:t>-dominant mixed-methods</w:t>
      </w:r>
      <w:ins w:author="ELENA GÓMEZ RICO" w:date="2026-03-24T09:18:33.632Z" w16du:dateUtc="2026-03-24T09:18:33.632Z" w:id="679545803">
        <w:r w:rsidR="79120276">
          <w:t>. It</w:t>
        </w:r>
      </w:ins>
      <w:r w:rsidR="6ADB8549">
        <w:rPr/>
        <w:t xml:space="preserve"> </w:t>
      </w:r>
      <w:del w:author="ELENA GÓMEZ RICO" w:date="2026-03-23T18:53:33.291Z" w16du:dateUtc="2026-03-23T18:53:33.291Z" w:id="1726076166">
        <w:r w:rsidDel="2D4017D1">
          <w:delText>design</w:delText>
        </w:r>
      </w:del>
      <w:r w:rsidR="6ADB8549">
        <w:rPr/>
        <w:t xml:space="preserve"> combin</w:t>
      </w:r>
      <w:del w:author="ELENA GÓMEZ RICO" w:date="2026-03-24T09:18:39.038Z" w16du:dateUtc="2026-03-24T09:18:39.038Z" w:id="1473100556">
        <w:r w:rsidDel="2D4017D1">
          <w:delText>ing</w:delText>
        </w:r>
      </w:del>
      <w:ins w:author="ELENA GÓMEZ RICO" w:date="2026-03-24T09:18:39.248Z" w16du:dateUtc="2026-03-24T09:18:39.248Z" w:id="493846620">
        <w:r w:rsidR="7EFE7DF8">
          <w:t>es</w:t>
        </w:r>
      </w:ins>
      <w:r w:rsidR="6ADB8549">
        <w:rPr/>
        <w:t xml:space="preserve"> </w:t>
      </w:r>
      <w:ins w:author="ELENA GÓMEZ RICO" w:date="2026-03-20T17:06:45.21Z" w16du:dateUtc="2026-03-20T17:06:45.21Z" w:id="1502768100">
        <w:r w:rsidR="3A68F8C1">
          <w:t xml:space="preserve">bibliometric mapping techniques </w:t>
        </w:r>
        <w:r w:rsidR="3A68F8C1">
          <w:t xml:space="preserve">(Cobo </w:t>
        </w:r>
        <w:r w:rsidR="3A68F8C1">
          <w:t>et al.,</w:t>
        </w:r>
        <w:r w:rsidR="3A68F8C1">
          <w:t xml:space="preserve"> 2011)</w:t>
        </w:r>
      </w:ins>
      <w:ins w:author="ELENA GÓMEZ RICO" w:date="2026-03-23T16:34:50.856Z" w16du:dateUtc="2026-03-23T16:34:50.856Z" w:id="1792518655">
        <w:r w:rsidR="444920BE">
          <w:t xml:space="preserve"> </w:t>
        </w:r>
      </w:ins>
      <w:ins w:author="ELENA GÓMEZ RICO" w:date="2026-03-20T17:06:45.21Z" w16du:dateUtc="2026-03-20T17:06:45.21Z" w:id="688133344">
        <w:r w:rsidR="3A68F8C1">
          <w:t xml:space="preserve">with </w:t>
        </w:r>
        <w:r w:rsidR="3A68F8C1">
          <w:t xml:space="preserve">content analysis (Cardoso </w:t>
        </w:r>
        <w:r w:rsidR="3A68F8C1">
          <w:rPr>
            <w:rPrChange w:author="ELENA GÓMEZ RICO" w:date="2026-03-22T19:51:24.305Z" w16du:dateUtc="2026-03-22T19:51:24.305Z" w:id="1064713134"/>
          </w:rPr>
          <w:t>et al</w:t>
        </w:r>
        <w:r w:rsidR="3A68F8C1">
          <w:t>., 2021)</w:t>
        </w:r>
        <w:r w:rsidR="3A68F8C1">
          <w:t xml:space="preserve"> </w:t>
        </w:r>
      </w:ins>
      <w:ins w:author="ELENA GÓMEZ RICO" w:date="2026-03-20T17:07:31.108Z" w16du:dateUtc="2026-03-20T17:07:31.108Z" w:id="1233579227">
        <w:r w:rsidR="622B95EE">
          <w:t>w</w:t>
        </w:r>
        <w:r w:rsidR="622B95EE">
          <w:t xml:space="preserve">ithin </w:t>
        </w:r>
      </w:ins>
      <w:ins w:author="ELENA GÓMEZ RICO" w:date="2026-03-20T17:06:45.21Z" w16du:dateUtc="2026-03-20T17:06:45.21Z" w:id="921045061">
        <w:r w:rsidR="3A68F8C1">
          <w:t xml:space="preserve">the SALSA framework (Search, Appraisal, Synthesis, Analysis) </w:t>
        </w:r>
      </w:ins>
      <w:ins w:author="ELENA GÓMEZ RICO" w:date="2026-03-24T09:24:35.988Z" w16du:dateUtc="2026-03-24T09:24:35.988Z" w:id="755662836">
        <w:r w:rsidR="42B74B67">
          <w:t xml:space="preserve">(see Figure 1) </w:t>
        </w:r>
      </w:ins>
      <w:ins w:author="ELENA GÓMEZ RICO" w:date="2026-03-20T17:06:45.21Z" w16du:dateUtc="2026-03-20T17:06:45.21Z" w:id="986954134">
        <w:r w:rsidR="3A68F8C1">
          <w:t>(Lopezosa et al., 2024).</w:t>
        </w:r>
      </w:ins>
      <w:ins w:author="ELENA GÓMEZ RICO" w:date="2026-03-20T17:09:41.119Z" w16du:dateUtc="2026-03-20T17:09:41.119Z" w:id="2024381232">
        <w:r w:rsidR="7AE2B777">
          <w:t xml:space="preserve"> </w:t>
        </w:r>
      </w:ins>
      <w:del w:author="ELENA GÓMEZ RICO" w:date="2026-03-20T17:09:38.949Z" w16du:dateUtc="2026-03-20T17:09:38.949Z" w:id="928503385">
        <w:r w:rsidDel="2D4017D1">
          <w:delText>a scoping review of the scholarly</w:delText>
        </w:r>
      </w:del>
      <w:del w:author="ELENA GÓMEZ RICO" w:date="2026-03-20T12:42:57.808Z" w16du:dateUtc="2026-03-20T12:42:57.808Z" w:id="1188736295">
        <w:r w:rsidDel="2D4017D1">
          <w:delText xml:space="preserve"> </w:delText>
        </w:r>
      </w:del>
      <w:del w:author="ELENA GÓMEZ RICO" w:date="2026-03-20T17:09:46.265Z" w16du:dateUtc="2026-03-20T17:09:46.265Z" w:id="342965933">
        <w:r w:rsidDel="2D4017D1">
          <w:delText>literature</w:delText>
        </w:r>
      </w:del>
      <w:ins w:author="ELENA GÓMEZ RICO" w:date="2026-03-20T17:09:55.923Z" w16du:dateUtc="2026-03-20T17:09:55.923Z" w:id="175692884">
        <w:r w:rsidR="42F134C4">
          <w:t>The</w:t>
        </w:r>
        <w:r w:rsidR="42F134C4">
          <w:t xml:space="preserve"> objective</w:t>
        </w:r>
      </w:ins>
      <w:del w:author="ELENA GÓMEZ RICO" w:date="2026-03-20T17:10:03.436Z" w16du:dateUtc="2026-03-20T17:10:03.436Z" w:id="1463060774">
        <w:r w:rsidDel="2D4017D1">
          <w:delText xml:space="preserve"> </w:delText>
        </w:r>
      </w:del>
      <w:r w:rsidR="3F2BF5A7">
        <w:rPr/>
        <w:t xml:space="preserve"> </w:t>
      </w:r>
      <w:ins w:author="ELENA GÓMEZ RICO" w:date="2026-03-20T17:10:05.548Z" w16du:dateUtc="2026-03-20T17:10:05.548Z" w:id="1569644518">
        <w:r w:rsidR="262EE087">
          <w:t>is to</w:t>
        </w:r>
      </w:ins>
      <w:ins w:author="ELENA GÓMEZ RICO" w:date="2026-03-17T17:32:00Z" w16du:dateUtc="2026-03-17T16:32:00Z" w:id="391524014">
        <w:r w:rsidR="141139FF">
          <w:t xml:space="preserve"> answer RQ1</w:t>
        </w:r>
      </w:ins>
      <w:ins w:author="ELENA GÓMEZ RICO" w:date="2026-03-24T09:19:42.057Z" w16du:dateUtc="2026-03-24T09:19:42.057Z" w:id="1690706326">
        <w:r w:rsidR="0D96B23F">
          <w:t xml:space="preserve"> </w:t>
        </w:r>
      </w:ins>
      <w:ins w:author="ELENA GÓMEZ RICO" w:date="2026-03-17T17:32:00Z" w16du:dateUtc="2026-03-17T16:32:00Z" w:id="1968610935">
        <w:r w:rsidR="141139FF">
          <w:t>by mapping</w:t>
        </w:r>
      </w:ins>
      <w:ins w:author="ELENA GÓMEZ RICO" w:date="2026-03-20T17:09:22.721Z" w16du:dateUtc="2026-03-20T17:09:22.721Z" w:id="748626941">
        <w:r w:rsidR="0745980F">
          <w:t xml:space="preserve">, in the </w:t>
        </w:r>
      </w:ins>
      <w:ins w:author="ELENA GÓMEZ RICO" w:date="2026-03-20T17:10:29.387Z" w16du:dateUtc="2026-03-20T17:10:29.387Z" w:id="1485108853">
        <w:r w:rsidR="273F8791">
          <w:t>scholarly</w:t>
        </w:r>
      </w:ins>
      <w:ins w:author="ELENA GÓMEZ RICO" w:date="2026-03-20T17:09:22.721Z" w16du:dateUtc="2026-03-20T17:09:22.721Z" w:id="480383946">
        <w:r w:rsidR="0745980F">
          <w:t xml:space="preserve"> databases literature,</w:t>
        </w:r>
      </w:ins>
      <w:ins w:author="ELENA GÓMEZ RICO" w:date="2026-03-17T17:32:00Z" w16du:dateUtc="2026-03-17T16:32:00Z" w:id="1807504632">
        <w:r w:rsidR="141139FF">
          <w:t xml:space="preserve"> where and how </w:t>
        </w:r>
      </w:ins>
      <w:ins w:author="ELENA GÓMEZ RICO" w:date="2026-03-23T20:50:48.12Z" w16du:dateUtc="2026-03-23T20:50:48.12Z" w:id="1765655607">
        <w:r w:rsidR="64014526">
          <w:t>PP</w:t>
        </w:r>
      </w:ins>
      <w:ins w:author="ELENA GÓMEZ RICO" w:date="2026-03-17T17:32:00Z" w16du:dateUtc="2026-03-17T16:32:00Z" w:id="443394951">
        <w:r w:rsidR="141139FF">
          <w:t xml:space="preserve"> </w:t>
        </w:r>
      </w:ins>
      <w:ins w:author="ELENA GÓMEZ RICO" w:date="2026-03-20T17:08:50.482Z" w16du:dateUtc="2026-03-20T17:08:50.482Z" w:id="1591756069">
        <w:r w:rsidR="6614E89F">
          <w:t xml:space="preserve">are </w:t>
        </w:r>
      </w:ins>
      <w:ins w:author="ELENA GÓMEZ RICO" w:date="2026-03-20T17:11:11.288Z" w16du:dateUtc="2026-03-20T17:11:11.288Z" w:id="1472212910">
        <w:r w:rsidR="49C30027">
          <w:t xml:space="preserve">inscribed </w:t>
        </w:r>
      </w:ins>
      <w:ins w:author="ELENA GÓMEZ RICO" w:date="2026-03-17T17:32:00Z" w16du:dateUtc="2026-03-17T16:32:00Z" w:id="926345630">
        <w:r w:rsidR="141139FF">
          <w:t>in</w:t>
        </w:r>
      </w:ins>
      <w:ins w:author="ELENA GÓMEZ RICO" w:date="2026-03-20T17:11:18.586Z" w16du:dateUtc="2026-03-20T17:11:18.586Z" w:id="36327099">
        <w:r w:rsidR="1C5A349A">
          <w:t xml:space="preserve"> the design process of</w:t>
        </w:r>
      </w:ins>
      <w:ins w:author="ELENA GÓMEZ RICO" w:date="2026-03-17T17:32:00Z" w16du:dateUtc="2026-03-17T16:32:00Z" w:id="2046729012">
        <w:r w:rsidR="141139FF">
          <w:t xml:space="preserve"> semantic</w:t>
        </w:r>
      </w:ins>
      <w:ins w:author="ELENA GÓMEZ RICO" w:date="2026-03-20T17:11:22.441Z" w16du:dateUtc="2026-03-20T17:11:22.441Z" w:id="472651180">
        <w:r w:rsidR="28B76313">
          <w:t xml:space="preserve"> or </w:t>
        </w:r>
      </w:ins>
      <w:ins w:author="ELENA GÓMEZ RICO" w:date="2026-03-19T11:25:40.237Z" w16du:dateUtc="2026-03-19T11:25:40.237Z" w:id="1350123868">
        <w:r w:rsidR="2A3A8DCD">
          <w:t>N</w:t>
        </w:r>
        <w:r w:rsidR="2A3A8DCD">
          <w:t>eSyAI</w:t>
        </w:r>
      </w:ins>
      <w:ins w:author="ELENA GÓMEZ RICO" w:date="2026-03-17T17:32:00Z" w16du:dateUtc="2026-03-17T16:32:00Z" w:id="462756626">
        <w:r w:rsidR="141139FF">
          <w:t xml:space="preserve"> </w:t>
        </w:r>
      </w:ins>
      <w:ins w:author="ELENA GÓMEZ RICO" w:date="2026-03-20T17:08:59.554Z" w16du:dateUtc="2026-03-20T17:08:59.554Z" w:id="59929247">
        <w:r w:rsidR="4F3FADF2">
          <w:t xml:space="preserve">systems </w:t>
        </w:r>
        <w:r w:rsidR="4F3FADF2">
          <w:t>for</w:t>
        </w:r>
      </w:ins>
      <w:ins w:author="ELENA GÓMEZ RICO" w:date="2026-03-17T17:32:00Z" w16du:dateUtc="2026-03-17T16:32:00Z" w:id="2112780463">
        <w:r w:rsidR="141139FF">
          <w:t xml:space="preserve"> di</w:t>
        </w:r>
        <w:r w:rsidR="141139FF">
          <w:t>gital libraries and cultural heritage</w:t>
        </w:r>
      </w:ins>
      <w:ins w:author="ELENA GÓMEZ RICO" w:date="2026-03-24T09:19:53.345Z" w16du:dateUtc="2026-03-24T09:19:53.345Z" w:id="1182765983">
        <w:r w:rsidR="773D1B64">
          <w:t>.</w:t>
        </w:r>
      </w:ins>
      <w:ins w:author="ELENA GÓMEZ RICO" w:date="2026-03-20T17:11:57.555Z" w16du:dateUtc="2026-03-20T17:11:57.555Z" w:id="1783429341">
        <w:r w:rsidR="0F791A22">
          <w:t xml:space="preserve"> </w:t>
        </w:r>
      </w:ins>
      <w:ins w:author="ELENA GÓMEZ RICO" w:date="2026-03-24T09:20:51.359Z" w16du:dateUtc="2026-03-24T09:20:51.359Z" w:id="1491472795">
        <w:r w:rsidR="1E8C3B41">
          <w:t xml:space="preserve">The second research question (RQ2) is addressed by examining how these practices are documented in </w:t>
        </w:r>
      </w:ins>
      <w:ins w:author="ELENA GÓMEZ RICO" w:date="2026-03-24T09:21:03.659Z" w16du:dateUtc="2026-03-24T09:21:03.659Z" w:id="2064271091">
        <w:r w:rsidR="1E8C3B41">
          <w:t>academic</w:t>
        </w:r>
        <w:r w:rsidR="1E8C3B41">
          <w:t xml:space="preserve"> databases</w:t>
        </w:r>
      </w:ins>
      <w:ins w:author="ELENA GÓMEZ RICO" w:date="2026-03-24T09:20:51.359Z" w16du:dateUtc="2026-03-24T09:20:51.359Z" w:id="380187130">
        <w:r w:rsidR="1E8C3B41">
          <w:t>.</w:t>
        </w:r>
      </w:ins>
    </w:p>
    <w:p w:rsidRPr="00492B76" w:rsidR="00D26924" w:rsidP="10751D0A" w:rsidRDefault="00D26924" w14:paraId="5F6D8E68" w14:textId="4BAA2C55">
      <w:pPr>
        <w:pStyle w:val="Normal"/>
        <w:rPr>
          <w:rFonts w:ascii="Times New Roman" w:hAnsi="Times New Roman" w:eastAsia="Times New Roman" w:cs="Times New Roman"/>
          <w:color w:val="auto"/>
          <w:sz w:val="24"/>
          <w:szCs w:val="24"/>
        </w:rPr>
      </w:pPr>
      <w:del w:author="ELENA GÓMEZ RICO" w:date="2026-03-17T17:07:00Z" w16du:dateUtc="2026-03-17T16:07:00Z" w:id="1635338390">
        <w:r w:rsidDel="00D26924">
          <w:delText>with a systematic content analysis of selected use cases</w:delText>
        </w:r>
      </w:del>
      <w:del w:author="ELENA GÓMEZ RICO" w:date="2026-03-17T17:33:00Z" w16du:dateUtc="2026-03-17T16:33:00Z" w:id="628745365">
        <w:r w:rsidDel="00D26924">
          <w:delText xml:space="preserve">. The methodological approach is grounded in the SALSA framework (Search, Appraisal, Synthesis, Analysis), which is well established for mapping interdisciplinary research landscapes (Lopezosa </w:delText>
        </w:r>
        <w:r w:rsidDel="00D26924">
          <w:delText xml:space="preserve">et al., </w:delText>
        </w:r>
        <w:r w:rsidDel="00D26924">
          <w:delText>2024).</w:delText>
        </w:r>
      </w:del>
    </w:p>
    <w:p w:rsidRPr="00492B76" w:rsidR="00D26924" w:rsidP="455BAE5D" w:rsidRDefault="00D26924" w14:paraId="08FD2565" w14:textId="39A4B218">
      <w:pPr>
        <w:pStyle w:val="Normal"/>
        <w:suppressLineNumbers w:val="0"/>
        <w:bidi w:val="0"/>
        <w:spacing w:before="360" w:beforeAutospacing="off" w:after="80" w:afterAutospacing="off" w:line="360" w:lineRule="auto"/>
        <w:ind w:left="0" w:right="0"/>
        <w:jc w:val="both"/>
        <w:rPr>
          <w:del w:author="ELENA GÓMEZ RICO" w:date="2026-03-23T16:29:29.2Z" w16du:dateUtc="2026-03-23T16:29:29.2Z" w:id="1087310703"/>
          <w:rFonts w:ascii="Times New Roman" w:hAnsi="Times New Roman" w:eastAsia="Times New Roman" w:cs="Times New Roman"/>
        </w:rPr>
        <w:pPrChange w:author="ELENA GÓMEZ RICO" w:date="2026-03-23T16:29:31.787Z">
          <w:pPr>
            <w:pStyle w:val="Heading1"/>
            <w:spacing w:line="360" w:lineRule="auto"/>
            <w:jc w:val="both"/>
          </w:pPr>
        </w:pPrChange>
      </w:pPr>
      <w:del w:author="ELENA GÓMEZ RICO" w:date="2026-03-17T17:33:00Z" w16du:dateUtc="2026-03-17T16:33:00Z" w:id="1115189095">
        <w:r w:rsidDel="00D26924">
          <w:delText>A structured literature search was conducted across academic datab</w:delText>
        </w:r>
        <w:r w:rsidDel="00D26924">
          <w:delText>a</w:delText>
        </w:r>
        <w:r w:rsidDel="00D26924">
          <w:delText xml:space="preserve">ses covering computer science, library and information science, digital humanities, human–computer interaction, and social sciences. </w:delText>
        </w:r>
      </w:del>
      <w:del w:author="ELENA GÓMEZ RICO" w:date="2026-03-23T16:22:14.488Z" w16du:dateUtc="2026-03-23T16:22:14.488Z" w:id="1294325893">
        <w:r w:rsidDel="00D26924">
          <w:delText>T</w:delText>
        </w:r>
      </w:del>
      <w:del w:author="ELENA GÓMEZ RICO" w:date="2026-03-17T17:33:00Z" w16du:dateUtc="2026-03-17T16:33:00Z" w:id="1723863926">
        <w:r w:rsidDel="00D26924">
          <w:delText>he</w:delText>
        </w:r>
      </w:del>
      <w:del w:author="ELENA GÓMEZ RICO" w:date="2026-03-23T16:22:14.488Z" w16du:dateUtc="2026-03-23T16:22:14.488Z" w:id="538085137">
        <w:r w:rsidDel="00D26924">
          <w:delText xml:space="preserve"> </w:delText>
        </w:r>
      </w:del>
      <w:del w:author="ELENA GÓMEZ RICO" w:date="2026-03-20T17:14:15.052Z" w16du:dateUtc="2026-03-20T17:14:15.052Z" w:id="51965290">
        <w:r w:rsidDel="00D26924">
          <w:delText xml:space="preserve">SALSA </w:delText>
        </w:r>
      </w:del>
      <w:del w:author="ELENA GÓMEZ RICO" w:date="2026-03-23T16:22:14.489Z" w16du:dateUtc="2026-03-23T16:22:14.489Z" w:id="1127581816">
        <w:r w:rsidDel="00D26924">
          <w:delText xml:space="preserve">framework </w:delText>
        </w:r>
      </w:del>
      <w:del w:author="ELENA GÓMEZ RICO" w:date="2026-03-17T17:41:00Z" w16du:dateUtc="2026-03-17T16:41:00Z" w:id="1751803852">
        <w:r w:rsidDel="00D26924">
          <w:delText>was complemented with a bibliometric mapping process</w:delText>
        </w:r>
      </w:del>
      <w:ins w:author="ELENA GÓMEZ RICO" w:date="2026-03-20T17:14:41.687Z" w16du:dateUtc="2026-03-20T17:14:41.687Z" w:id="1650130640">
        <w:r w:rsidRPr="455BAE5D" w:rsidR="62C6254F">
          <w:rPr>
            <w:rPrChange w:author="ELENA GÓMEZ RICO" w:date="2026-03-20T17:14:43.825Z" w16du:dateUtc="2026-03-20T17:14:43.825Z" w:id="1181594676">
              <w:rPr>
                <w:b w:val="1"/>
                <w:bCs w:val="1"/>
              </w:rPr>
            </w:rPrChange>
          </w:rPr>
          <w:t>In</w:t>
        </w:r>
        <w:r w:rsidR="62C6254F">
          <w:t xml:space="preserve"> S</w:t>
        </w:r>
      </w:ins>
      <w:ins w:author="ELENA GÓMEZ RICO" w:date="2026-03-17T17:42:00Z" w16du:dateUtc="2026-03-17T16:42:00Z" w:id="1161108656">
        <w:r w:rsidR="6555A25F">
          <w:t>earch</w:t>
        </w:r>
      </w:ins>
      <w:ins w:author="ELENA GÓMEZ RICO" w:date="2026-03-20T17:14:47.185Z" w16du:dateUtc="2026-03-20T17:14:47.185Z" w:id="316097286">
        <w:r w:rsidR="0DAB678C">
          <w:t>,</w:t>
        </w:r>
      </w:ins>
      <w:ins w:author="ELENA GÓMEZ RICO" w:date="2026-03-17T17:42:00Z" w16du:dateUtc="2026-03-17T16:42:00Z" w:id="1291625661">
        <w:r w:rsidR="6555A25F">
          <w:t xml:space="preserve"> </w:t>
        </w:r>
      </w:ins>
      <w:ins w:author="ELENA GÓMEZ RICO" w:date="2026-03-20T17:14:29.257Z" w16du:dateUtc="2026-03-20T17:14:29.257Z" w:id="822863876">
        <w:r w:rsidR="10D57088">
          <w:t>the first phase</w:t>
        </w:r>
        <w:r w:rsidR="797E4586">
          <w:t>,</w:t>
        </w:r>
        <w:r w:rsidR="10D57088">
          <w:t xml:space="preserve"> </w:t>
        </w:r>
      </w:ins>
      <w:ins w:author="ELENA GÓMEZ RICO" w:date="2026-03-17T17:42:00Z" w16du:dateUtc="2026-03-17T16:42:00Z" w:id="211556848">
        <w:r w:rsidR="6555A25F">
          <w:t xml:space="preserve">a structured literature search was </w:t>
        </w:r>
      </w:ins>
      <w:ins w:author="ELENA GÓMEZ RICO" w:date="2026-03-19T08:33:00Z" w16du:dateUtc="2026-03-19T08:33:41Z" w:id="746219187">
        <w:r w:rsidR="6040BBE6">
          <w:t>conducted</w:t>
        </w:r>
      </w:ins>
      <w:ins w:author="ELENA GÓMEZ RICO" w:date="2026-03-17T17:42:00Z" w16du:dateUtc="2026-03-17T16:42:00Z" w:id="2123205848">
        <w:r w:rsidR="6555A25F">
          <w:t xml:space="preserve"> </w:t>
        </w:r>
      </w:ins>
      <w:ins w:author="ELENA GÓMEZ RICO" w:date="2026-03-17T17:48:00Z" w16du:dateUtc="2026-03-17T16:48:00Z" w:id="1050560233">
        <w:r w:rsidR="51E2AB12">
          <w:t xml:space="preserve">between 2014 and 2025 </w:t>
        </w:r>
      </w:ins>
      <w:ins w:author="ELENA GÓMEZ RICO" w:date="2026-03-20T17:15:53.323Z" w16du:dateUtc="2026-03-20T17:15:53.323Z" w:id="282837333">
        <w:r w:rsidR="0360E118">
          <w:t xml:space="preserve">across </w:t>
        </w:r>
      </w:ins>
      <w:ins w:author="ELENA GÓMEZ RICO" w:date="2026-03-17T17:47:00Z" w16du:dateUtc="2026-03-17T16:47:00Z" w:id="1969377296">
        <w:r w:rsidR="6555A25F">
          <w:t>Scopus</w:t>
        </w:r>
        <w:r w:rsidR="6555A25F">
          <w:t xml:space="preserve"> and Web of Science</w:t>
        </w:r>
      </w:ins>
      <w:ins w:author="ELENA GÓMEZ RICO" w:date="2026-03-20T17:22:22.692Z" w16du:dateUtc="2026-03-20T17:22:22.692Z" w:id="296315702">
        <w:r w:rsidR="6F3FDFC0">
          <w:t xml:space="preserve"> (including </w:t>
        </w:r>
        <w:r w:rsidR="6F3FDFC0">
          <w:t xml:space="preserve">books, </w:t>
        </w:r>
      </w:ins>
      <w:ins w:author="ELENA GÓMEZ RICO" w:date="2026-03-22T21:39:23.478Z" w16du:dateUtc="2026-03-22T21:39:23.478Z" w:id="301016352">
        <w:r w:rsidR="60DCC18C">
          <w:t>articles,</w:t>
        </w:r>
      </w:ins>
      <w:ins w:author="ELENA GÓMEZ RICO" w:date="2026-03-20T17:22:22.692Z" w16du:dateUtc="2026-03-20T17:22:22.692Z" w:id="521587361">
        <w:r w:rsidR="6F3FDFC0">
          <w:t xml:space="preserve"> and </w:t>
        </w:r>
        <w:r w:rsidR="6F3FDFC0">
          <w:t>preprint</w:t>
        </w:r>
        <w:r w:rsidR="6F3FDFC0">
          <w:t>s)</w:t>
        </w:r>
      </w:ins>
      <w:ins w:author="ELENA GÓMEZ RICO" w:date="2026-03-18T20:10:00Z" w16du:dateUtc="2026-03-18T20:10:58Z" w:id="964556690">
        <w:r w:rsidR="4038C91C">
          <w:t xml:space="preserve">. </w:t>
        </w:r>
      </w:ins>
      <w:ins w:author="ELENA GÓMEZ RICO" w:date="2026-03-23T16:23:54.763Z" w16du:dateUtc="2026-03-23T16:23:54.763Z" w:id="1517364501">
        <w:r w:rsidR="1F7876D6">
          <w:t xml:space="preserve">A set of search equations were designed combining multidisciplinary terms </w:t>
        </w:r>
      </w:ins>
      <w:ins w:author="ELENA GÓMEZ RICO" w:date="2026-03-23T16:24:53.274Z" w16du:dateUtc="2026-03-23T16:24:53.274Z" w:id="760041520">
        <w:r w:rsidR="3C06238B">
          <w:t xml:space="preserve">for semantic and </w:t>
        </w:r>
        <w:r w:rsidR="3C06238B">
          <w:t>NeSyAI</w:t>
        </w:r>
        <w:r w:rsidR="3C06238B">
          <w:t xml:space="preserve"> technologies (what is designed); UCD, PD</w:t>
        </w:r>
      </w:ins>
      <w:ins w:author="ELENA GÓMEZ RICO" w:date="2026-03-23T16:25:11.71Z" w16du:dateUtc="2026-03-23T16:25:11.71Z" w:id="720688047">
        <w:r w:rsidR="3C06238B">
          <w:t xml:space="preserve">, </w:t>
        </w:r>
        <w:r w:rsidRPr="455BAE5D" w:rsidR="3C06238B">
          <w:rPr>
            <w:rFonts w:ascii="Times New Roman" w:hAnsi="Times New Roman" w:eastAsia="Times New Roman" w:cs="Times New Roman"/>
            <w:noProof w:val="0"/>
            <w:sz w:val="24"/>
            <w:szCs w:val="24"/>
            <w:lang w:val="en-US"/>
          </w:rPr>
          <w:t>design thinking, co-creation</w:t>
        </w:r>
      </w:ins>
      <w:ins w:author="ELENA GÓMEZ RICO" w:date="2026-03-23T16:24:53.274Z" w16du:dateUtc="2026-03-23T16:24:53.274Z" w:id="609475413">
        <w:r w:rsidR="3C06238B">
          <w:t xml:space="preserve"> and citizen‑science approaches (how was </w:t>
        </w:r>
      </w:ins>
      <w:ins w:author="ELENA GÓMEZ RICO" w:date="2026-03-23T16:25:31.439Z" w16du:dateUtc="2026-03-23T16:25:31.439Z" w:id="832888652">
        <w:r w:rsidR="3C06238B">
          <w:t>PP made</w:t>
        </w:r>
      </w:ins>
      <w:ins w:author="ELENA GÓMEZ RICO" w:date="2026-03-23T16:24:53.274Z" w16du:dateUtc="2026-03-23T16:24:53.274Z" w:id="172574171">
        <w:r w:rsidR="3C06238B">
          <w:t>);</w:t>
        </w:r>
      </w:ins>
      <w:ins w:author="ELENA GÓMEZ RICO" w:date="2026-03-23T16:25:53.529Z" w16du:dateUtc="2026-03-23T16:25:53.529Z" w:id="1454764913">
        <w:r w:rsidR="7BC0768F">
          <w:t xml:space="preserve"> all </w:t>
        </w:r>
      </w:ins>
      <w:ins w:author="ELENA GÓMEZ RICO" w:date="2026-03-23T16:26:22.115Z" w16du:dateUtc="2026-03-23T16:26:22.115Z" w:id="1525740240">
        <w:r w:rsidR="7BC0768F">
          <w:t xml:space="preserve">within the fields of </w:t>
        </w:r>
      </w:ins>
      <w:ins w:author="ELENA GÓMEZ RICO" w:date="2026-03-20T17:16:13.252Z" w16du:dateUtc="2026-03-20T17:16:13.252Z" w:id="1258034986">
        <w:r w:rsidR="737585D2">
          <w:t>c</w:t>
        </w:r>
      </w:ins>
      <w:ins w:author="ELENA GÓMEZ RICO" w:date="2026-03-17T17:42:00Z" w16du:dateUtc="2026-03-17T16:42:00Z" w:id="483323097">
        <w:r w:rsidR="6555A25F">
          <w:t xml:space="preserve">omputer science, library and information science, </w:t>
        </w:r>
      </w:ins>
      <w:ins w:author="ELENA MARIA GÓMEZ RICO" w:date="2026-03-27T18:49:22.934Z" w16du:dateUtc="2026-03-27T18:49:22.934Z" w:id="1865650139">
        <w:r w:rsidR="5493DAC3">
          <w:t>D</w:t>
        </w:r>
      </w:ins>
      <w:ins w:author="ELENA GÓMEZ RICO" w:date="2026-03-17T17:42:00Z" w16du:dateUtc="2026-03-17T16:42:00Z" w:id="370786686">
        <w:del w:author="ELENA MARIA GÓMEZ RICO" w:date="2026-03-27T18:49:22.48Z" w16du:dateUtc="2026-03-27T18:49:22.48Z" w:id="411809002">
          <w:r w:rsidDel="6555A25F">
            <w:delText>d</w:delText>
          </w:r>
        </w:del>
        <w:r w:rsidR="6555A25F">
          <w:t xml:space="preserve">igital </w:t>
        </w:r>
      </w:ins>
      <w:ins w:author="ELENA MARIA GÓMEZ RICO" w:date="2026-03-27T18:49:25.875Z" w16du:dateUtc="2026-03-27T18:49:25.875Z" w:id="450545609">
        <w:r w:rsidR="5BB48C65">
          <w:t>H</w:t>
        </w:r>
      </w:ins>
      <w:ins w:author="ELENA GÓMEZ RICO" w:date="2026-03-17T17:42:00Z" w16du:dateUtc="2026-03-17T16:42:00Z" w:id="773918303">
        <w:del w:author="ELENA MARIA GÓMEZ RICO" w:date="2026-03-27T18:49:25.026Z" w16du:dateUtc="2026-03-27T18:49:25.026Z" w:id="888597098">
          <w:r w:rsidDel="6555A25F">
            <w:delText>h</w:delText>
          </w:r>
        </w:del>
        <w:r w:rsidR="6555A25F">
          <w:t xml:space="preserve">umanities, HCI, HCAI, and </w:t>
        </w:r>
      </w:ins>
      <w:ins w:author="ELENA GÓMEZ RICO" w:date="2026-03-23T16:26:53.126Z" w16du:dateUtc="2026-03-23T16:26:53.126Z" w:id="103081440">
        <w:r w:rsidR="06A51E1A">
          <w:t>De</w:t>
        </w:r>
      </w:ins>
      <w:ins w:author="ELENA GÓMEZ RICO" w:date="2026-03-17T17:42:00Z" w16du:dateUtc="2026-03-17T16:42:00Z" w:id="793036408">
        <w:r w:rsidR="6555A25F">
          <w:t xml:space="preserve">sign </w:t>
        </w:r>
      </w:ins>
      <w:ins w:author="ELENA GÓMEZ RICO" w:date="2026-03-23T16:26:55.817Z" w16du:dateUtc="2026-03-23T16:26:55.817Z" w:id="1688592516">
        <w:r w:rsidR="05E022ED">
          <w:t>S</w:t>
        </w:r>
      </w:ins>
      <w:ins w:author="ELENA GÓMEZ RICO" w:date="2026-03-17T17:42:00Z" w16du:dateUtc="2026-03-17T16:42:00Z" w:id="130441989">
        <w:r w:rsidR="6555A25F">
          <w:t>tudies</w:t>
        </w:r>
      </w:ins>
      <w:ins w:author="ELENA GÓMEZ RICO" w:date="2026-03-23T16:27:07.695Z" w16du:dateUtc="2026-03-23T16:27:07.695Z" w:id="814540206">
        <w:r w:rsidR="6B244F2E">
          <w:t>.</w:t>
        </w:r>
      </w:ins>
      <w:del w:author="ELENA GÓMEZ RICO" w:date="2026-03-23T16:27:05.741Z" w16du:dateUtc="2026-03-23T16:27:05.741Z" w:id="920710356">
        <w:r w:rsidDel="00D26924">
          <w:delText xml:space="preserve"> (Cardoso </w:delText>
        </w:r>
      </w:del>
      <w:del w:author="ELENA GÓMEZ RICO" w:date="2026-03-17T17:42:00Z" w16du:dateUtc="2026-03-17T16:42:00Z" w:id="207238993">
        <w:r w:rsidDel="00D26924">
          <w:delText xml:space="preserve">et al., </w:delText>
        </w:r>
      </w:del>
      <w:del w:author="ELENA GÓMEZ RICO" w:date="2026-03-23T16:27:05.741Z" w16du:dateUtc="2026-03-23T16:27:05.741Z" w:id="922766900">
        <w:r w:rsidDel="00D26924">
          <w:delText>2021) to capture keywords from different fields with similar objects of study. The search equatio</w:delText>
        </w:r>
      </w:del>
      <w:del w:author="ELENA GÓMEZ RICO" w:date="2026-03-17T17:42:00Z" w16du:dateUtc="2026-03-17T16:42:00Z" w:id="1635463360">
        <w:r w:rsidDel="00D26924">
          <w:delText xml:space="preserve">ns were built to understand the intersection of semantic technologies, participatory design, and digital libraries-oriented infrastructures. </w:delText>
        </w:r>
      </w:del>
      <w:ins w:author="ELENA GÓMEZ RICO" w:date="2026-03-20T09:15:44.353Z" w16du:dateUtc="2026-03-20T09:15:44.353Z" w:id="1139691927">
        <w:r w:rsidR="240C7E5F">
          <w:t>.</w:t>
        </w:r>
      </w:ins>
      <w:ins w:author="ELENA GÓMEZ RICO" w:date="2026-03-20T10:47:56.3Z" w16du:dateUtc="2026-03-20T10:47:56.3Z" w:id="856565210">
        <w:r w:rsidR="57F95060">
          <w:t xml:space="preserve"> </w:t>
        </w:r>
      </w:ins>
      <w:ins w:author="ELENA GÓMEZ RICO" w:date="2026-03-23T16:27:25.616Z" w16du:dateUtc="2026-03-23T16:27:25.616Z" w:id="856904092">
        <w:r w:rsidR="33A817C3">
          <w:t>P</w:t>
        </w:r>
      </w:ins>
      <w:ins w:author="ELENA GÓMEZ RICO" w:date="2026-03-20T17:24:37.956Z" w16du:dateUtc="2026-03-20T17:24:37.956Z" w:id="52598623">
        <w:r w:rsidRPr="455BAE5D" w:rsidR="4368B1FE">
          <w:rPr>
            <w:rPrChange w:author="ELENA GÓMEZ RICO" w:date="2026-03-20T17:39:11.267Z" w16du:dateUtc="2026-03-20T17:39:11.267Z" w:id="438564724">
              <w:rPr>
                <w:rFonts w:eastAsia="游明朝" w:eastAsiaTheme="minorEastAsia"/>
              </w:rPr>
            </w:rPrChange>
          </w:rPr>
          <w:t>reprint</w:t>
        </w:r>
        <w:r w:rsidRPr="455BAE5D" w:rsidR="4368B1FE">
          <w:rPr>
            <w:rPrChange w:author="ELENA GÓMEZ RICO" w:date="2026-03-20T17:39:11.267Z" w16du:dateUtc="2026-03-20T17:39:11.267Z" w:id="477091431">
              <w:rPr>
                <w:rFonts w:eastAsia="游明朝" w:eastAsiaTheme="minorEastAsia"/>
              </w:rPr>
            </w:rPrChange>
          </w:rPr>
          <w:t>s</w:t>
        </w:r>
        <w:r w:rsidR="4368B1FE">
          <w:t xml:space="preserve"> </w:t>
        </w:r>
      </w:ins>
      <w:ins w:author="ELENA GÓMEZ RICO" w:date="2026-03-20T09:20:06.799Z" w16du:dateUtc="2026-03-20T09:20:06.799Z" w:id="1035464828">
        <w:r w:rsidR="7A1EF1F6">
          <w:t xml:space="preserve">are incorporated </w:t>
        </w:r>
      </w:ins>
      <w:ins w:author="ELENA GÓMEZ RICO" w:date="2026-03-23T16:27:38.655Z" w16du:dateUtc="2026-03-23T16:27:38.655Z" w:id="754888798">
        <w:r w:rsidR="4FEADB5A">
          <w:t xml:space="preserve">as a </w:t>
        </w:r>
      </w:ins>
      <w:ins w:author="ELENA GÓMEZ RICO" w:date="2026-03-20T17:33:28.795Z" w16du:dateUtc="2026-03-20T17:33:28.795Z" w:id="2047071752">
        <w:r w:rsidR="772A3A00">
          <w:t>recogniz</w:t>
        </w:r>
      </w:ins>
      <w:ins w:author="ELENA GÓMEZ RICO" w:date="2026-03-23T16:27:41.976Z" w16du:dateUtc="2026-03-23T16:27:41.976Z" w:id="1151299342">
        <w:r w:rsidR="59596245">
          <w:t>ed</w:t>
        </w:r>
      </w:ins>
      <w:ins w:author="ELENA GÓMEZ RICO" w:date="2026-03-20T09:20:06.799Z" w16du:dateUtc="2026-03-20T09:20:06.799Z" w:id="1247362573">
        <w:r w:rsidR="7A1EF1F6">
          <w:t xml:space="preserve"> form of academic dissemination within</w:t>
        </w:r>
        <w:r w:rsidR="7A1EF1F6">
          <w:t xml:space="preserve"> </w:t>
        </w:r>
      </w:ins>
      <w:ins w:author="ELENA GÓMEZ RICO" w:date="2026-03-20T10:48:23.241Z" w16du:dateUtc="2026-03-20T10:48:23.241Z" w:id="252115018">
        <w:r w:rsidR="1280A44F">
          <w:t xml:space="preserve">mentioned </w:t>
        </w:r>
      </w:ins>
      <w:ins w:author="ELENA GÓMEZ RICO" w:date="2026-03-20T09:20:06.799Z" w16du:dateUtc="2026-03-20T09:20:06.799Z" w:id="1172726315">
        <w:r w:rsidR="7A1EF1F6">
          <w:t>domains</w:t>
        </w:r>
      </w:ins>
      <w:ins w:author="ELENA GÓMEZ RICO" w:date="2026-03-20T17:35:15.527Z" w16du:dateUtc="2026-03-20T17:35:15.527Z" w:id="362204286">
        <w:r w:rsidR="639C9317">
          <w:t xml:space="preserve">, </w:t>
        </w:r>
      </w:ins>
      <w:ins w:author="ELENA GÓMEZ RICO" w:date="2026-03-23T16:27:59.691Z" w16du:dateUtc="2026-03-23T16:27:59.691Z" w:id="1078622514">
        <w:r w:rsidR="7014C562">
          <w:t xml:space="preserve">its </w:t>
        </w:r>
      </w:ins>
      <w:ins w:author="ELENA GÓMEZ RICO" w:date="2026-03-20T09:20:06.799Z" w16du:dateUtc="2026-03-20T09:20:06.799Z" w:id="1668821957">
        <w:r w:rsidR="7A1EF1F6">
          <w:t xml:space="preserve">exclusion would amount to disregarding </w:t>
        </w:r>
      </w:ins>
      <w:ins w:author="ELENA GÓMEZ RICO" w:date="2026-03-23T16:28:38.587Z" w16du:dateUtc="2026-03-23T16:28:38.587Z" w:id="1853016480">
        <w:r w:rsidR="01D693FE">
          <w:t>important PP</w:t>
        </w:r>
      </w:ins>
      <w:ins w:author="ELENA GÓMEZ RICO" w:date="2026-03-20T09:20:06.799Z" w16du:dateUtc="2026-03-20T09:20:06.799Z" w:id="140253157">
        <w:r w:rsidR="7A1EF1F6">
          <w:t>.</w:t>
        </w:r>
      </w:ins>
      <w:ins w:author="ELENA GÓMEZ RICO" w:date="2026-03-20T17:39:40.467Z" w16du:dateUtc="2026-03-20T17:39:40.467Z" w:id="1256252784">
        <w:r w:rsidR="0818432D">
          <w:t xml:space="preserve"> </w:t>
        </w:r>
      </w:ins>
      <w:ins w:author="ELENA GÓMEZ RICO" w:date="2026-03-23T16:29:10.198Z" w16du:dateUtc="2026-03-23T16:29:10.198Z" w:id="783416837">
        <w:r w:rsidRPr="455BAE5D" w:rsidR="092CCBCC">
          <w:rPr>
            <w:rFonts w:ascii="Times New Roman" w:hAnsi="Times New Roman" w:eastAsia="Times New Roman" w:cs="Times New Roman"/>
            <w:noProof w:val="0"/>
            <w:sz w:val="24"/>
            <w:szCs w:val="24"/>
            <w:lang w:val="en-US"/>
          </w:rPr>
          <w:t xml:space="preserve">A search engine/agent called Perplexity AI allowed for direct injection of Scopus and </w:t>
        </w:r>
        <w:r w:rsidRPr="455BAE5D" w:rsidR="092CCBCC">
          <w:rPr>
            <w:rFonts w:ascii="Times New Roman" w:hAnsi="Times New Roman" w:eastAsia="Times New Roman" w:cs="Times New Roman"/>
            <w:noProof w:val="0"/>
            <w:sz w:val="24"/>
            <w:szCs w:val="24"/>
            <w:lang w:val="en-US"/>
          </w:rPr>
          <w:t>WoS</w:t>
        </w:r>
        <w:r w:rsidRPr="455BAE5D" w:rsidR="092CCBCC">
          <w:rPr>
            <w:rFonts w:ascii="Times New Roman" w:hAnsi="Times New Roman" w:eastAsia="Times New Roman" w:cs="Times New Roman"/>
            <w:noProof w:val="0"/>
            <w:sz w:val="24"/>
            <w:szCs w:val="24"/>
            <w:lang w:val="en-US"/>
          </w:rPr>
          <w:t xml:space="preserve"> syntax rules by official URLs </w:t>
        </w:r>
      </w:ins>
      <w:del w:author="ELENA GÓMEZ RICO" w:date="2026-03-23T16:29:08.128Z" w16du:dateUtc="2026-03-23T16:29:08.128Z" w:id="674666273">
        <w:r w:rsidDel="00D26924">
          <w:delText>Perplexity</w:delText>
        </w:r>
        <w:r w:rsidDel="00D26924">
          <w:delText xml:space="preserve"> AI, a search engine/agent that allows the discrimination of academic information</w:delText>
        </w:r>
      </w:del>
      <w:ins w:author="ELENA GÓMEZ RICO" w:date="2026-03-17T17:46:00Z" w16du:dateUtc="2026-03-17T16:46:00Z" w:id="394018704">
        <w:r w:rsidR="6555A25F">
          <w:t xml:space="preserve"> (Codina, 2023).</w:t>
        </w:r>
      </w:ins>
      <w:r w:rsidR="6ADB8549">
        <w:rPr/>
        <w:t xml:space="preserve">, was used </w:t>
      </w:r>
      <w:ins w:author="ELENA GÓMEZ RICO" w:date="2026-03-17T17:46:00Z" w16du:dateUtc="2026-03-17T16:46:00Z" w:id="525623129">
        <w:r w:rsidR="6555A25F">
          <w:t>iteratively</w:t>
        </w:r>
        <w:r w:rsidR="6555A25F">
          <w:t xml:space="preserve"> </w:t>
        </w:r>
      </w:ins>
      <w:ins w:author="ELENA GÓMEZ RICO" w:date="2026-03-20T17:39:59.863Z" w16du:dateUtc="2026-03-20T17:39:59.863Z" w:id="458762342">
        <w:r w:rsidR="762FC930">
          <w:t xml:space="preserve">as a syntax </w:t>
        </w:r>
      </w:ins>
      <w:ins w:author="ELENA GÓMEZ RICO" w:date="2026-03-20T17:40:59.303Z" w16du:dateUtc="2026-03-20T17:40:59.303Z" w:id="85447707">
        <w:r w:rsidR="762FC930">
          <w:t xml:space="preserve">corrector </w:t>
        </w:r>
      </w:ins>
      <w:ins w:author="ELENA GÓMEZ RICO" w:date="2026-03-20T17:41:58.235Z" w16du:dateUtc="2026-03-20T17:41:58.235Z" w:id="1408593609">
        <w:r w:rsidR="46B6C09A">
          <w:t xml:space="preserve">and fixer of the </w:t>
        </w:r>
        <w:r w:rsidR="46B6C09A">
          <w:t>boolean</w:t>
        </w:r>
        <w:r w:rsidR="46B6C09A">
          <w:t xml:space="preserve"> strategies to get </w:t>
        </w:r>
      </w:ins>
      <w:ins w:author="ELENA GÓMEZ RICO" w:date="2026-03-20T17:42:15.124Z" w16du:dateUtc="2026-03-20T17:42:15.124Z" w:id="489125259">
        <w:r w:rsidR="46B6C09A">
          <w:t>qu</w:t>
        </w:r>
        <w:r w:rsidR="46B6C09A">
          <w:t>ality results in terms o</w:t>
        </w:r>
        <w:r w:rsidR="0CC6BF98">
          <w:t>f quantity and quality</w:t>
        </w:r>
      </w:ins>
      <w:del w:author="ELENA GÓMEZ RICO" w:date="2026-03-20T17:40:55.858Z" w16du:dateUtc="2026-03-20T17:40:55.858Z" w:id="1807189320">
        <w:r w:rsidDel="00D26924">
          <w:delText>to</w:delText>
        </w:r>
      </w:del>
      <w:del w:author="ELENA GÓMEZ RICO" w:date="2026-03-20T17:42:25.504Z" w16du:dateUtc="2026-03-20T17:42:25.504Z" w:id="141498168">
        <w:r w:rsidDel="00D26924">
          <w:delText xml:space="preserve"> </w:delText>
        </w:r>
        <w:r w:rsidDel="00D26924">
          <w:delText xml:space="preserve">refine </w:delText>
        </w:r>
        <w:r w:rsidDel="00D26924">
          <w:delText>this process</w:delText>
        </w:r>
      </w:del>
      <w:r w:rsidR="7D178B4B">
        <w:rPr/>
        <w:t xml:space="preserve"> (Codina, 2023)</w:t>
      </w:r>
      <w:ins w:author="ELENA GÓMEZ RICO" w:date="2026-03-23T16:29:31.079Z" w16du:dateUtc="2026-03-23T16:29:31.079Z" w:id="1538184832">
        <w:r w:rsidR="0C01DAF0">
          <w:t xml:space="preserve">. </w:t>
        </w:r>
        <w:r w:rsidRPr="455BAE5D" w:rsidR="0C01DAF0">
          <w:rPr>
            <w:rFonts w:ascii="Times New Roman" w:hAnsi="Times New Roman" w:eastAsia="Times New Roman" w:cs="Times New Roman"/>
            <w:noProof w:val="0"/>
            <w:sz w:val="24"/>
            <w:szCs w:val="24"/>
            <w:lang w:val="en-US"/>
          </w:rPr>
          <w:t xml:space="preserve">This makes it an effective syntax corrector and fixer of the Boolean strategies. It was used iteratively to get </w:t>
        </w:r>
        <w:r w:rsidRPr="455BAE5D" w:rsidR="0C01DAF0">
          <w:rPr>
            <w:rFonts w:ascii="Times New Roman" w:hAnsi="Times New Roman" w:eastAsia="Times New Roman" w:cs="Times New Roman"/>
            <w:noProof w:val="0"/>
            <w:sz w:val="24"/>
            <w:szCs w:val="24"/>
            <w:lang w:val="en-US"/>
          </w:rPr>
          <w:t>appropriate sample</w:t>
        </w:r>
        <w:r w:rsidRPr="455BAE5D" w:rsidR="0C01DAF0">
          <w:rPr>
            <w:rFonts w:ascii="Times New Roman" w:hAnsi="Times New Roman" w:eastAsia="Times New Roman" w:cs="Times New Roman"/>
            <w:noProof w:val="0"/>
            <w:sz w:val="24"/>
            <w:szCs w:val="24"/>
            <w:lang w:val="en-US"/>
          </w:rPr>
          <w:t xml:space="preserve"> quality results in terms of quantity and quality</w:t>
        </w:r>
      </w:ins>
      <w:del w:author="ELENA GÓMEZ RICO" w:date="2026-03-23T16:29:29.201Z" w16du:dateUtc="2026-03-23T16:29:29.201Z" w:id="1396458708">
        <w:r w:rsidDel="00D26924">
          <w:delText>.</w:delText>
        </w:r>
      </w:del>
    </w:p>
    <w:p w:rsidR="00D26924" w:rsidP="3041B978" w:rsidRDefault="00D26924" w14:paraId="090788EC" w14:textId="0D935EA9">
      <w:pPr>
        <w:pStyle w:val="Normal"/>
        <w:suppressLineNumbers w:val="0"/>
        <w:bidi w:val="0"/>
        <w:spacing w:before="360" w:beforeAutospacing="off" w:after="80" w:afterAutospacing="off" w:line="360" w:lineRule="auto"/>
        <w:ind w:left="0" w:right="0"/>
        <w:jc w:val="both"/>
        <w:rPr>
          <w:ins w:author="ELENA GÓMEZ RICO" w:date="2026-03-20T18:11:42.983Z" w16du:dateUtc="2026-03-20T18:11:42.983Z" w:id="1157913642"/>
          <w:rFonts w:ascii="Times New Roman" w:hAnsi="Times New Roman" w:eastAsia="Times New Roman" w:cs="Times New Roman"/>
          <w:color w:val="auto"/>
          <w:sz w:val="24"/>
          <w:szCs w:val="24"/>
        </w:rPr>
        <w:pPrChange w:author="ELENA GÓMEZ RICO" w:date="2026-03-23T16:37:43.387Z">
          <w:pPr>
            <w:pStyle w:val="Heading1"/>
            <w:spacing w:line="360" w:lineRule="auto"/>
            <w:jc w:val="both"/>
          </w:pPr>
        </w:pPrChange>
      </w:pPr>
      <w:del w:author="ELENA GÓMEZ RICO" w:date="2026-03-17T17:51:00Z" w16du:dateUtc="2026-03-17T16:51:00Z" w:id="1278890037">
        <w:r w:rsidRPr="3041B978" w:rsidDel="00D26924">
          <w:rPr>
            <w:rPrChange w:author="ELENA GÓMEZ RICO" w:date="2026-03-24T08:11:50.305Z" w16du:dateUtc="2026-03-24T08:11:50.305Z" w:id="1532500228">
              <w:rPr>
                <w:rFonts w:ascii="Times New Roman" w:hAnsi="Times New Roman" w:eastAsia="游明朝" w:cs="Times New Roman" w:eastAsiaTheme="minorEastAsia"/>
                <w:color w:val="auto"/>
                <w:sz w:val="24"/>
                <w:szCs w:val="24"/>
              </w:rPr>
            </w:rPrChange>
          </w:rPr>
          <w:delText xml:space="preserve">A multidisciplinary sample for analysis used a qualitative use-case inquiry with explicit inclusion and exclusion criteria: only peer reviewed academic publications (articles, conference papers, book chapters, books), Scopus and Web of Science indexation between 2014 and 2025, and the presence of keywords discovered through the bibliometric process. </w:delText>
        </w:r>
      </w:del>
      <w:commentRangeStart w:id="309"/>
      <w:del w:author="ELENA GÓMEZ RICO" w:date="2026-03-17T17:52:00Z" w16du:dateUtc="2026-03-17T16:52:00Z" w:id="1537383995">
        <w:r w:rsidRPr="3041B978" w:rsidDel="00D26924">
          <w:rPr>
            <w:rPrChange w:author="ELENA GÓMEZ RICO" w:date="2026-03-23T09:08:21.844Z" w16du:dateUtc="2026-03-23T09:08:21.844Z" w:id="1224163180">
              <w:rPr>
                <w:rFonts w:ascii="Times New Roman" w:hAnsi="Times New Roman" w:eastAsia="游明朝" w:cs="Times New Roman" w:eastAsiaTheme="minorEastAsia"/>
                <w:color w:val="auto"/>
                <w:sz w:val="24"/>
                <w:szCs w:val="24"/>
              </w:rPr>
            </w:rPrChange>
          </w:rPr>
          <w:delText xml:space="preserve">The search returned 3,270 records (after deduplication) and its keywords were studied using scientific maps technique (Cobo </w:delText>
        </w:r>
        <w:r w:rsidRPr="3041B978" w:rsidDel="00D26924">
          <w:rPr>
            <w:rPrChange w:author="ELENA GÓMEZ RICO" w:date="2026-03-23T09:08:21.844Z" w16du:dateUtc="2026-03-23T09:08:21.844Z" w:id="1899916626">
              <w:rPr>
                <w:rFonts w:ascii="Times New Roman" w:hAnsi="Times New Roman" w:eastAsia="游明朝" w:cs="Times New Roman" w:eastAsiaTheme="minorEastAsia"/>
                <w:i w:val="1"/>
                <w:iCs w:val="1"/>
                <w:color w:val="auto"/>
                <w:sz w:val="24"/>
                <w:szCs w:val="24"/>
              </w:rPr>
            </w:rPrChange>
          </w:rPr>
          <w:delText xml:space="preserve">et al., </w:delText>
        </w:r>
        <w:r w:rsidRPr="3041B978" w:rsidDel="00D26924">
          <w:rPr>
            <w:rPrChange w:author="ELENA GÓMEZ RICO" w:date="2026-03-23T09:08:21.844Z" w16du:dateUtc="2026-03-23T09:08:21.844Z" w:id="1742179633">
              <w:rPr>
                <w:rFonts w:ascii="Times New Roman" w:hAnsi="Times New Roman" w:eastAsia="游明朝" w:cs="Times New Roman" w:eastAsiaTheme="minorEastAsia"/>
                <w:color w:val="auto"/>
                <w:sz w:val="24"/>
                <w:szCs w:val="24"/>
              </w:rPr>
            </w:rPrChange>
          </w:rPr>
          <w:delText>2011) to identify thematic overlaps. 497 records contained keywords from at least two of the four thematic axes (cultural heritage; semantic web/neurosymbolic AI; representational gaps; and UCD/citizen science/HCI methodologies), while 80 records contained at least 8 out of 16 canonical keywords. A systematic screening process was applied to these 80 records, examining titles, abstracts, and results to assess the presence of use-cases. From this subset, 40 records were selected as objects of the study.</w:delText>
        </w:r>
      </w:del>
      <w:r w:rsidRPr="3041B978" w:rsidR="6ADB8549">
        <w:rPr>
          <w:rPrChange w:author="ELENA GÓMEZ RICO" w:date="2026-03-23T09:08:21.845Z" w16du:dateUtc="2026-03-23T09:08:21.845Z" w:id="1914654619">
            <w:rPr>
              <w:rFonts w:ascii="Times New Roman" w:hAnsi="Times New Roman" w:eastAsia="游明朝" w:cs="Times New Roman" w:eastAsiaTheme="minorEastAsia"/>
              <w:color w:val="auto"/>
              <w:sz w:val="24"/>
              <w:szCs w:val="24"/>
            </w:rPr>
          </w:rPrChange>
        </w:rPr>
        <w:t xml:space="preserve"> </w:t>
      </w:r>
      <w:commentRangeEnd w:id="309"/>
      <w:r>
        <w:rPr>
          <w:rStyle w:val="CommentReference"/>
        </w:rPr>
        <w:commentReference w:id="309"/>
      </w:r>
      <w:ins w:author="ELENA GÓMEZ RICO" w:date="2026-03-17T17:51:00Z" w16du:dateUtc="2026-03-17T16:51:00Z" w:id="631224148">
        <w:r w:rsidRPr="3041B978" w:rsidR="51E2AB12">
          <w:rPr>
            <w:rPrChange w:author="ELENA GÓMEZ RICO" w:date="2026-03-23T09:08:21.846Z" w16du:dateUtc="2026-03-23T09:08:21.846Z" w:id="2094295197">
              <w:rPr>
                <w:rFonts w:ascii="Times New Roman" w:hAnsi="Times New Roman" w:eastAsia="游明朝" w:cs="Times New Roman" w:eastAsiaTheme="minorEastAsia"/>
                <w:color w:val="auto"/>
                <w:sz w:val="24"/>
                <w:szCs w:val="24"/>
              </w:rPr>
            </w:rPrChange>
          </w:rPr>
          <w:t xml:space="preserve">In the </w:t>
        </w:r>
      </w:ins>
      <w:del w:author="ELENA GÓMEZ RICO" w:date="2026-03-17T17:51:00Z" w16du:dateUtc="2026-03-17T16:51:00Z" w:id="1558166986">
        <w:r w:rsidRPr="3041B978" w:rsidDel="00D26924">
          <w:rPr>
            <w:rPrChange w:author="ELENA GÓMEZ RICO" w:date="2026-03-23T09:08:21.847Z" w16du:dateUtc="2026-03-23T09:08:21.847Z" w:id="828455684">
              <w:rPr>
                <w:rFonts w:ascii="Times New Roman" w:hAnsi="Times New Roman" w:eastAsia="游明朝" w:cs="Times New Roman" w:eastAsiaTheme="minorEastAsia"/>
                <w:color w:val="auto"/>
                <w:sz w:val="24"/>
                <w:szCs w:val="24"/>
              </w:rPr>
            </w:rPrChange>
          </w:rPr>
          <w:delText xml:space="preserve">A final </w:delText>
        </w:r>
      </w:del>
      <w:ins w:author="ELENA GÓMEZ RICO" w:date="2026-03-17T17:51:00Z" w16du:dateUtc="2026-03-17T16:51:00Z" w:id="1017915914">
        <w:r w:rsidRPr="3041B978" w:rsidR="51E2AB12">
          <w:rPr>
            <w:rPrChange w:author="ELENA GÓMEZ RICO" w:date="2026-03-23T09:08:21.848Z" w16du:dateUtc="2026-03-23T09:08:21.848Z" w:id="2049290794">
              <w:rPr>
                <w:rFonts w:ascii="Times New Roman" w:hAnsi="Times New Roman" w:eastAsia="游明朝" w:cs="Times New Roman" w:eastAsiaTheme="minorEastAsia"/>
                <w:color w:val="auto"/>
                <w:sz w:val="24"/>
                <w:szCs w:val="24"/>
              </w:rPr>
            </w:rPrChange>
          </w:rPr>
          <w:t>A</w:t>
        </w:r>
      </w:ins>
      <w:del w:author="ELENA GÓMEZ RICO" w:date="2026-03-17T17:51:00Z" w16du:dateUtc="2026-03-17T16:51:00Z" w:id="1482592993">
        <w:r w:rsidRPr="3041B978" w:rsidDel="00D26924">
          <w:rPr>
            <w:rPrChange w:author="ELENA GÓMEZ RICO" w:date="2026-03-23T09:08:21.848Z" w16du:dateUtc="2026-03-23T09:08:21.848Z" w:id="493447428">
              <w:rPr>
                <w:rFonts w:ascii="Times New Roman" w:hAnsi="Times New Roman" w:eastAsia="游明朝" w:cs="Times New Roman" w:eastAsiaTheme="minorEastAsia"/>
                <w:color w:val="auto"/>
                <w:sz w:val="24"/>
                <w:szCs w:val="24"/>
              </w:rPr>
            </w:rPrChange>
          </w:rPr>
          <w:delText>a</w:delText>
        </w:r>
      </w:del>
      <w:r w:rsidRPr="3041B978" w:rsidR="6ADB8549">
        <w:rPr>
          <w:rPrChange w:author="ELENA GÓMEZ RICO" w:date="2026-03-23T09:08:21.849Z" w16du:dateUtc="2026-03-23T09:08:21.849Z" w:id="1505458326">
            <w:rPr>
              <w:rFonts w:ascii="Times New Roman" w:hAnsi="Times New Roman" w:eastAsia="游明朝" w:cs="Times New Roman" w:eastAsiaTheme="minorEastAsia"/>
              <w:color w:val="auto"/>
              <w:sz w:val="24"/>
              <w:szCs w:val="24"/>
            </w:rPr>
          </w:rPrChange>
        </w:rPr>
        <w:t>ppraisal</w:t>
      </w:r>
      <w:del w:author="ELENA GÓMEZ RICO" w:date="2026-03-17T17:51:00Z" w16du:dateUtc="2026-03-17T16:51:00Z" w:id="1441612853">
        <w:r w:rsidRPr="3041B978" w:rsidDel="00D26924">
          <w:rPr>
            <w:rPrChange w:author="ELENA GÓMEZ RICO" w:date="2026-03-23T09:08:21.849Z" w16du:dateUtc="2026-03-23T09:08:21.849Z" w:id="793237596">
              <w:rPr>
                <w:rFonts w:ascii="Times New Roman" w:hAnsi="Times New Roman" w:eastAsia="游明朝" w:cs="Times New Roman" w:eastAsiaTheme="minorEastAsia"/>
                <w:color w:val="auto"/>
                <w:sz w:val="24"/>
                <w:szCs w:val="24"/>
              </w:rPr>
            </w:rPrChange>
          </w:rPr>
          <w:delText xml:space="preserve"> </w:delText>
        </w:r>
      </w:del>
      <w:ins w:author="ELENA GÓMEZ RICO" w:date="2026-03-23T21:23:28.655Z" w16du:dateUtc="2026-03-23T21:23:28.655Z" w:id="1986556476">
        <w:r w:rsidR="3F03D128">
          <w:t xml:space="preserve"> </w:t>
        </w:r>
      </w:ins>
      <w:ins w:author="ELENA GÓMEZ RICO" w:date="2026-03-17T17:51:00Z" w16du:dateUtc="2026-03-17T16:51:00Z" w:id="735767838">
        <w:r w:rsidRPr="3041B978" w:rsidR="51E2AB12">
          <w:rPr>
            <w:rPrChange w:author="ELENA GÓMEZ RICO" w:date="2026-03-23T09:08:21.85Z" w16du:dateUtc="2026-03-23T09:08:21.85Z" w:id="1247822767">
              <w:rPr>
                <w:rFonts w:ascii="Times New Roman" w:hAnsi="Times New Roman" w:eastAsia="游明朝" w:cs="Times New Roman" w:eastAsiaTheme="minorEastAsia"/>
                <w:color w:val="auto"/>
                <w:sz w:val="24"/>
                <w:szCs w:val="24"/>
              </w:rPr>
            </w:rPrChange>
          </w:rPr>
          <w:t>phase</w:t>
        </w:r>
        <w:r w:rsidRPr="3041B978" w:rsidR="51E2AB12">
          <w:rPr>
            <w:rPrChange w:author="ELENA GÓMEZ RICO" w:date="2026-03-23T09:08:21.85Z" w16du:dateUtc="2026-03-23T09:08:21.85Z" w:id="1929352583">
              <w:rPr>
                <w:rFonts w:ascii="Times New Roman" w:hAnsi="Times New Roman" w:eastAsia="游明朝" w:cs="Times New Roman" w:eastAsiaTheme="minorEastAsia"/>
                <w:color w:val="auto"/>
                <w:sz w:val="24"/>
                <w:szCs w:val="24"/>
              </w:rPr>
            </w:rPrChange>
          </w:rPr>
          <w:t xml:space="preserve">, two filters were applied: </w:t>
        </w:r>
        <w:r w:rsidRPr="3041B978" w:rsidR="51E2AB12">
          <w:rPr>
            <w:rPrChange w:author="ELENA GÓMEZ RICO" w:date="2026-03-23T09:08:21.85Z" w16du:dateUtc="2026-03-23T09:08:21.85Z" w:id="1297968527">
              <w:rPr>
                <w:rFonts w:ascii="Times New Roman" w:hAnsi="Times New Roman" w:eastAsia="游明朝" w:cs="Times New Roman" w:eastAsiaTheme="minorEastAsia"/>
                <w:color w:val="auto"/>
                <w:sz w:val="24"/>
                <w:szCs w:val="24"/>
              </w:rPr>
            </w:rPrChange>
          </w:rPr>
          <w:t>a bibliometric keyword‑co‑occurrence filter</w:t>
        </w:r>
      </w:ins>
      <w:ins w:author="ELENA GÓMEZ RICO" w:date="2026-03-20T17:47:07.085Z" w16du:dateUtc="2026-03-20T17:47:07.085Z" w:id="955436333">
        <w:r w:rsidRPr="3041B978" w:rsidR="003F0441">
          <w:rPr>
            <w:rPrChange w:author="ELENA GÓMEZ RICO" w:date="2026-03-23T09:08:21.851Z" w16du:dateUtc="2026-03-23T09:08:21.851Z" w:id="1467595150">
              <w:rPr>
                <w:rFonts w:ascii="Times New Roman" w:hAnsi="Times New Roman" w:eastAsia="游明朝" w:cs="Times New Roman" w:eastAsiaTheme="minorEastAsia"/>
                <w:color w:val="auto"/>
                <w:sz w:val="24"/>
                <w:szCs w:val="24"/>
              </w:rPr>
            </w:rPrChange>
          </w:rPr>
          <w:t xml:space="preserve"> </w:t>
        </w:r>
      </w:ins>
      <w:ins w:author="ELENA GÓMEZ RICO" w:date="2026-03-17T17:51:00Z" w16du:dateUtc="2026-03-17T16:51:00Z" w:id="1496825765">
        <w:r w:rsidRPr="3041B978" w:rsidR="51E2AB12">
          <w:rPr>
            <w:rPrChange w:author="ELENA GÓMEZ RICO" w:date="2026-03-23T09:08:21.852Z" w16du:dateUtc="2026-03-23T09:08:21.852Z" w:id="1984571666">
              <w:rPr>
                <w:rFonts w:ascii="Times New Roman" w:hAnsi="Times New Roman" w:eastAsia="游明朝" w:cs="Times New Roman" w:eastAsiaTheme="minorEastAsia"/>
                <w:color w:val="auto"/>
                <w:sz w:val="24"/>
                <w:szCs w:val="24"/>
              </w:rPr>
            </w:rPrChange>
          </w:rPr>
          <w:t xml:space="preserve">that </w:t>
        </w:r>
      </w:ins>
      <w:ins w:author="ELENA GÓMEZ RICO" w:date="2026-03-20T17:47:18.021Z" w16du:dateUtc="2026-03-20T17:47:18.021Z" w:id="195543039">
        <w:r w:rsidRPr="3041B978" w:rsidR="6BE9C3CF">
          <w:rPr>
            <w:rPrChange w:author="ELENA GÓMEZ RICO" w:date="2026-03-23T09:08:21.852Z" w16du:dateUtc="2026-03-23T09:08:21.852Z" w:id="1231627505">
              <w:rPr>
                <w:rFonts w:ascii="Times New Roman" w:hAnsi="Times New Roman" w:eastAsia="游明朝" w:cs="Times New Roman" w:eastAsiaTheme="minorEastAsia"/>
                <w:color w:val="auto"/>
                <w:sz w:val="24"/>
                <w:szCs w:val="24"/>
              </w:rPr>
            </w:rPrChange>
          </w:rPr>
          <w:t>took the</w:t>
        </w:r>
      </w:ins>
      <w:ins w:author="ELENA GÓMEZ RICO" w:date="2026-03-17T17:51:00Z" w16du:dateUtc="2026-03-17T16:51:00Z" w:id="1228291959">
        <w:r w:rsidRPr="3041B978" w:rsidR="51E2AB12">
          <w:rPr>
            <w:rPrChange w:author="ELENA GÓMEZ RICO" w:date="2026-03-23T09:08:21.853Z" w16du:dateUtc="2026-03-23T09:08:21.853Z" w:id="391666874">
              <w:rPr>
                <w:rFonts w:ascii="Times New Roman" w:hAnsi="Times New Roman" w:eastAsia="游明朝" w:cs="Times New Roman" w:eastAsiaTheme="minorEastAsia"/>
                <w:color w:val="auto"/>
                <w:sz w:val="24"/>
                <w:szCs w:val="24"/>
              </w:rPr>
            </w:rPrChange>
          </w:rPr>
          <w:t xml:space="preserve"> 3,270 deduplicated records</w:t>
        </w:r>
      </w:ins>
      <w:ins w:author="ELENA GÓMEZ RICO" w:date="2026-03-20T17:44:42.273Z" w16du:dateUtc="2026-03-20T17:44:42.273Z" w:id="456164445">
        <w:r w:rsidRPr="3041B978" w:rsidR="29707107">
          <w:rPr>
            <w:rPrChange w:author="ELENA GÓMEZ RICO" w:date="2026-03-23T09:08:21.854Z" w16du:dateUtc="2026-03-23T09:08:21.854Z" w:id="1421580878">
              <w:rPr>
                <w:rFonts w:ascii="Times New Roman" w:hAnsi="Times New Roman" w:eastAsia="游明朝" w:cs="Times New Roman" w:eastAsiaTheme="minorEastAsia"/>
                <w:color w:val="auto"/>
                <w:sz w:val="24"/>
                <w:szCs w:val="24"/>
              </w:rPr>
            </w:rPrChange>
          </w:rPr>
          <w:t xml:space="preserve"> </w:t>
        </w:r>
      </w:ins>
      <w:ins w:author="ELENA GÓMEZ RICO" w:date="2026-03-20T17:47:25.109Z" w16du:dateUtc="2026-03-20T17:47:25.109Z" w:id="255463587">
        <w:r w:rsidRPr="3041B978" w:rsidR="51470478">
          <w:rPr>
            <w:rPrChange w:author="ELENA GÓMEZ RICO" w:date="2026-03-23T09:08:21.855Z" w16du:dateUtc="2026-03-23T09:08:21.855Z" w:id="339846972">
              <w:rPr>
                <w:rFonts w:ascii="Times New Roman" w:hAnsi="Times New Roman" w:eastAsia="游明朝" w:cs="Times New Roman" w:eastAsiaTheme="minorEastAsia"/>
                <w:color w:val="auto"/>
                <w:sz w:val="24"/>
                <w:szCs w:val="24"/>
              </w:rPr>
            </w:rPrChange>
          </w:rPr>
          <w:t xml:space="preserve">from </w:t>
        </w:r>
      </w:ins>
      <w:ins w:author="ELENA GÓMEZ RICO" w:date="2026-03-20T17:44:42.273Z" w16du:dateUtc="2026-03-20T17:44:42.273Z" w:id="414663307">
        <w:r w:rsidRPr="3041B978" w:rsidR="29707107">
          <w:rPr>
            <w:rPrChange w:author="ELENA GÓMEZ RICO" w:date="2026-03-23T09:08:21.856Z" w16du:dateUtc="2026-03-23T09:08:21.856Z" w:id="660564857">
              <w:rPr>
                <w:rFonts w:ascii="Times New Roman" w:hAnsi="Times New Roman" w:eastAsia="游明朝" w:cs="Times New Roman" w:eastAsiaTheme="minorEastAsia"/>
                <w:color w:val="auto"/>
                <w:sz w:val="24"/>
                <w:szCs w:val="24"/>
              </w:rPr>
            </w:rPrChange>
          </w:rPr>
          <w:t>the search phase</w:t>
        </w:r>
      </w:ins>
      <w:ins w:author="ELENA GÓMEZ RICO" w:date="2026-03-17T17:51:00Z" w16du:dateUtc="2026-03-17T16:51:00Z" w:id="1579495241">
        <w:r w:rsidRPr="3041B978" w:rsidR="51E2AB12">
          <w:rPr>
            <w:rPrChange w:author="ELENA GÓMEZ RICO" w:date="2026-03-23T09:08:21.857Z" w16du:dateUtc="2026-03-23T09:08:21.857Z" w:id="1320708441">
              <w:rPr>
                <w:rFonts w:ascii="Times New Roman" w:hAnsi="Times New Roman" w:eastAsia="游明朝" w:cs="Times New Roman" w:eastAsiaTheme="minorEastAsia"/>
                <w:color w:val="auto"/>
                <w:sz w:val="24"/>
                <w:szCs w:val="24"/>
              </w:rPr>
            </w:rPrChange>
          </w:rPr>
          <w:t>,</w:t>
        </w:r>
      </w:ins>
      <w:ins w:author="ELENA GÓMEZ RICO" w:date="2026-03-20T17:47:30.044Z" w16du:dateUtc="2026-03-20T17:47:30.044Z" w:id="688598365">
        <w:r w:rsidRPr="3041B978" w:rsidR="6F872625">
          <w:rPr>
            <w:rPrChange w:author="ELENA GÓMEZ RICO" w:date="2026-03-23T09:08:21.858Z" w16du:dateUtc="2026-03-23T09:08:21.858Z" w:id="1112335880">
              <w:rPr>
                <w:rFonts w:ascii="Times New Roman" w:hAnsi="Times New Roman" w:eastAsia="游明朝" w:cs="Times New Roman" w:eastAsiaTheme="minorEastAsia"/>
                <w:color w:val="auto"/>
                <w:sz w:val="24"/>
                <w:szCs w:val="24"/>
              </w:rPr>
            </w:rPrChange>
          </w:rPr>
          <w:t xml:space="preserve"> </w:t>
        </w:r>
      </w:ins>
      <w:ins w:author="ELENA GÓMEZ RICO" w:date="2026-03-20T17:48:58.838Z" w16du:dateUtc="2026-03-20T17:48:58.838Z" w:id="668257308">
        <w:r w:rsidRPr="3041B978" w:rsidR="6F872625">
          <w:rPr>
            <w:rPrChange w:author="ELENA GÓMEZ RICO" w:date="2026-03-23T09:08:21.859Z" w16du:dateUtc="2026-03-23T09:08:21.859Z" w:id="506245225">
              <w:rPr>
                <w:rFonts w:ascii="Times New Roman" w:hAnsi="Times New Roman" w:eastAsia="游明朝" w:cs="Times New Roman" w:eastAsiaTheme="minorEastAsia"/>
                <w:color w:val="auto"/>
                <w:sz w:val="24"/>
                <w:szCs w:val="24"/>
              </w:rPr>
            </w:rPrChange>
          </w:rPr>
          <w:t xml:space="preserve">built 40 keyword co-occurrence clusters </w:t>
        </w:r>
      </w:ins>
      <w:ins w:author="ELENA GÓMEZ RICO" w:date="2026-03-23T16:30:56.258Z" w16du:dateUtc="2026-03-23T16:30:56.258Z" w:id="1429481785">
        <w:r w:rsidR="17ABC3AC">
          <w:t>and found a</w:t>
        </w:r>
      </w:ins>
      <w:ins w:author="ELENA GÓMEZ RICO" w:date="2026-03-20T17:48:58.838Z" w16du:dateUtc="2026-03-20T17:48:58.838Z" w:id="1709169227">
        <w:r w:rsidRPr="3041B978" w:rsidR="7202DD11">
          <w:rPr>
            <w:rPrChange w:author="ELENA GÓMEZ RICO" w:date="2026-03-23T09:08:21.86Z" w16du:dateUtc="2026-03-23T09:08:21.86Z" w:id="1527481651">
              <w:rPr>
                <w:rFonts w:ascii="Times New Roman" w:hAnsi="Times New Roman" w:eastAsia="游明朝" w:cs="Times New Roman" w:eastAsiaTheme="minorEastAsia"/>
                <w:color w:val="auto"/>
                <w:sz w:val="24"/>
                <w:szCs w:val="24"/>
              </w:rPr>
            </w:rPrChange>
          </w:rPr>
          <w:t xml:space="preserve"> set of</w:t>
        </w:r>
      </w:ins>
      <w:ins w:author="ELENA GÓMEZ RICO" w:date="2026-03-23T16:31:15.444Z" w16du:dateUtc="2026-03-23T16:31:15.444Z" w:id="55134978">
        <w:r w:rsidR="667DD069">
          <w:t xml:space="preserve"> their</w:t>
        </w:r>
      </w:ins>
      <w:ins w:author="ELENA GÓMEZ RICO" w:date="2026-03-20T17:48:58.838Z" w16du:dateUtc="2026-03-20T17:48:58.838Z" w:id="447656904">
        <w:r w:rsidRPr="3041B978" w:rsidR="7202DD11">
          <w:rPr>
            <w:rPrChange w:author="ELENA GÓMEZ RICO" w:date="2026-03-23T09:08:21.86Z" w16du:dateUtc="2026-03-23T09:08:21.86Z" w:id="1295924398">
              <w:rPr>
                <w:rFonts w:ascii="Times New Roman" w:hAnsi="Times New Roman" w:eastAsia="游明朝" w:cs="Times New Roman" w:eastAsiaTheme="minorEastAsia"/>
                <w:color w:val="auto"/>
                <w:sz w:val="24"/>
                <w:szCs w:val="24"/>
              </w:rPr>
            </w:rPrChange>
          </w:rPr>
          <w:t xml:space="preserve"> </w:t>
        </w:r>
        <w:r w:rsidRPr="3041B978" w:rsidR="7202DD11">
          <w:rPr>
            <w:rPrChange w:author="ELENA GÓMEZ RICO" w:date="2026-03-23T09:08:21.86Z" w16du:dateUtc="2026-03-23T09:08:21.86Z" w:id="698089884">
              <w:rPr>
                <w:rFonts w:ascii="Times New Roman" w:hAnsi="Times New Roman" w:eastAsia="游明朝" w:cs="Times New Roman" w:eastAsiaTheme="minorEastAsia"/>
                <w:color w:val="auto"/>
                <w:sz w:val="24"/>
                <w:szCs w:val="24"/>
              </w:rPr>
            </w:rPrChange>
          </w:rPr>
          <w:t>canonical</w:t>
        </w:r>
        <w:r w:rsidRPr="3041B978" w:rsidR="7202DD11">
          <w:rPr>
            <w:rPrChange w:author="ELENA GÓMEZ RICO" w:date="2026-03-23T09:08:21.86Z" w16du:dateUtc="2026-03-23T09:08:21.86Z" w:id="1612453079">
              <w:rPr>
                <w:rFonts w:ascii="Times New Roman" w:hAnsi="Times New Roman" w:eastAsia="游明朝" w:cs="Times New Roman" w:eastAsiaTheme="minorEastAsia"/>
                <w:color w:val="auto"/>
                <w:sz w:val="24"/>
                <w:szCs w:val="24"/>
              </w:rPr>
            </w:rPrChange>
          </w:rPr>
          <w:t xml:space="preserve"> keywords</w:t>
        </w:r>
      </w:ins>
      <w:ins w:author="ELENA GÓMEZ RICO" w:date="2026-03-20T17:49:59.717Z" w16du:dateUtc="2026-03-20T17:49:59.717Z" w:id="443680585">
        <w:r w:rsidRPr="3041B978" w:rsidR="7202DD11">
          <w:rPr>
            <w:rPrChange w:author="ELENA GÓMEZ RICO" w:date="2026-03-23T09:08:21.861Z" w16du:dateUtc="2026-03-23T09:08:21.861Z" w:id="1709307274">
              <w:rPr>
                <w:rFonts w:ascii="Times New Roman" w:hAnsi="Times New Roman" w:eastAsia="游明朝" w:cs="Times New Roman" w:eastAsiaTheme="minorEastAsia"/>
                <w:color w:val="auto"/>
                <w:sz w:val="24"/>
                <w:szCs w:val="24"/>
              </w:rPr>
            </w:rPrChange>
          </w:rPr>
          <w:t>. The</w:t>
        </w:r>
      </w:ins>
      <w:ins w:author="ELENA GÓMEZ RICO" w:date="2026-03-20T17:56:39.135Z" w16du:dateUtc="2026-03-20T17:56:39.135Z" w:id="670033624">
        <w:r w:rsidRPr="3041B978" w:rsidR="756C33A8">
          <w:rPr>
            <w:rPrChange w:author="ELENA GÓMEZ RICO" w:date="2026-03-23T09:08:21.862Z" w16du:dateUtc="2026-03-23T09:08:21.862Z" w:id="311370063">
              <w:rPr>
                <w:rFonts w:ascii="Times New Roman" w:hAnsi="Times New Roman" w:eastAsia="游明朝" w:cs="Times New Roman" w:eastAsiaTheme="minorEastAsia"/>
                <w:color w:val="auto"/>
                <w:sz w:val="24"/>
                <w:szCs w:val="24"/>
              </w:rPr>
            </w:rPrChange>
          </w:rPr>
          <w:t>se</w:t>
        </w:r>
      </w:ins>
      <w:ins w:author="ELENA GÓMEZ RICO" w:date="2026-03-20T17:49:59.717Z" w16du:dateUtc="2026-03-20T17:49:59.717Z" w:id="575164608">
        <w:r w:rsidRPr="3041B978" w:rsidR="7202DD11">
          <w:rPr>
            <w:rPrChange w:author="ELENA GÓMEZ RICO" w:date="2026-03-23T09:08:21.863Z" w16du:dateUtc="2026-03-23T09:08:21.863Z" w:id="1450397247">
              <w:rPr>
                <w:rFonts w:ascii="Times New Roman" w:hAnsi="Times New Roman" w:eastAsia="游明朝" w:cs="Times New Roman" w:eastAsiaTheme="minorEastAsia"/>
                <w:color w:val="auto"/>
                <w:sz w:val="24"/>
                <w:szCs w:val="24"/>
              </w:rPr>
            </w:rPrChange>
          </w:rPr>
          <w:t xml:space="preserve"> </w:t>
        </w:r>
      </w:ins>
      <w:ins w:author="ELENA GÓMEZ RICO" w:date="2026-03-20T17:52:52.217Z" w16du:dateUtc="2026-03-20T17:52:52.217Z" w:id="243217116">
        <w:r w:rsidRPr="3041B978" w:rsidR="6B9A39AE">
          <w:rPr>
            <w:rPrChange w:author="ELENA GÓMEZ RICO" w:date="2026-03-23T09:08:21.865Z" w16du:dateUtc="2026-03-23T09:08:21.865Z" w:id="1626694805">
              <w:rPr>
                <w:rFonts w:ascii="Times New Roman" w:hAnsi="Times New Roman" w:eastAsia="游明朝" w:cs="Times New Roman" w:eastAsiaTheme="minorEastAsia"/>
                <w:color w:val="auto"/>
                <w:sz w:val="24"/>
                <w:szCs w:val="24"/>
              </w:rPr>
            </w:rPrChange>
          </w:rPr>
          <w:t>al</w:t>
        </w:r>
      </w:ins>
      <w:ins w:author="ELENA GÓMEZ RICO" w:date="2026-03-20T17:54:41.701Z" w16du:dateUtc="2026-03-20T17:54:41.701Z" w:id="1296294677">
        <w:r w:rsidRPr="3041B978" w:rsidR="294B922C">
          <w:rPr>
            <w:rPrChange w:author="ELENA GÓMEZ RICO" w:date="2026-03-23T09:08:21.866Z" w16du:dateUtc="2026-03-23T09:08:21.866Z" w:id="1492926371">
              <w:rPr>
                <w:rFonts w:ascii="Times New Roman" w:hAnsi="Times New Roman" w:eastAsia="游明朝" w:cs="Times New Roman" w:eastAsiaTheme="minorEastAsia"/>
                <w:color w:val="auto"/>
                <w:sz w:val="24"/>
                <w:szCs w:val="24"/>
              </w:rPr>
            </w:rPrChange>
          </w:rPr>
          <w:t xml:space="preserve">lowed </w:t>
        </w:r>
      </w:ins>
      <w:ins w:author="ELENA GÓMEZ RICO" w:date="2026-03-20T17:49:59.717Z" w16du:dateUtc="2026-03-20T17:49:59.717Z" w:id="511068497">
        <w:r w:rsidRPr="3041B978" w:rsidR="7202DD11">
          <w:rPr>
            <w:rPrChange w:author="ELENA GÓMEZ RICO" w:date="2026-03-23T09:08:21.867Z" w16du:dateUtc="2026-03-23T09:08:21.867Z" w:id="236649114">
              <w:rPr>
                <w:rFonts w:ascii="Times New Roman" w:hAnsi="Times New Roman" w:eastAsia="游明朝" w:cs="Times New Roman" w:eastAsiaTheme="minorEastAsia"/>
                <w:color w:val="auto"/>
                <w:sz w:val="24"/>
                <w:szCs w:val="24"/>
              </w:rPr>
            </w:rPrChange>
          </w:rPr>
          <w:t>t</w:t>
        </w:r>
      </w:ins>
      <w:ins w:author="ELENA GÓMEZ RICO" w:date="2026-03-20T17:52:55.279Z" w16du:dateUtc="2026-03-20T17:52:55.279Z" w:id="1606100971">
        <w:r w:rsidRPr="3041B978" w:rsidR="5CBC96D1">
          <w:rPr>
            <w:rPrChange w:author="ELENA GÓMEZ RICO" w:date="2026-03-23T09:08:21.868Z" w16du:dateUtc="2026-03-23T09:08:21.868Z" w:id="1441909967">
              <w:rPr>
                <w:rFonts w:ascii="Times New Roman" w:hAnsi="Times New Roman" w:eastAsia="游明朝" w:cs="Times New Roman" w:eastAsiaTheme="minorEastAsia"/>
                <w:color w:val="auto"/>
                <w:sz w:val="24"/>
                <w:szCs w:val="24"/>
              </w:rPr>
            </w:rPrChange>
          </w:rPr>
          <w:t>he</w:t>
        </w:r>
      </w:ins>
      <w:ins w:author="ELENA GÓMEZ RICO" w:date="2026-03-20T17:49:59.717Z" w16du:dateUtc="2026-03-20T17:49:59.717Z" w:id="820973131">
        <w:r w:rsidRPr="3041B978" w:rsidR="7202DD11">
          <w:rPr>
            <w:rPrChange w:author="ELENA GÓMEZ RICO" w:date="2026-03-23T09:08:21.869Z" w16du:dateUtc="2026-03-23T09:08:21.869Z" w:id="2091360822">
              <w:rPr>
                <w:rFonts w:ascii="Times New Roman" w:hAnsi="Times New Roman" w:eastAsia="游明朝" w:cs="Times New Roman" w:eastAsiaTheme="minorEastAsia"/>
                <w:color w:val="auto"/>
                <w:sz w:val="24"/>
                <w:szCs w:val="24"/>
              </w:rPr>
            </w:rPrChange>
          </w:rPr>
          <w:t xml:space="preserve"> </w:t>
        </w:r>
        <w:r w:rsidRPr="3041B978" w:rsidR="24F45ADC">
          <w:rPr>
            <w:rPrChange w:author="ELENA GÓMEZ RICO" w:date="2026-03-23T09:08:21.871Z" w16du:dateUtc="2026-03-23T09:08:21.871Z" w:id="1305099818">
              <w:rPr>
                <w:rFonts w:ascii="Times New Roman" w:hAnsi="Times New Roman" w:eastAsia="游明朝" w:cs="Times New Roman" w:eastAsiaTheme="minorEastAsia"/>
                <w:color w:val="auto"/>
                <w:sz w:val="24"/>
                <w:szCs w:val="24"/>
              </w:rPr>
            </w:rPrChange>
          </w:rPr>
          <w:t>identif</w:t>
        </w:r>
      </w:ins>
      <w:ins w:author="ELENA GÓMEZ RICO" w:date="2026-03-20T17:52:59.203Z" w16du:dateUtc="2026-03-20T17:52:59.203Z" w:id="1089589909">
        <w:r w:rsidRPr="3041B978" w:rsidR="6506D0B3">
          <w:rPr>
            <w:rPrChange w:author="ELENA GÓMEZ RICO" w:date="2026-03-23T09:08:21.872Z" w16du:dateUtc="2026-03-23T09:08:21.872Z" w:id="1173998678">
              <w:rPr>
                <w:rFonts w:ascii="Times New Roman" w:hAnsi="Times New Roman" w:eastAsia="游明朝" w:cs="Times New Roman" w:eastAsiaTheme="minorEastAsia"/>
                <w:color w:val="auto"/>
                <w:sz w:val="24"/>
                <w:szCs w:val="24"/>
              </w:rPr>
            </w:rPrChange>
          </w:rPr>
          <w:t>ic</w:t>
        </w:r>
      </w:ins>
      <w:ins w:author="ELENA GÓMEZ RICO" w:date="2026-03-20T17:53:06.448Z" w16du:dateUtc="2026-03-20T17:53:06.448Z" w:id="375605330">
        <w:r w:rsidRPr="3041B978" w:rsidR="6506D0B3">
          <w:rPr>
            <w:rPrChange w:author="ELENA GÓMEZ RICO" w:date="2026-03-23T09:08:21.873Z" w16du:dateUtc="2026-03-23T09:08:21.873Z" w:id="576337891">
              <w:rPr>
                <w:rFonts w:ascii="Times New Roman" w:hAnsi="Times New Roman" w:eastAsia="游明朝" w:cs="Times New Roman" w:eastAsiaTheme="minorEastAsia"/>
                <w:color w:val="auto"/>
                <w:sz w:val="24"/>
                <w:szCs w:val="24"/>
              </w:rPr>
            </w:rPrChange>
          </w:rPr>
          <w:t>ation of</w:t>
        </w:r>
      </w:ins>
      <w:ins w:author="ELENA GÓMEZ RICO" w:date="2026-03-20T17:49:59.717Z" w16du:dateUtc="2026-03-20T17:49:59.717Z" w:id="1987243521">
        <w:r w:rsidRPr="3041B978" w:rsidR="24F45ADC">
          <w:rPr>
            <w:rPrChange w:author="ELENA GÓMEZ RICO" w:date="2026-03-23T09:08:21.875Z" w16du:dateUtc="2026-03-23T09:08:21.875Z" w:id="41344875">
              <w:rPr>
                <w:rFonts w:ascii="Times New Roman" w:hAnsi="Times New Roman" w:eastAsia="游明朝" w:cs="Times New Roman" w:eastAsiaTheme="minorEastAsia"/>
                <w:color w:val="auto"/>
                <w:sz w:val="24"/>
                <w:szCs w:val="24"/>
              </w:rPr>
            </w:rPrChange>
          </w:rPr>
          <w:t xml:space="preserve"> 47</w:t>
        </w:r>
      </w:ins>
      <w:ins w:author="ELENA GÓMEZ RICO" w:date="2026-03-20T17:50:58.653Z" w16du:dateUtc="2026-03-20T17:50:58.653Z" w:id="1517510661">
        <w:r w:rsidRPr="3041B978" w:rsidR="24F45ADC">
          <w:rPr>
            <w:rPrChange w:author="ELENA GÓMEZ RICO" w:date="2026-03-23T09:08:21.876Z" w16du:dateUtc="2026-03-23T09:08:21.876Z" w:id="799556576">
              <w:rPr>
                <w:rFonts w:ascii="Times New Roman" w:hAnsi="Times New Roman" w:eastAsia="游明朝" w:cs="Times New Roman" w:eastAsiaTheme="minorEastAsia"/>
                <w:color w:val="auto"/>
                <w:sz w:val="24"/>
                <w:szCs w:val="24"/>
              </w:rPr>
            </w:rPrChange>
          </w:rPr>
          <w:t>9 metadata records</w:t>
        </w:r>
      </w:ins>
      <w:ins w:author="ELENA GÓMEZ RICO" w:date="2026-03-20T17:54:58.463Z" w16du:dateUtc="2026-03-20T17:54:58.463Z" w:id="2073419294">
        <w:r w:rsidRPr="3041B978" w:rsidR="6E263367">
          <w:rPr>
            <w:rPrChange w:author="ELENA GÓMEZ RICO" w:date="2026-03-23T09:08:21.878Z" w16du:dateUtc="2026-03-23T09:08:21.878Z" w:id="254881522">
              <w:rPr>
                <w:rFonts w:ascii="Times New Roman" w:hAnsi="Times New Roman" w:eastAsia="游明朝" w:cs="Times New Roman" w:eastAsiaTheme="minorEastAsia"/>
                <w:color w:val="auto"/>
                <w:sz w:val="24"/>
                <w:szCs w:val="24"/>
              </w:rPr>
            </w:rPrChange>
          </w:rPr>
          <w:t xml:space="preserve"> with </w:t>
        </w:r>
      </w:ins>
      <w:ins w:author="ELENA GÓMEZ RICO" w:date="2026-03-20T17:55:14.299Z" w16du:dateUtc="2026-03-20T17:55:14.299Z" w:id="103439062">
        <w:r w:rsidRPr="3041B978" w:rsidR="6E263367">
          <w:rPr>
            <w:rPrChange w:author="ELENA GÓMEZ RICO" w:date="2026-03-23T09:08:21.906Z" w16du:dateUtc="2026-03-23T09:08:21.906Z" w:id="698237085">
              <w:rPr>
                <w:rFonts w:ascii="Times New Roman" w:hAnsi="Times New Roman" w:eastAsia="游明朝" w:cs="Times New Roman" w:eastAsiaTheme="minorEastAsia"/>
                <w:color w:val="auto"/>
                <w:sz w:val="24"/>
                <w:szCs w:val="24"/>
              </w:rPr>
            </w:rPrChange>
          </w:rPr>
          <w:t xml:space="preserve">the intended information according to their </w:t>
        </w:r>
        <w:r w:rsidRPr="3041B978" w:rsidR="6E263367">
          <w:rPr>
            <w:rPrChange w:author="ELENA GÓMEZ RICO" w:date="2026-03-23T09:08:21.906Z" w16du:dateUtc="2026-03-23T09:08:21.906Z" w:id="453278548">
              <w:rPr>
                <w:rFonts w:ascii="Times New Roman" w:hAnsi="Times New Roman" w:eastAsia="游明朝" w:cs="Times New Roman" w:eastAsiaTheme="minorEastAsia"/>
                <w:color w:val="auto"/>
                <w:sz w:val="24"/>
                <w:szCs w:val="24"/>
              </w:rPr>
            </w:rPrChange>
          </w:rPr>
          <w:t>keywords</w:t>
        </w:r>
      </w:ins>
      <w:ins w:author="ELENA GÓMEZ RICO" w:date="2026-03-23T16:31:51.422Z" w16du:dateUtc="2026-03-23T16:31:51.422Z" w:id="1500560291">
        <w:r w:rsidR="6B3157C0">
          <w:t xml:space="preserve"> </w:t>
        </w:r>
        <w:r w:rsidRPr="3041B978" w:rsidR="6B3157C0">
          <w:rPr>
            <w:rFonts w:ascii="Times New Roman" w:hAnsi="Times New Roman" w:eastAsia="Times New Roman" w:cs="Times New Roman"/>
            <w:noProof w:val="0"/>
            <w:sz w:val="24"/>
            <w:szCs w:val="24"/>
            <w:lang w:val="en-US"/>
          </w:rPr>
          <w:t>co-</w:t>
        </w:r>
      </w:ins>
      <w:ins w:author="ELENA GÓMEZ RICO" w:date="2026-03-23T18:52:57.637Z" w16du:dateUtc="2026-03-23T18:52:57.637Z" w:id="1882107547">
        <w:r w:rsidRPr="3041B978" w:rsidR="53BD21B5">
          <w:rPr>
            <w:rFonts w:ascii="Times New Roman" w:hAnsi="Times New Roman" w:eastAsia="Times New Roman" w:cs="Times New Roman"/>
            <w:noProof w:val="0"/>
            <w:sz w:val="24"/>
            <w:szCs w:val="24"/>
            <w:lang w:val="en-US"/>
          </w:rPr>
          <w:t>occurrence</w:t>
        </w:r>
      </w:ins>
      <w:ins w:author="ELENA GÓMEZ RICO" w:date="2026-03-23T16:31:51.422Z" w16du:dateUtc="2026-03-23T16:31:51.422Z" w:id="1668391571">
        <w:r w:rsidRPr="3041B978" w:rsidR="6B3157C0">
          <w:rPr>
            <w:rFonts w:ascii="Times New Roman" w:hAnsi="Times New Roman" w:eastAsia="Times New Roman" w:cs="Times New Roman"/>
            <w:noProof w:val="0"/>
            <w:sz w:val="24"/>
            <w:szCs w:val="24"/>
            <w:lang w:val="en-US"/>
          </w:rPr>
          <w:t xml:space="preserve"> strength. Having this </w:t>
        </w:r>
      </w:ins>
      <w:ins w:author="ELENA GÓMEZ RICO" w:date="2026-03-23T21:44:40.741Z" w16du:dateUtc="2026-03-23T21:44:40.741Z" w:id="1740467199">
        <w:r w:rsidRPr="3041B978" w:rsidR="6E7D70AF">
          <w:rPr>
            <w:rFonts w:ascii="Times New Roman" w:hAnsi="Times New Roman" w:eastAsia="Times New Roman" w:cs="Times New Roman"/>
            <w:noProof w:val="0"/>
            <w:sz w:val="24"/>
            <w:szCs w:val="24"/>
            <w:lang w:val="en-US"/>
          </w:rPr>
          <w:t>measure,</w:t>
        </w:r>
      </w:ins>
      <w:ins w:author="ELENA GÓMEZ RICO" w:date="2026-03-23T16:32:19.139Z" w16du:dateUtc="2026-03-23T16:32:19.139Z" w:id="20093099">
        <w:r w:rsidRPr="3041B978" w:rsidR="6B3157C0">
          <w:rPr>
            <w:rFonts w:ascii="Times New Roman" w:hAnsi="Times New Roman" w:eastAsia="Times New Roman" w:cs="Times New Roman"/>
            <w:noProof w:val="0"/>
            <w:sz w:val="24"/>
            <w:szCs w:val="24"/>
            <w:lang w:val="en-US"/>
          </w:rPr>
          <w:t xml:space="preserve"> </w:t>
        </w:r>
      </w:ins>
      <w:ins w:author="ELENA GÓMEZ RICO" w:date="2026-03-20T17:51:53.903Z" w16du:dateUtc="2026-03-20T17:51:53.903Z" w:id="741238869">
        <w:r w:rsidRPr="3041B978" w:rsidR="6C936863">
          <w:rPr>
            <w:rPrChange w:author="ELENA GÓMEZ RICO" w:date="2026-03-23T09:08:21.923Z" w16du:dateUtc="2026-03-23T09:08:21.923Z" w:id="800129781">
              <w:rPr>
                <w:rFonts w:ascii="Times New Roman" w:hAnsi="Times New Roman" w:eastAsia="游明朝" w:cs="Times New Roman" w:eastAsiaTheme="minorEastAsia"/>
                <w:color w:val="auto"/>
                <w:sz w:val="24"/>
                <w:szCs w:val="24"/>
              </w:rPr>
            </w:rPrChange>
          </w:rPr>
          <w:t xml:space="preserve">a </w:t>
        </w:r>
      </w:ins>
      <w:ins w:author="ELENA GÓMEZ RICO" w:date="2026-03-23T16:32:21.327Z" w16du:dateUtc="2026-03-23T16:32:21.327Z" w:id="200218806">
        <w:r w:rsidR="1BA4CB3D">
          <w:t xml:space="preserve">finer </w:t>
        </w:r>
      </w:ins>
      <w:ins w:author="ELENA GÓMEZ RICO" w:date="2026-03-20T17:51:53.903Z" w16du:dateUtc="2026-03-20T17:51:53.903Z" w:id="1095197255">
        <w:r w:rsidRPr="3041B978" w:rsidR="6C936863">
          <w:rPr>
            <w:rPrChange w:author="ELENA GÓMEZ RICO" w:date="2026-03-23T09:08:21.923Z" w16du:dateUtc="2026-03-23T09:08:21.923Z" w:id="692271181">
              <w:rPr>
                <w:rFonts w:ascii="Times New Roman" w:hAnsi="Times New Roman" w:eastAsia="游明朝" w:cs="Times New Roman" w:eastAsiaTheme="minorEastAsia"/>
                <w:color w:val="auto"/>
                <w:sz w:val="24"/>
                <w:szCs w:val="24"/>
              </w:rPr>
            </w:rPrChange>
          </w:rPr>
          <w:t xml:space="preserve">threshold </w:t>
        </w:r>
      </w:ins>
      <w:ins w:author="ELENA GÓMEZ RICO" w:date="2026-03-20T17:57:59.711Z" w16du:dateUtc="2026-03-20T17:57:59.711Z" w:id="1931885241">
        <w:r w:rsidRPr="3041B978" w:rsidR="2DBB3C4B">
          <w:rPr>
            <w:rPrChange w:author="ELENA GÓMEZ RICO" w:date="2026-03-23T09:08:21.925Z" w16du:dateUtc="2026-03-23T09:08:21.925Z" w:id="706200106">
              <w:rPr>
                <w:rFonts w:ascii="Times New Roman" w:hAnsi="Times New Roman" w:eastAsia="游明朝" w:cs="Times New Roman" w:eastAsiaTheme="minorEastAsia"/>
                <w:color w:val="auto"/>
                <w:sz w:val="24"/>
                <w:szCs w:val="24"/>
              </w:rPr>
            </w:rPrChange>
          </w:rPr>
          <w:t xml:space="preserve">was </w:t>
        </w:r>
      </w:ins>
      <w:ins w:author="ELENA GÓMEZ RICO" w:date="2026-03-20T18:06:42.418Z" w16du:dateUtc="2026-03-20T18:06:42.418Z" w:id="389275874">
        <w:r w:rsidRPr="3041B978" w:rsidR="75916E6B">
          <w:rPr>
            <w:rPrChange w:author="ELENA GÓMEZ RICO" w:date="2026-03-23T09:08:21.926Z" w16du:dateUtc="2026-03-23T09:08:21.926Z" w:id="217286285">
              <w:rPr>
                <w:rFonts w:ascii="Times New Roman" w:hAnsi="Times New Roman" w:eastAsia="游明朝" w:cs="Times New Roman" w:eastAsiaTheme="minorEastAsia"/>
                <w:color w:val="auto"/>
                <w:sz w:val="24"/>
                <w:szCs w:val="24"/>
              </w:rPr>
            </w:rPrChange>
          </w:rPr>
          <w:t>applied</w:t>
        </w:r>
      </w:ins>
      <w:ins w:author="ELENA GÓMEZ RICO" w:date="2026-03-20T18:07:11.841Z" w16du:dateUtc="2026-03-20T18:07:11.841Z" w:id="362467910">
        <w:r w:rsidRPr="3041B978" w:rsidR="25EBA123">
          <w:rPr>
            <w:rPrChange w:author="ELENA GÓMEZ RICO" w:date="2026-03-23T09:08:21.928Z" w16du:dateUtc="2026-03-23T09:08:21.928Z" w:id="2076290299">
              <w:rPr>
                <w:rFonts w:ascii="Times New Roman" w:hAnsi="Times New Roman" w:eastAsia="游明朝" w:cs="Times New Roman" w:eastAsiaTheme="minorEastAsia"/>
                <w:color w:val="auto"/>
                <w:sz w:val="24"/>
                <w:szCs w:val="24"/>
              </w:rPr>
            </w:rPrChange>
          </w:rPr>
          <w:t>,</w:t>
        </w:r>
      </w:ins>
      <w:ins w:author="ELENA GÓMEZ RICO" w:date="2026-03-20T17:57:59.711Z" w16du:dateUtc="2026-03-20T17:57:59.711Z" w:id="1463890309">
        <w:r w:rsidRPr="3041B978" w:rsidR="2DBB3C4B">
          <w:rPr>
            <w:rPrChange w:author="ELENA GÓMEZ RICO" w:date="2026-03-23T09:08:21.93Z" w16du:dateUtc="2026-03-23T09:08:21.93Z" w:id="1834327223">
              <w:rPr>
                <w:rFonts w:ascii="Times New Roman" w:hAnsi="Times New Roman" w:eastAsia="游明朝" w:cs="Times New Roman" w:eastAsiaTheme="minorEastAsia"/>
                <w:color w:val="auto"/>
                <w:sz w:val="24"/>
                <w:szCs w:val="24"/>
              </w:rPr>
            </w:rPrChange>
          </w:rPr>
          <w:t xml:space="preserve"> and</w:t>
        </w:r>
      </w:ins>
      <w:ins w:author="ELENA GÓMEZ RICO" w:date="2026-03-20T17:59:51.548Z" w16du:dateUtc="2026-03-20T17:59:51.548Z" w:id="2033168985">
        <w:r w:rsidRPr="3041B978" w:rsidR="2DBB3C4B">
          <w:rPr>
            <w:rPrChange w:author="ELENA GÓMEZ RICO" w:date="2026-03-23T09:08:21.932Z" w16du:dateUtc="2026-03-23T09:08:21.932Z" w:id="1137824290">
              <w:rPr>
                <w:rFonts w:ascii="Times New Roman" w:hAnsi="Times New Roman" w:eastAsia="游明朝" w:cs="Times New Roman" w:eastAsiaTheme="minorEastAsia"/>
                <w:color w:val="auto"/>
                <w:sz w:val="24"/>
                <w:szCs w:val="24"/>
              </w:rPr>
            </w:rPrChange>
          </w:rPr>
          <w:t xml:space="preserve"> </w:t>
        </w:r>
      </w:ins>
      <w:ins w:author="ELENA GÓMEZ RICO" w:date="2026-03-20T18:01:03.335Z" w16du:dateUtc="2026-03-20T18:01:03.335Z" w:id="708208990">
        <w:r w:rsidRPr="3041B978" w:rsidR="1243C5F6">
          <w:rPr>
            <w:rPrChange w:author="ELENA GÓMEZ RICO" w:date="2026-03-23T09:08:21.934Z" w16du:dateUtc="2026-03-23T09:08:21.934Z" w:id="874505062">
              <w:rPr>
                <w:rFonts w:ascii="Times New Roman" w:hAnsi="Times New Roman" w:eastAsia="游明朝" w:cs="Times New Roman" w:eastAsiaTheme="minorEastAsia"/>
                <w:color w:val="auto"/>
                <w:sz w:val="24"/>
                <w:szCs w:val="24"/>
              </w:rPr>
            </w:rPrChange>
          </w:rPr>
          <w:t>80</w:t>
        </w:r>
      </w:ins>
      <w:ins w:author="ELENA GÓMEZ RICO" w:date="2026-03-20T17:59:51.548Z" w16du:dateUtc="2026-03-20T17:59:51.548Z" w:id="1408341732">
        <w:r w:rsidRPr="3041B978" w:rsidR="24760BA8">
          <w:rPr>
            <w:rPrChange w:author="ELENA GÓMEZ RICO" w:date="2026-03-23T09:08:21.936Z" w16du:dateUtc="2026-03-23T09:08:21.936Z" w:id="1820308110">
              <w:rPr>
                <w:rFonts w:ascii="Times New Roman" w:hAnsi="Times New Roman" w:eastAsia="游明朝" w:cs="Times New Roman" w:eastAsiaTheme="minorEastAsia"/>
                <w:color w:val="auto"/>
                <w:sz w:val="24"/>
                <w:szCs w:val="24"/>
              </w:rPr>
            </w:rPrChange>
          </w:rPr>
          <w:t xml:space="preserve"> </w:t>
        </w:r>
        <w:r w:rsidRPr="3041B978" w:rsidR="5BBE4E6F">
          <w:rPr>
            <w:rPrChange w:author="ELENA GÓMEZ RICO" w:date="2026-03-23T09:08:21.938Z" w16du:dateUtc="2026-03-23T09:08:21.938Z" w:id="1811083528">
              <w:rPr>
                <w:rFonts w:ascii="Times New Roman" w:hAnsi="Times New Roman" w:eastAsia="游明朝" w:cs="Times New Roman" w:eastAsiaTheme="minorEastAsia"/>
                <w:color w:val="auto"/>
                <w:sz w:val="24"/>
                <w:szCs w:val="24"/>
              </w:rPr>
            </w:rPrChange>
          </w:rPr>
          <w:t xml:space="preserve">records </w:t>
        </w:r>
        <w:r w:rsidRPr="3041B978" w:rsidR="2623B98F">
          <w:rPr>
            <w:rPrChange w:author="ELENA GÓMEZ RICO" w:date="2026-03-23T09:08:21.94Z" w16du:dateUtc="2026-03-23T09:08:21.94Z" w:id="371598661">
              <w:rPr>
                <w:rFonts w:ascii="Times New Roman" w:hAnsi="Times New Roman" w:eastAsia="游明朝" w:cs="Times New Roman" w:eastAsiaTheme="minorEastAsia"/>
                <w:color w:val="auto"/>
                <w:sz w:val="24"/>
                <w:szCs w:val="24"/>
              </w:rPr>
            </w:rPrChange>
          </w:rPr>
          <w:t>contai</w:t>
        </w:r>
        <w:r w:rsidRPr="3041B978" w:rsidR="2623B98F">
          <w:rPr>
            <w:rPrChange w:author="ELENA GÓMEZ RICO" w:date="2026-03-23T09:08:21.942Z" w16du:dateUtc="2026-03-23T09:08:21.942Z" w:id="280140522">
              <w:rPr>
                <w:rFonts w:ascii="Times New Roman" w:hAnsi="Times New Roman" w:eastAsia="游明朝" w:cs="Times New Roman" w:eastAsiaTheme="minorEastAsia"/>
                <w:color w:val="auto"/>
                <w:sz w:val="24"/>
                <w:szCs w:val="24"/>
              </w:rPr>
            </w:rPrChange>
          </w:rPr>
          <w:t>ning</w:t>
        </w:r>
        <w:r w:rsidRPr="3041B978" w:rsidR="2623B98F">
          <w:rPr>
            <w:rPrChange w:author="ELENA GÓMEZ RICO" w:date="2026-03-23T09:08:21.944Z" w16du:dateUtc="2026-03-23T09:08:21.944Z" w:id="2080675685">
              <w:rPr>
                <w:rFonts w:ascii="Times New Roman" w:hAnsi="Times New Roman" w:eastAsia="游明朝" w:cs="Times New Roman" w:eastAsiaTheme="minorEastAsia"/>
                <w:color w:val="auto"/>
                <w:sz w:val="24"/>
                <w:szCs w:val="24"/>
              </w:rPr>
            </w:rPrChange>
          </w:rPr>
          <w:t xml:space="preserve"> 8 out 16 </w:t>
        </w:r>
      </w:ins>
      <w:bookmarkStart w:name="_Int_Rmv2Sp8f" w:id="781317677"/>
      <w:ins w:author="ELENA GÓMEZ RICO" w:date="2026-03-20T17:59:51.548Z" w16du:dateUtc="2026-03-20T17:59:51.548Z" w:id="1397823327">
        <w:r w:rsidRPr="3041B978" w:rsidR="2623B98F">
          <w:rPr>
            <w:rPrChange w:author="ELENA GÓMEZ RICO" w:date="2026-03-23T09:08:21.947Z" w16du:dateUtc="2026-03-23T09:08:21.947Z" w:id="1564181931">
              <w:rPr>
                <w:rFonts w:ascii="Times New Roman" w:hAnsi="Times New Roman" w:eastAsia="游明朝" w:cs="Times New Roman" w:eastAsiaTheme="minorEastAsia"/>
                <w:color w:val="auto"/>
                <w:sz w:val="24"/>
                <w:szCs w:val="24"/>
              </w:rPr>
            </w:rPrChange>
          </w:rPr>
          <w:t>canonical</w:t>
        </w:r>
      </w:ins>
      <w:bookmarkEnd w:id="781317677"/>
      <w:ins w:author="ELENA GÓMEZ RICO" w:date="2026-03-20T17:59:51.548Z" w16du:dateUtc="2026-03-20T17:59:51.548Z" w:id="1561011361">
        <w:r w:rsidRPr="3041B978" w:rsidR="2623B98F">
          <w:rPr>
            <w:rPrChange w:author="ELENA GÓMEZ RICO" w:date="2026-03-23T09:08:21.949Z" w16du:dateUtc="2026-03-23T09:08:21.949Z" w:id="1696322000">
              <w:rPr>
                <w:rFonts w:ascii="Times New Roman" w:hAnsi="Times New Roman" w:eastAsia="游明朝" w:cs="Times New Roman" w:eastAsiaTheme="minorEastAsia"/>
                <w:color w:val="auto"/>
                <w:sz w:val="24"/>
                <w:szCs w:val="24"/>
              </w:rPr>
            </w:rPrChange>
          </w:rPr>
          <w:t xml:space="preserve"> </w:t>
        </w:r>
      </w:ins>
      <w:ins w:author="ELENA GÓMEZ RICO" w:date="2026-03-20T18:00:38.95Z" w16du:dateUtc="2026-03-20T18:00:38.95Z" w:id="1902052418">
        <w:r w:rsidRPr="3041B978" w:rsidR="2623B98F">
          <w:rPr>
            <w:rPrChange w:author="ELENA GÓMEZ RICO" w:date="2026-03-23T09:08:21.951Z" w16du:dateUtc="2026-03-23T09:08:21.951Z" w:id="1157583337">
              <w:rPr>
                <w:rFonts w:ascii="Times New Roman" w:hAnsi="Times New Roman" w:eastAsia="游明朝" w:cs="Times New Roman" w:eastAsiaTheme="minorEastAsia"/>
                <w:color w:val="auto"/>
                <w:sz w:val="24"/>
                <w:szCs w:val="24"/>
              </w:rPr>
            </w:rPrChange>
          </w:rPr>
          <w:t>keywor</w:t>
        </w:r>
        <w:r w:rsidRPr="3041B978" w:rsidR="6CA0BC90">
          <w:rPr>
            <w:rPrChange w:author="ELENA GÓMEZ RICO" w:date="2026-03-23T09:08:21.953Z" w16du:dateUtc="2026-03-23T09:08:21.953Z" w:id="1273760319">
              <w:rPr>
                <w:rFonts w:ascii="Times New Roman" w:hAnsi="Times New Roman" w:eastAsia="游明朝" w:cs="Times New Roman" w:eastAsiaTheme="minorEastAsia"/>
                <w:color w:val="auto"/>
                <w:sz w:val="24"/>
                <w:szCs w:val="24"/>
              </w:rPr>
            </w:rPrChange>
          </w:rPr>
          <w:t>ds</w:t>
        </w:r>
      </w:ins>
      <w:ins w:author="ELENA GÓMEZ RICO" w:date="2026-03-20T18:07:28.62Z" w16du:dateUtc="2026-03-20T18:07:28.62Z" w:id="145122864">
        <w:r w:rsidRPr="3041B978" w:rsidR="5E202A04">
          <w:rPr>
            <w:rPrChange w:author="ELENA GÓMEZ RICO" w:date="2026-03-23T09:08:21.963Z" w16du:dateUtc="2026-03-23T09:08:21.963Z" w:id="557977361">
              <w:rPr>
                <w:rFonts w:ascii="Times New Roman" w:hAnsi="Times New Roman" w:eastAsia="游明朝" w:cs="Times New Roman" w:eastAsiaTheme="minorEastAsia"/>
                <w:color w:val="auto"/>
                <w:sz w:val="24"/>
                <w:szCs w:val="24"/>
              </w:rPr>
            </w:rPrChange>
          </w:rPr>
          <w:t xml:space="preserve"> </w:t>
        </w:r>
      </w:ins>
      <w:ins w:author="ELENA GÓMEZ RICO" w:date="2026-03-20T18:01:33.174Z" w16du:dateUtc="2026-03-20T18:01:33.174Z" w:id="1220293393">
        <w:r w:rsidRPr="3041B978" w:rsidR="565AF6C7">
          <w:rPr>
            <w:rPrChange w:author="ELENA GÓMEZ RICO" w:date="2026-03-23T09:08:21.966Z" w16du:dateUtc="2026-03-23T09:08:21.966Z" w:id="916340221">
              <w:rPr>
                <w:rFonts w:ascii="Times New Roman" w:hAnsi="Times New Roman" w:eastAsia="游明朝" w:cs="Times New Roman" w:eastAsiaTheme="minorEastAsia"/>
                <w:color w:val="auto"/>
                <w:sz w:val="24"/>
                <w:szCs w:val="24"/>
              </w:rPr>
            </w:rPrChange>
          </w:rPr>
          <w:t xml:space="preserve">to start the content analysis process. </w:t>
        </w:r>
      </w:ins>
      <w:ins w:author="ELENA GÓMEZ RICO" w:date="2026-03-20T18:03:59.544Z" w16du:dateUtc="2026-03-20T18:03:59.544Z" w:id="315163088">
        <w:r w:rsidRPr="3041B978" w:rsidR="19924BDD">
          <w:rPr>
            <w:rPrChange w:author="ELENA GÓMEZ RICO" w:date="2026-03-23T09:08:21.97Z" w16du:dateUtc="2026-03-23T09:08:21.97Z" w:id="1031289479">
              <w:rPr>
                <w:rFonts w:ascii="Times New Roman" w:hAnsi="Times New Roman" w:eastAsia="游明朝" w:cs="Times New Roman" w:eastAsiaTheme="minorEastAsia"/>
                <w:color w:val="auto"/>
                <w:sz w:val="24"/>
                <w:szCs w:val="24"/>
              </w:rPr>
            </w:rPrChange>
          </w:rPr>
          <w:t>The second filter</w:t>
        </w:r>
      </w:ins>
      <w:ins w:author="ELENA GÓMEZ RICO" w:date="2026-03-20T18:08:33.338Z" w16du:dateUtc="2026-03-20T18:08:33.338Z" w:id="626038342">
        <w:r w:rsidRPr="3041B978" w:rsidR="213EC65A">
          <w:rPr>
            <w:rPrChange w:author="ELENA GÓMEZ RICO" w:date="2026-03-23T09:08:21.972Z" w16du:dateUtc="2026-03-23T09:08:21.972Z" w:id="82348187">
              <w:rPr>
                <w:rFonts w:ascii="Times New Roman" w:hAnsi="Times New Roman" w:eastAsia="游明朝" w:cs="Times New Roman" w:eastAsiaTheme="minorEastAsia"/>
                <w:color w:val="auto"/>
                <w:sz w:val="24"/>
                <w:szCs w:val="24"/>
              </w:rPr>
            </w:rPrChange>
          </w:rPr>
          <w:t xml:space="preserve"> </w:t>
        </w:r>
      </w:ins>
      <w:ins w:author="ELENA GÓMEZ RICO" w:date="2026-03-23T16:33:53.04Z" w16du:dateUtc="2026-03-23T16:33:53.04Z" w:id="1664344781">
        <w:r w:rsidRPr="3041B978" w:rsidR="5F55BA7B">
          <w:rPr>
            <w:rFonts w:ascii="Times New Roman" w:hAnsi="Times New Roman" w:eastAsia="Times New Roman" w:cs="Times New Roman"/>
            <w:noProof w:val="0"/>
            <w:sz w:val="24"/>
            <w:szCs w:val="24"/>
            <w:lang w:val="en-US"/>
          </w:rPr>
          <w:t>started the content analysis</w:t>
        </w:r>
      </w:ins>
      <w:ins w:author="ELENA GÓMEZ RICO" w:date="2026-03-23T16:35:26.876Z" w16du:dateUtc="2026-03-23T16:35:26.876Z" w:id="330249481">
        <w:r w:rsidRPr="3041B978" w:rsidR="0DCE67A9">
          <w:rPr>
            <w:rFonts w:ascii="Times New Roman" w:hAnsi="Times New Roman" w:eastAsia="Times New Roman" w:cs="Times New Roman"/>
            <w:noProof w:val="0"/>
            <w:sz w:val="24"/>
            <w:szCs w:val="24"/>
            <w:lang w:val="en-US"/>
          </w:rPr>
          <w:t xml:space="preserve"> allowing </w:t>
        </w:r>
      </w:ins>
      <w:ins w:author="ELENA GÓMEZ RICO" w:date="2026-03-23T16:33:53.04Z" w16du:dateUtc="2026-03-23T16:33:53.04Z" w:id="1927400108">
        <w:r w:rsidRPr="3041B978" w:rsidR="5F55BA7B">
          <w:rPr>
            <w:rFonts w:ascii="Times New Roman" w:hAnsi="Times New Roman" w:eastAsia="Times New Roman" w:cs="Times New Roman"/>
            <w:noProof w:val="0"/>
            <w:sz w:val="24"/>
            <w:szCs w:val="24"/>
            <w:lang w:val="en-US"/>
          </w:rPr>
          <w:t xml:space="preserve">us </w:t>
        </w:r>
      </w:ins>
      <w:ins w:author="ELENA GÓMEZ RICO" w:date="2026-03-20T18:04:58.277Z" w16du:dateUtc="2026-03-20T18:04:58.277Z" w:id="361147391">
        <w:r w:rsidRPr="3041B978" w:rsidR="19924BDD">
          <w:rPr>
            <w:rPrChange w:author="ELENA GÓMEZ RICO" w:date="2026-03-23T09:08:21.991Z" w16du:dateUtc="2026-03-23T09:08:21.991Z" w:id="1612311209">
              <w:rPr>
                <w:rFonts w:ascii="Times New Roman" w:hAnsi="Times New Roman" w:eastAsia="游明朝" w:cs="Times New Roman" w:eastAsiaTheme="minorEastAsia"/>
                <w:color w:val="auto"/>
                <w:sz w:val="24"/>
                <w:szCs w:val="24"/>
              </w:rPr>
            </w:rPrChange>
          </w:rPr>
          <w:t xml:space="preserve">to capture the presence of </w:t>
        </w:r>
      </w:ins>
      <w:ins w:author="ELENA GÓMEZ RICO" w:date="2026-03-23T16:35:33.717Z" w16du:dateUtc="2026-03-23T16:35:33.717Z" w:id="1300463913">
        <w:r w:rsidR="2BC828ED">
          <w:t xml:space="preserve">PP </w:t>
        </w:r>
      </w:ins>
      <w:ins w:author="ELENA GÓMEZ RICO" w:date="2026-03-20T18:08:51.65Z" w16du:dateUtc="2026-03-20T18:08:51.65Z" w:id="1738815677">
        <w:r w:rsidRPr="3041B978" w:rsidR="28C8AB6A">
          <w:rPr>
            <w:rPrChange w:author="ELENA GÓMEZ RICO" w:date="2026-03-23T09:08:21.997Z" w16du:dateUtc="2026-03-23T09:08:21.997Z" w:id="1276438111">
              <w:rPr>
                <w:rFonts w:ascii="Times New Roman" w:hAnsi="Times New Roman" w:eastAsia="游明朝" w:cs="Times New Roman" w:eastAsiaTheme="minorEastAsia"/>
                <w:color w:val="auto"/>
                <w:sz w:val="24"/>
                <w:szCs w:val="24"/>
              </w:rPr>
            </w:rPrChange>
          </w:rPr>
          <w:t>in the</w:t>
        </w:r>
        <w:r w:rsidRPr="3041B978" w:rsidR="28C8AB6A">
          <w:rPr>
            <w:rPrChange w:author="ELENA GÓMEZ RICO" w:date="2026-03-23T09:08:21.997Z" w16du:dateUtc="2026-03-23T09:08:21.997Z" w:id="2078117664">
              <w:rPr>
                <w:rFonts w:ascii="Times New Roman" w:hAnsi="Times New Roman" w:eastAsia="游明朝" w:cs="Times New Roman" w:eastAsiaTheme="minorEastAsia"/>
                <w:color w:val="auto"/>
                <w:sz w:val="24"/>
                <w:szCs w:val="24"/>
              </w:rPr>
            </w:rPrChange>
          </w:rPr>
          <w:t xml:space="preserve"> </w:t>
        </w:r>
      </w:ins>
      <w:ins w:author="ELENA GÓMEZ RICO" w:date="2026-03-23T16:35:44.707Z" w16du:dateUtc="2026-03-23T16:35:44.707Z" w:id="354801592">
        <w:r w:rsidR="01B69659">
          <w:t>documents</w:t>
        </w:r>
      </w:ins>
      <w:ins w:author="ELENA GÓMEZ RICO" w:date="2026-03-20T18:08:51.65Z" w16du:dateUtc="2026-03-20T18:08:51.65Z" w:id="853221686">
        <w:r w:rsidRPr="3041B978" w:rsidR="28C8AB6A">
          <w:rPr>
            <w:rPrChange w:author="ELENA GÓMEZ RICO" w:date="2026-03-23T09:08:21.997Z" w16du:dateUtc="2026-03-23T09:08:21.997Z" w:id="389674935">
              <w:rPr>
                <w:rFonts w:ascii="Times New Roman" w:hAnsi="Times New Roman" w:eastAsia="游明朝" w:cs="Times New Roman" w:eastAsiaTheme="minorEastAsia"/>
                <w:color w:val="auto"/>
                <w:sz w:val="24"/>
                <w:szCs w:val="24"/>
              </w:rPr>
            </w:rPrChange>
          </w:rPr>
          <w:t xml:space="preserve"> </w:t>
        </w:r>
      </w:ins>
      <w:ins w:author="ELENA GÓMEZ RICO" w:date="2026-03-20T18:04:58.277Z" w16du:dateUtc="2026-03-20T18:04:58.277Z" w:id="473106556">
        <w:r w:rsidRPr="3041B978" w:rsidR="29B1DFBA">
          <w:rPr>
            <w:rPrChange w:author="ELENA GÓMEZ RICO" w:date="2026-03-23T09:08:22Z" w16du:dateUtc="2026-03-23T09:08:22Z" w:id="2071549405">
              <w:rPr>
                <w:rFonts w:ascii="Times New Roman" w:hAnsi="Times New Roman" w:eastAsia="游明朝" w:cs="Times New Roman" w:eastAsiaTheme="minorEastAsia"/>
                <w:color w:val="auto"/>
                <w:sz w:val="24"/>
                <w:szCs w:val="24"/>
              </w:rPr>
            </w:rPrChange>
          </w:rPr>
          <w:t>by assessing the title, ab</w:t>
        </w:r>
      </w:ins>
      <w:ins w:author="ELENA GÓMEZ RICO" w:date="2026-03-20T18:05:24.969Z" w16du:dateUtc="2026-03-20T18:05:24.969Z" w:id="1016735280">
        <w:r w:rsidRPr="3041B978" w:rsidR="29B1DFBA">
          <w:rPr>
            <w:rPrChange w:author="ELENA GÓMEZ RICO" w:date="2026-03-23T09:08:22.003Z" w16du:dateUtc="2026-03-23T09:08:22.003Z" w:id="841357276">
              <w:rPr>
                <w:rFonts w:ascii="Times New Roman" w:hAnsi="Times New Roman" w:eastAsia="游明朝" w:cs="Times New Roman" w:eastAsiaTheme="minorEastAsia"/>
                <w:color w:val="auto"/>
                <w:sz w:val="24"/>
                <w:szCs w:val="24"/>
              </w:rPr>
            </w:rPrChange>
          </w:rPr>
          <w:t xml:space="preserve">stract, </w:t>
        </w:r>
        <w:r w:rsidRPr="3041B978" w:rsidR="29B1DFBA">
          <w:rPr>
            <w:rPrChange w:author="ELENA GÓMEZ RICO" w:date="2026-03-23T09:08:22.003Z" w16du:dateUtc="2026-03-23T09:08:22.003Z" w:id="1686390608">
              <w:rPr>
                <w:rFonts w:ascii="Times New Roman" w:hAnsi="Times New Roman" w:eastAsia="游明朝" w:cs="Times New Roman" w:eastAsiaTheme="minorEastAsia"/>
                <w:color w:val="auto"/>
                <w:sz w:val="24"/>
                <w:szCs w:val="24"/>
              </w:rPr>
            </w:rPrChange>
          </w:rPr>
          <w:t>results</w:t>
        </w:r>
      </w:ins>
      <w:ins w:author="ELENA GÓMEZ RICO" w:date="2026-03-23T18:52:34.502Z" w16du:dateUtc="2026-03-23T18:52:34.502Z" w:id="1262472693">
        <w:r w:rsidR="02AA35D0">
          <w:t xml:space="preserve">, </w:t>
        </w:r>
      </w:ins>
      <w:ins w:author="ELENA GÓMEZ RICO" w:date="2026-03-20T18:05:24.969Z" w16du:dateUtc="2026-03-20T18:05:24.969Z" w:id="509329338">
        <w:r w:rsidRPr="3041B978" w:rsidR="29B1DFBA">
          <w:rPr>
            <w:rPrChange w:author="ELENA GÓMEZ RICO" w:date="2026-03-23T09:08:22.003Z" w16du:dateUtc="2026-03-23T09:08:22.003Z" w:id="1615903700">
              <w:rPr>
                <w:rFonts w:ascii="Times New Roman" w:hAnsi="Times New Roman" w:eastAsia="游明朝" w:cs="Times New Roman" w:eastAsiaTheme="minorEastAsia"/>
                <w:color w:val="auto"/>
                <w:sz w:val="24"/>
                <w:szCs w:val="24"/>
              </w:rPr>
            </w:rPrChange>
          </w:rPr>
          <w:t>and keywords</w:t>
        </w:r>
      </w:ins>
      <w:ins w:author="ELENA GÓMEZ RICO" w:date="2026-03-20T18:08:59.96Z" w16du:dateUtc="2026-03-20T18:08:59.96Z" w:id="313746258">
        <w:r w:rsidRPr="3041B978" w:rsidR="5F63F74B">
          <w:rPr>
            <w:rPrChange w:author="ELENA GÓMEZ RICO" w:date="2026-03-23T09:08:22.006Z" w16du:dateUtc="2026-03-23T09:08:22.006Z" w:id="1517875785">
              <w:rPr>
                <w:rFonts w:ascii="Times New Roman" w:hAnsi="Times New Roman" w:eastAsia="游明朝" w:cs="Times New Roman" w:eastAsiaTheme="minorEastAsia"/>
                <w:color w:val="auto"/>
                <w:sz w:val="24"/>
                <w:szCs w:val="24"/>
              </w:rPr>
            </w:rPrChange>
          </w:rPr>
          <w:t xml:space="preserve"> and manual</w:t>
        </w:r>
      </w:ins>
      <w:ins w:author="ELENA GÓMEZ RICO" w:date="2026-03-20T18:09:27.103Z" w16du:dateUtc="2026-03-20T18:09:27.103Z" w:id="800115761">
        <w:r w:rsidRPr="3041B978" w:rsidR="5F63F74B">
          <w:rPr>
            <w:rPrChange w:author="ELENA GÓMEZ RICO" w:date="2026-03-23T09:08:22.009Z" w16du:dateUtc="2026-03-23T09:08:22.009Z" w:id="1240920654">
              <w:rPr>
                <w:rFonts w:ascii="Times New Roman" w:hAnsi="Times New Roman" w:eastAsia="游明朝" w:cs="Times New Roman" w:eastAsiaTheme="minorEastAsia"/>
                <w:color w:val="auto"/>
                <w:sz w:val="24"/>
                <w:szCs w:val="24"/>
              </w:rPr>
            </w:rPrChange>
          </w:rPr>
          <w:t xml:space="preserve">ly selecting the ones </w:t>
        </w:r>
      </w:ins>
      <w:ins w:author="ELENA GÓMEZ RICO" w:date="2026-03-21T13:43:42.304Z" w16du:dateUtc="2026-03-21T13:43:42.304Z" w:id="433147016">
        <w:r w:rsidRPr="3041B978" w:rsidR="25356E04">
          <w:rPr>
            <w:rPrChange w:author="ELENA GÓMEZ RICO" w:date="2026-03-23T09:08:22.012Z" w16du:dateUtc="2026-03-23T09:08:22.012Z" w:id="993555493">
              <w:rPr>
                <w:rFonts w:ascii="Times New Roman" w:hAnsi="Times New Roman" w:eastAsia="游明朝" w:cs="Times New Roman" w:eastAsiaTheme="minorEastAsia"/>
                <w:color w:val="auto"/>
                <w:sz w:val="24"/>
                <w:szCs w:val="24"/>
              </w:rPr>
            </w:rPrChange>
          </w:rPr>
          <w:t>describing</w:t>
        </w:r>
      </w:ins>
      <w:ins w:author="ELENA GÓMEZ RICO" w:date="2026-03-20T18:09:27.103Z" w16du:dateUtc="2026-03-20T18:09:27.103Z" w:id="1132823402">
        <w:r w:rsidRPr="3041B978" w:rsidR="5F63F74B">
          <w:rPr>
            <w:rPrChange w:author="ELENA GÓMEZ RICO" w:date="2026-03-23T09:08:22.014Z" w16du:dateUtc="2026-03-23T09:08:22.014Z" w:id="1568587390">
              <w:rPr>
                <w:rFonts w:ascii="Times New Roman" w:hAnsi="Times New Roman" w:eastAsia="游明朝" w:cs="Times New Roman" w:eastAsiaTheme="minorEastAsia"/>
                <w:color w:val="auto"/>
                <w:sz w:val="24"/>
                <w:szCs w:val="24"/>
              </w:rPr>
            </w:rPrChange>
          </w:rPr>
          <w:t xml:space="preserve"> them. 40 </w:t>
        </w:r>
        <w:r w:rsidRPr="3041B978" w:rsidR="09200DF7">
          <w:rPr>
            <w:rPrChange w:author="ELENA GÓMEZ RICO" w:date="2026-03-23T09:08:22.017Z" w16du:dateUtc="2026-03-23T09:08:22.017Z" w:id="1703612352">
              <w:rPr>
                <w:rFonts w:ascii="Times New Roman" w:hAnsi="Times New Roman" w:eastAsia="游明朝" w:cs="Times New Roman" w:eastAsiaTheme="minorEastAsia"/>
                <w:color w:val="auto"/>
                <w:sz w:val="24"/>
                <w:szCs w:val="24"/>
              </w:rPr>
            </w:rPrChange>
          </w:rPr>
          <w:t>record</w:t>
        </w:r>
      </w:ins>
      <w:ins w:author="ELENA GÓMEZ RICO" w:date="2026-03-20T18:10:59.102Z" w16du:dateUtc="2026-03-20T18:10:59.102Z" w:id="542797533">
        <w:r w:rsidRPr="3041B978" w:rsidR="09200DF7">
          <w:rPr>
            <w:rPrChange w:author="ELENA GÓMEZ RICO" w:date="2026-03-23T09:08:22.02Z" w16du:dateUtc="2026-03-23T09:08:22.02Z" w:id="1488755707">
              <w:rPr>
                <w:rFonts w:ascii="Times New Roman" w:hAnsi="Times New Roman" w:eastAsia="游明朝" w:cs="Times New Roman" w:eastAsiaTheme="minorEastAsia"/>
                <w:color w:val="auto"/>
                <w:sz w:val="24"/>
                <w:szCs w:val="24"/>
              </w:rPr>
            </w:rPrChange>
          </w:rPr>
          <w:t xml:space="preserve">s showed signs of such information but, after reading the full text only 22 had </w:t>
        </w:r>
      </w:ins>
      <w:ins w:author="ELENA GÓMEZ RICO" w:date="2026-03-21T13:43:35.84Z" w16du:dateUtc="2026-03-21T13:43:35.84Z" w:id="1366783562">
        <w:r w:rsidRPr="3041B978" w:rsidR="3C673460">
          <w:rPr>
            <w:rPrChange w:author="ELENA GÓMEZ RICO" w:date="2026-03-23T09:08:22.024Z" w16du:dateUtc="2026-03-23T09:08:22.024Z" w:id="564113047">
              <w:rPr>
                <w:rFonts w:ascii="Times New Roman" w:hAnsi="Times New Roman" w:eastAsia="游明朝" w:cs="Times New Roman" w:eastAsiaTheme="minorEastAsia"/>
                <w:color w:val="auto"/>
                <w:sz w:val="24"/>
                <w:szCs w:val="24"/>
              </w:rPr>
            </w:rPrChange>
          </w:rPr>
          <w:t>the</w:t>
        </w:r>
      </w:ins>
      <w:ins w:author="ELENA GÓMEZ RICO" w:date="2026-03-20T18:10:59.102Z" w16du:dateUtc="2026-03-20T18:10:59.102Z" w:id="1865222397">
        <w:r w:rsidRPr="3041B978" w:rsidR="09200DF7">
          <w:rPr>
            <w:rPrChange w:author="ELENA GÓMEZ RICO" w:date="2026-03-23T09:08:22.027Z" w16du:dateUtc="2026-03-23T09:08:22.027Z" w:id="2043744886">
              <w:rPr>
                <w:rFonts w:ascii="Times New Roman" w:hAnsi="Times New Roman" w:eastAsia="游明朝" w:cs="Times New Roman" w:eastAsiaTheme="minorEastAsia"/>
                <w:color w:val="auto"/>
                <w:sz w:val="24"/>
                <w:szCs w:val="24"/>
              </w:rPr>
            </w:rPrChange>
          </w:rPr>
          <w:t xml:space="preserve"> </w:t>
        </w:r>
      </w:ins>
      <w:ins w:author="ELENA GÓMEZ RICO" w:date="2026-03-23T16:36:13.551Z" w16du:dateUtc="2026-03-23T16:36:13.551Z" w:id="1153433271">
        <w:r w:rsidR="540913E4">
          <w:t xml:space="preserve">sufficient </w:t>
        </w:r>
      </w:ins>
      <w:ins w:author="ELENA GÓMEZ RICO" w:date="2026-03-20T18:10:59.102Z" w16du:dateUtc="2026-03-20T18:10:59.102Z" w:id="1911213044">
        <w:r w:rsidRPr="3041B978" w:rsidR="09200DF7">
          <w:rPr>
            <w:rPrChange w:author="ELENA GÓMEZ RICO" w:date="2026-03-23T09:08:22.027Z" w16du:dateUtc="2026-03-23T09:08:22.027Z" w:id="1237655714">
              <w:rPr>
                <w:rFonts w:ascii="Times New Roman" w:hAnsi="Times New Roman" w:eastAsia="游明朝" w:cs="Times New Roman" w:eastAsiaTheme="minorEastAsia"/>
                <w:color w:val="auto"/>
                <w:sz w:val="24"/>
                <w:szCs w:val="24"/>
              </w:rPr>
            </w:rPrChange>
          </w:rPr>
          <w:t xml:space="preserve">methodological </w:t>
        </w:r>
      </w:ins>
      <w:ins w:author="ELENA GÓMEZ RICO" w:date="2026-03-20T18:11:22.074Z" w16du:dateUtc="2026-03-20T18:11:22.074Z" w:id="1473692949">
        <w:r w:rsidRPr="3041B978" w:rsidR="2F3E818C">
          <w:rPr>
            <w:rPrChange w:author="ELENA GÓMEZ RICO" w:date="2026-03-23T09:08:22.03Z" w16du:dateUtc="2026-03-23T09:08:22.03Z" w:id="419285942">
              <w:rPr>
                <w:rFonts w:ascii="Times New Roman" w:hAnsi="Times New Roman" w:eastAsia="游明朝" w:cs="Times New Roman" w:eastAsiaTheme="minorEastAsia"/>
                <w:color w:val="auto"/>
                <w:sz w:val="24"/>
                <w:szCs w:val="24"/>
              </w:rPr>
            </w:rPrChange>
          </w:rPr>
          <w:t xml:space="preserve">description </w:t>
        </w:r>
      </w:ins>
      <w:ins w:author="ELENA GÓMEZ RICO" w:date="2026-03-23T16:36:53.39Z" w16du:dateUtc="2026-03-23T16:36:53.39Z" w:id="414027012">
        <w:r w:rsidR="5FB85A2C">
          <w:t>to cover the co</w:t>
        </w:r>
      </w:ins>
      <w:ins w:author="ELENA GÓMEZ RICO" w:date="2026-03-23T16:37:55.955Z" w16du:dateUtc="2026-03-23T16:37:55.955Z" w:id="1891462908">
        <w:r w:rsidR="6FE33FF9">
          <w:t>ntent analysis phase.</w:t>
        </w:r>
      </w:ins>
      <w:ins w:author="ELENA GÓMEZ RICO" w:date="2026-03-20T18:11:22.074Z" w16du:dateUtc="2026-03-20T18:11:22.074Z" w:id="1702793319">
        <w:r w:rsidRPr="3041B978" w:rsidR="2F3E818C">
          <w:rPr>
            <w:rPrChange w:author="ELENA GÓMEZ RICO" w:date="2026-03-23T09:08:22.03Z" w16du:dateUtc="2026-03-23T09:08:22.03Z" w:id="1335267764">
              <w:rPr>
                <w:rFonts w:ascii="Times New Roman" w:hAnsi="Times New Roman" w:eastAsia="游明朝" w:cs="Times New Roman" w:eastAsiaTheme="minorEastAsia"/>
                <w:color w:val="auto"/>
                <w:sz w:val="24"/>
                <w:szCs w:val="24"/>
              </w:rPr>
            </w:rPrChange>
          </w:rPr>
          <w:t xml:space="preserve"> </w:t>
        </w:r>
      </w:ins>
      <w:ins w:author="ELENA GÓMEZ RICO" w:date="2026-03-20T18:12:56.019Z" w16du:dateUtc="2026-03-20T18:12:56.019Z" w:id="1046897418">
        <w:r w:rsidRPr="3041B978" w:rsidR="2F3E818C">
          <w:rPr>
            <w:rPrChange w:author="ELENA GÓMEZ RICO" w:date="2026-03-23T09:08:22.034Z" w16du:dateUtc="2026-03-23T09:08:22.034Z" w:id="2073534059">
              <w:rPr>
                <w:rFonts w:ascii="Times New Roman" w:hAnsi="Times New Roman" w:eastAsia="游明朝" w:cs="Times New Roman" w:eastAsiaTheme="minorEastAsia"/>
                <w:color w:val="auto"/>
                <w:sz w:val="24"/>
                <w:szCs w:val="24"/>
              </w:rPr>
            </w:rPrChange>
          </w:rPr>
          <w:t xml:space="preserve">Several of the 40 records were </w:t>
        </w:r>
      </w:ins>
      <w:ins w:author="ELENA GÓMEZ RICO" w:date="2026-03-21T13:45:42.064Z" w16du:dateUtc="2026-03-21T13:45:42.064Z" w:id="1579308300">
        <w:r w:rsidRPr="3041B978" w:rsidR="29E1427A">
          <w:rPr>
            <w:rPrChange w:author="ELENA GÓMEZ RICO" w:date="2026-03-23T09:08:22.037Z" w16du:dateUtc="2026-03-23T09:08:22.037Z" w:id="520332014">
              <w:rPr>
                <w:rFonts w:ascii="Times New Roman" w:hAnsi="Times New Roman" w:eastAsia="游明朝" w:cs="Times New Roman" w:eastAsiaTheme="minorEastAsia"/>
                <w:color w:val="auto"/>
                <w:sz w:val="24"/>
                <w:szCs w:val="24"/>
              </w:rPr>
            </w:rPrChange>
          </w:rPr>
          <w:t>gathered</w:t>
        </w:r>
      </w:ins>
      <w:ins w:author="ELENA GÓMEZ RICO" w:date="2026-03-20T18:12:56.019Z" w16du:dateUtc="2026-03-20T18:12:56.019Z" w:id="1316057745">
        <w:r w:rsidRPr="3041B978" w:rsidR="2F3E818C">
          <w:rPr>
            <w:rPrChange w:author="ELENA GÓMEZ RICO" w:date="2026-03-23T09:08:22.04Z" w16du:dateUtc="2026-03-23T09:08:22.04Z" w:id="326710879">
              <w:rPr>
                <w:rFonts w:ascii="Times New Roman" w:hAnsi="Times New Roman" w:eastAsia="游明朝" w:cs="Times New Roman" w:eastAsiaTheme="minorEastAsia"/>
                <w:color w:val="auto"/>
                <w:sz w:val="24"/>
                <w:szCs w:val="24"/>
              </w:rPr>
            </w:rPrChange>
          </w:rPr>
          <w:t xml:space="preserve"> to build the</w:t>
        </w:r>
      </w:ins>
      <w:ins w:author="ELENA GÓMEZ RICO" w:date="2026-03-21T13:44:08.968Z" w16du:dateUtc="2026-03-21T13:44:08.968Z" w:id="125786129">
        <w:r w:rsidRPr="3041B978" w:rsidR="7D673A9A">
          <w:rPr>
            <w:rPrChange w:author="ELENA GÓMEZ RICO" w:date="2026-03-23T09:08:22.044Z" w16du:dateUtc="2026-03-23T09:08:22.044Z" w:id="695103345">
              <w:rPr>
                <w:rFonts w:ascii="Times New Roman" w:hAnsi="Times New Roman" w:eastAsia="游明朝" w:cs="Times New Roman" w:eastAsiaTheme="minorEastAsia"/>
                <w:color w:val="auto"/>
                <w:sz w:val="24"/>
                <w:szCs w:val="24"/>
              </w:rPr>
            </w:rPrChange>
          </w:rPr>
          <w:t xml:space="preserve"> </w:t>
        </w:r>
      </w:ins>
      <w:ins w:author="ELENA GÓMEZ RICO" w:date="2026-03-20T18:13:05.047Z" w16du:dateUtc="2026-03-20T18:13:05.047Z" w:id="1036490807">
        <w:r w:rsidRPr="3041B978" w:rsidR="2F3E818C">
          <w:rPr>
            <w:rPrChange w:author="ELENA GÓMEZ RICO" w:date="2026-03-23T09:08:22.047Z" w16du:dateUtc="2026-03-23T09:08:22.047Z" w:id="46458789">
              <w:rPr>
                <w:rFonts w:ascii="Times New Roman" w:hAnsi="Times New Roman" w:eastAsia="游明朝" w:cs="Times New Roman" w:eastAsiaTheme="minorEastAsia"/>
                <w:color w:val="auto"/>
                <w:sz w:val="24"/>
                <w:szCs w:val="24"/>
              </w:rPr>
            </w:rPrChange>
          </w:rPr>
          <w:t>c</w:t>
        </w:r>
        <w:r w:rsidRPr="3041B978" w:rsidR="2F3E818C">
          <w:rPr>
            <w:rPrChange w:author="ELENA GÓMEZ RICO" w:date="2026-03-23T09:08:22.05Z" w16du:dateUtc="2026-03-23T09:08:22.05Z" w:id="2061992882">
              <w:rPr>
                <w:rFonts w:ascii="Times New Roman" w:hAnsi="Times New Roman" w:eastAsia="游明朝" w:cs="Times New Roman" w:eastAsiaTheme="minorEastAsia"/>
                <w:color w:val="auto"/>
                <w:sz w:val="24"/>
                <w:szCs w:val="24"/>
              </w:rPr>
            </w:rPrChange>
          </w:rPr>
          <w:t>ode</w:t>
        </w:r>
      </w:ins>
      <w:ins w:author="ELENA GÓMEZ RICO" w:date="2026-03-21T13:44:26.144Z" w16du:dateUtc="2026-03-21T13:44:26.144Z" w:id="1279213742">
        <w:r w:rsidRPr="3041B978" w:rsidR="022BD1D4">
          <w:rPr>
            <w:rPrChange w:author="ELENA GÓMEZ RICO" w:date="2026-03-23T09:08:22.053Z" w16du:dateUtc="2026-03-23T09:08:22.053Z" w:id="675330254">
              <w:rPr>
                <w:rFonts w:ascii="Times New Roman" w:hAnsi="Times New Roman" w:eastAsia="游明朝" w:cs="Times New Roman" w:eastAsiaTheme="minorEastAsia"/>
                <w:color w:val="auto"/>
                <w:sz w:val="24"/>
                <w:szCs w:val="24"/>
              </w:rPr>
            </w:rPrChange>
          </w:rPr>
          <w:t>book and the theoretical framework</w:t>
        </w:r>
      </w:ins>
      <w:ins w:author="ELENA GÓMEZ RICO" w:date="2026-03-21T13:46:59.949Z" w16du:dateUtc="2026-03-21T13:46:59.949Z" w:id="1338589619">
        <w:r w:rsidRPr="3041B978" w:rsidR="532A4A83">
          <w:rPr>
            <w:rPrChange w:author="ELENA GÓMEZ RICO" w:date="2026-03-23T09:08:22.057Z" w16du:dateUtc="2026-03-23T09:08:22.057Z" w:id="702155563">
              <w:rPr>
                <w:rFonts w:ascii="Times New Roman" w:hAnsi="Times New Roman" w:eastAsia="游明朝" w:cs="Times New Roman" w:eastAsiaTheme="minorEastAsia"/>
                <w:color w:val="auto"/>
                <w:sz w:val="24"/>
                <w:szCs w:val="24"/>
              </w:rPr>
            </w:rPrChange>
          </w:rPr>
          <w:t>. Other references were added to compl</w:t>
        </w:r>
      </w:ins>
      <w:ins w:author="ELENA GÓMEZ RICO" w:date="2026-03-21T13:47:55.751Z" w16du:dateUtc="2026-03-21T13:47:55.751Z" w:id="856039281">
        <w:r w:rsidRPr="3041B978" w:rsidR="532A4A83">
          <w:rPr>
            <w:rPrChange w:author="ELENA GÓMEZ RICO" w:date="2026-03-23T09:08:22.061Z" w16du:dateUtc="2026-03-23T09:08:22.061Z" w:id="933504582">
              <w:rPr>
                <w:rFonts w:ascii="Times New Roman" w:hAnsi="Times New Roman" w:eastAsia="游明朝" w:cs="Times New Roman" w:eastAsiaTheme="minorEastAsia"/>
                <w:color w:val="auto"/>
                <w:sz w:val="24"/>
                <w:szCs w:val="24"/>
              </w:rPr>
            </w:rPrChange>
          </w:rPr>
          <w:t xml:space="preserve">ete the conceptual </w:t>
        </w:r>
        <w:r w:rsidRPr="3041B978" w:rsidR="4CD770C7">
          <w:rPr>
            <w:rPrChange w:author="ELENA GÓMEZ RICO" w:date="2026-03-23T09:08:22.064Z" w16du:dateUtc="2026-03-23T09:08:22.064Z" w:id="276254591">
              <w:rPr>
                <w:rFonts w:ascii="Times New Roman" w:hAnsi="Times New Roman" w:eastAsia="游明朝" w:cs="Times New Roman" w:eastAsiaTheme="minorEastAsia"/>
                <w:color w:val="auto"/>
                <w:sz w:val="24"/>
                <w:szCs w:val="24"/>
              </w:rPr>
            </w:rPrChange>
          </w:rPr>
          <w:t xml:space="preserve">support </w:t>
        </w:r>
      </w:ins>
      <w:ins w:author="ELENA GÓMEZ RICO" w:date="2026-03-21T13:50:13.874Z" w16du:dateUtc="2026-03-21T13:50:13.874Z" w:id="2000213913">
        <w:r w:rsidRPr="3041B978" w:rsidR="33BF8180">
          <w:rPr>
            <w:rPrChange w:author="ELENA GÓMEZ RICO" w:date="2026-03-23T09:08:22.068Z" w16du:dateUtc="2026-03-23T09:08:22.068Z" w:id="234100844">
              <w:rPr>
                <w:rFonts w:ascii="Times New Roman" w:hAnsi="Times New Roman" w:eastAsia="游明朝" w:cs="Times New Roman" w:eastAsiaTheme="minorEastAsia"/>
                <w:color w:val="auto"/>
                <w:sz w:val="24"/>
                <w:szCs w:val="24"/>
              </w:rPr>
            </w:rPrChange>
          </w:rPr>
          <w:t xml:space="preserve">needed </w:t>
        </w:r>
      </w:ins>
      <w:ins w:author="ELENA GÓMEZ RICO" w:date="2026-03-21T13:47:55.751Z" w16du:dateUtc="2026-03-21T13:47:55.751Z" w:id="1208145895">
        <w:r w:rsidRPr="3041B978" w:rsidR="4CD770C7">
          <w:rPr>
            <w:rPrChange w:author="ELENA GÓMEZ RICO" w:date="2026-03-23T09:08:22.071Z" w16du:dateUtc="2026-03-23T09:08:22.071Z" w:id="1502509929">
              <w:rPr>
                <w:rFonts w:ascii="Times New Roman" w:hAnsi="Times New Roman" w:eastAsia="游明朝" w:cs="Times New Roman" w:eastAsiaTheme="minorEastAsia"/>
                <w:color w:val="auto"/>
                <w:sz w:val="24"/>
                <w:szCs w:val="24"/>
              </w:rPr>
            </w:rPrChange>
          </w:rPr>
          <w:t xml:space="preserve">for the analysis, </w:t>
        </w:r>
      </w:ins>
      <w:ins w:author="ELENA GÓMEZ RICO" w:date="2026-03-21T13:48:59.918Z" w16du:dateUtc="2026-03-21T13:48:59.918Z" w:id="364462104">
        <w:r w:rsidRPr="3041B978" w:rsidR="4CD770C7">
          <w:rPr>
            <w:rPrChange w:author="ELENA GÓMEZ RICO" w:date="2026-03-23T09:08:22.098Z" w16du:dateUtc="2026-03-23T09:08:22.098Z" w:id="1386173779">
              <w:rPr>
                <w:rFonts w:ascii="Times New Roman" w:hAnsi="Times New Roman" w:eastAsia="游明朝" w:cs="Times New Roman" w:eastAsiaTheme="minorEastAsia"/>
                <w:color w:val="auto"/>
                <w:sz w:val="24"/>
                <w:szCs w:val="24"/>
              </w:rPr>
            </w:rPrChange>
          </w:rPr>
          <w:t xml:space="preserve">i.e., for </w:t>
        </w:r>
      </w:ins>
      <w:ins w:author="ELENA GÓMEZ RICO" w:date="2026-03-21T13:50:16.498Z" w16du:dateUtc="2026-03-21T13:50:16.498Z" w:id="2090550420">
        <w:r w:rsidRPr="3041B978" w:rsidR="06DE2D89">
          <w:rPr>
            <w:rPrChange w:author="ELENA GÓMEZ RICO" w:date="2026-03-23T09:08:22.101Z" w16du:dateUtc="2026-03-23T09:08:22.101Z" w:id="582432612">
              <w:rPr>
                <w:rFonts w:ascii="Times New Roman" w:hAnsi="Times New Roman" w:eastAsia="游明朝" w:cs="Times New Roman" w:eastAsiaTheme="minorEastAsia"/>
                <w:color w:val="auto"/>
                <w:sz w:val="24"/>
                <w:szCs w:val="24"/>
              </w:rPr>
            </w:rPrChange>
          </w:rPr>
          <w:t>citizen</w:t>
        </w:r>
      </w:ins>
      <w:ins w:author="ELENA GÓMEZ RICO" w:date="2026-03-21T13:48:59.918Z" w16du:dateUtc="2026-03-21T13:48:59.918Z" w:id="1345679385">
        <w:r w:rsidRPr="3041B978" w:rsidR="6183302A">
          <w:rPr>
            <w:rPrChange w:author="ELENA GÓMEZ RICO" w:date="2026-03-23T09:08:22.105Z" w16du:dateUtc="2026-03-23T09:08:22.105Z" w:id="2029969208">
              <w:rPr>
                <w:rFonts w:ascii="Times New Roman" w:hAnsi="Times New Roman" w:eastAsia="游明朝" w:cs="Times New Roman" w:eastAsiaTheme="minorEastAsia"/>
                <w:color w:val="auto"/>
                <w:sz w:val="24"/>
                <w:szCs w:val="24"/>
              </w:rPr>
            </w:rPrChange>
          </w:rPr>
          <w:t xml:space="preserve"> science or </w:t>
        </w:r>
        <w:r w:rsidRPr="3041B978" w:rsidR="6183302A">
          <w:rPr>
            <w:rPrChange w:author="ELENA GÓMEZ RICO" w:date="2026-03-23T09:08:22.108Z" w16du:dateUtc="2026-03-23T09:08:22.108Z" w:id="20613453">
              <w:rPr>
                <w:rFonts w:ascii="Times New Roman" w:hAnsi="Times New Roman" w:eastAsia="游明朝" w:cs="Times New Roman" w:eastAsiaTheme="minorEastAsia"/>
                <w:color w:val="auto"/>
                <w:sz w:val="24"/>
                <w:szCs w:val="24"/>
              </w:rPr>
            </w:rPrChange>
          </w:rPr>
          <w:t>the epistemic</w:t>
        </w:r>
        <w:r w:rsidRPr="3041B978" w:rsidR="6183302A">
          <w:rPr>
            <w:rPrChange w:author="ELENA GÓMEZ RICO" w:date="2026-03-23T09:08:22.112Z" w16du:dateUtc="2026-03-23T09:08:22.112Z" w:id="564008791">
              <w:rPr>
                <w:rFonts w:ascii="Times New Roman" w:hAnsi="Times New Roman" w:eastAsia="游明朝" w:cs="Times New Roman" w:eastAsiaTheme="minorEastAsia"/>
                <w:color w:val="auto"/>
                <w:sz w:val="24"/>
                <w:szCs w:val="24"/>
              </w:rPr>
            </w:rPrChange>
          </w:rPr>
          <w:t xml:space="preserve"> justice v</w:t>
        </w:r>
      </w:ins>
      <w:ins w:author="ELENA GÓMEZ RICO" w:date="2026-03-21T13:49:31.617Z" w16du:dateUtc="2026-03-21T13:49:31.617Z" w:id="1274475302">
        <w:r w:rsidRPr="3041B978" w:rsidR="6183302A">
          <w:rPr>
            <w:rPrChange w:author="ELENA GÓMEZ RICO" w:date="2026-03-23T09:08:22.115Z" w16du:dateUtc="2026-03-23T09:08:22.115Z" w:id="2032556473">
              <w:rPr>
                <w:rFonts w:ascii="Times New Roman" w:hAnsi="Times New Roman" w:eastAsia="游明朝" w:cs="Times New Roman" w:eastAsiaTheme="minorEastAsia"/>
                <w:color w:val="auto"/>
                <w:sz w:val="24"/>
                <w:szCs w:val="24"/>
              </w:rPr>
            </w:rPrChange>
          </w:rPr>
          <w:t>ariables</w:t>
        </w:r>
      </w:ins>
      <w:ins w:author="ELENA GÓMEZ RICO" w:date="2026-03-21T13:50:07.979Z" w16du:dateUtc="2026-03-21T13:50:07.979Z" w:id="1355207353">
        <w:r w:rsidRPr="3041B978" w:rsidR="17EB056C">
          <w:rPr>
            <w:rPrChange w:author="ELENA GÓMEZ RICO" w:date="2026-03-23T09:08:22.119Z" w16du:dateUtc="2026-03-23T09:08:22.119Z" w:id="667108079">
              <w:rPr>
                <w:rFonts w:ascii="Times New Roman" w:hAnsi="Times New Roman" w:eastAsia="游明朝" w:cs="Times New Roman" w:eastAsiaTheme="minorEastAsia"/>
                <w:color w:val="auto"/>
                <w:sz w:val="24"/>
                <w:szCs w:val="24"/>
              </w:rPr>
            </w:rPrChange>
          </w:rPr>
          <w:t>.</w:t>
        </w:r>
      </w:ins>
    </w:p>
    <w:p w:rsidR="00D26924" w:rsidP="10751D0A" w:rsidRDefault="00D26924" w14:paraId="72903F99" w14:textId="2CCDED9B">
      <w:pPr>
        <w:pStyle w:val="Normal"/>
        <w:rPr>
          <w:ins w:author="ELENA GÓMEZ RICO" w:date="2026-03-17T17:50:00Z" w16du:dateUtc="2026-03-17T16:50:00Z" w:id="951176547"/>
          <w:rFonts w:ascii="Times New Roman" w:hAnsi="Times New Roman" w:eastAsia="Times New Roman" w:cs="Times New Roman"/>
          <w:color w:val="auto"/>
          <w:sz w:val="24"/>
          <w:szCs w:val="24"/>
        </w:rPr>
      </w:pPr>
      <w:del w:author="ELENA GÓMEZ RICO" w:date="2026-03-19T11:43:45.874Z" w16du:dateUtc="2026-03-19T11:43:45.874Z" w:id="1988471018">
        <w:r w:rsidDel="00D26924">
          <w:delText>evaluated</w:delText>
        </w:r>
      </w:del>
      <w:del w:author="ELENA GÓMEZ RICO" w:date="2026-03-21T13:52:46.786Z" w16du:dateUtc="2026-03-21T13:52:46.786Z" w:id="644659904">
        <w:r w:rsidDel="00D26924">
          <w:delText xml:space="preserve"> </w:delText>
        </w:r>
      </w:del>
      <w:del w:author="ELENA GÓMEZ RICO" w:date="2026-03-17T17:51:00Z" w16du:dateUtc="2026-03-17T16:51:00Z" w:id="147781674">
        <w:r w:rsidDel="00D26924">
          <w:delText>the presence of methodological context and user-centered practices; 22 use-cases were selected for detailed content analysis (see Figure 1).</w:delText>
        </w:r>
      </w:del>
    </w:p>
    <w:p w:rsidRPr="00AF0256" w:rsidR="00AF0256" w:rsidP="3041B978" w:rsidRDefault="00AF0256" w14:paraId="413B8F05" w14:textId="0ED9B810">
      <w:pPr>
        <w:pStyle w:val="Normal"/>
        <w:rPr>
          <w:del w:author="ELENA GÓMEZ RICO" w:date="2026-03-20T16:23:59.681Z" w16du:dateUtc="2026-03-20T16:23:59.681Z" w:id="1407850564"/>
          <w:rFonts w:ascii="Times New Roman" w:hAnsi="Times New Roman" w:eastAsia="Times New Roman" w:cs="Times New Roman"/>
          <w:color w:val="auto"/>
          <w:sz w:val="24"/>
          <w:szCs w:val="24"/>
          <w:rPrChange w:author="ELENA GÓMEZ RICO" w:date="2026-03-17T17:50:00Z" w:id="1860552305">
            <w:rPr>
              <w:del w:author="ELENA GÓMEZ RICO" w:date="2026-03-20T16:23:59.681Z" w16du:dateUtc="2026-03-20T16:23:59.681Z" w:id="814353052"/>
              <w:rFonts w:ascii="Times New Roman" w:hAnsi="Times New Roman" w:eastAsia="Aptos" w:cs="Times New Roman" w:eastAsiaTheme="minorAscii"/>
              <w:color w:val="auto"/>
              <w:sz w:val="24"/>
              <w:szCs w:val="24"/>
            </w:rPr>
          </w:rPrChange>
        </w:rPr>
        <w:pPrChange w:author="ELENA GÓMEZ RICO" w:date="2026-03-21T16:04:32.06Z" w16du:dateUtc="2026-03-17T21:38:00Z" w:id="331">
          <w:pPr>
            <w:pStyle w:val="Heading1"/>
            <w:spacing w:line="360" w:lineRule="auto"/>
          </w:pPr>
        </w:pPrChange>
      </w:pPr>
      <w:ins w:author="ELENA GÓMEZ RICO" w:date="2026-03-21T13:29:03.129Z" w16du:dateUtc="2026-03-21T13:29:03.129Z" w:id="576783924">
        <w:r w:rsidR="1A14ABDC">
          <w:drawing>
            <wp:inline wp14:editId="0A03ADB7" wp14:anchorId="4C58C204">
              <wp:extent cx="5943600" cy="2762250"/>
              <wp:effectExtent l="0" t="0" r="0" b="0"/>
              <wp:docPr id="128817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6709445" name="Picture 1806709445"/>
                      <pic:cNvPicPr/>
                    </pic:nvPicPr>
                    <pic:blipFill>
                      <a:blip xmlns:r="http://schemas.openxmlformats.org/officeDocument/2006/relationships" r:embed="rId210870739">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ins>
    </w:p>
    <w:p w:rsidRPr="00492B76" w:rsidR="00D26924" w:rsidP="10751D0A" w:rsidRDefault="00D26924" w14:paraId="22E4BB5B" w14:textId="1BD8F0FC">
      <w:pPr>
        <w:pStyle w:val="Normal"/>
        <w:rPr>
          <w:ins w:author="ELENA GÓMEZ RICO" w:date="2026-03-21T13:53:01.819Z" w16du:dateUtc="2026-03-21T13:53:01.819Z" w:id="522629399"/>
          <w:rFonts w:ascii="Times New Roman" w:hAnsi="Times New Roman" w:eastAsia="Times New Roman" w:cs="Times New Roman"/>
          <w:color w:val="auto"/>
          <w:sz w:val="24"/>
          <w:szCs w:val="24"/>
        </w:rPr>
      </w:pPr>
      <w:r w:rsidR="50548EED">
        <w:rPr/>
        <w:t xml:space="preserve">Figure 1. Scoping review </w:t>
      </w:r>
      <w:ins w:author="ELENA GÓMEZ RICO" w:date="2026-03-17T17:54:00Z" w16du:dateUtc="2026-03-17T16:54:00Z" w:id="641441374">
        <w:r w:rsidR="2BDFC3CC">
          <w:t xml:space="preserve">(SALSA + bibliometric mapping tools) + Content analysis </w:t>
        </w:r>
        <w:r w:rsidR="2BDFC3CC">
          <w:t>methodology</w:t>
        </w:r>
        <w:r w:rsidR="2BDFC3CC">
          <w:t xml:space="preserve"> </w:t>
        </w:r>
      </w:ins>
      <w:del w:author="ELENA GÓMEZ RICO" w:date="2026-03-17T17:54:00Z" w16du:dateUtc="2026-03-17T16:54:00Z" w:id="158269324">
        <w:r w:rsidDel="00D26924">
          <w:delText xml:space="preserve">methodology </w:delText>
        </w:r>
      </w:del>
      <w:r w:rsidR="50548EED">
        <w:rPr/>
        <w:t>(source: authors)</w:t>
      </w:r>
    </w:p>
    <w:p w:rsidR="53EC27FB" w:rsidP="10751D0A" w:rsidRDefault="53EC27FB" w14:paraId="7B9A2B69" w14:textId="42661961">
      <w:pPr>
        <w:pStyle w:val="Normal"/>
        <w:rPr>
          <w:ins w:author="ELENA GÓMEZ RICO" w:date="2026-03-21T13:56:58.859Z" w16du:dateUtc="2026-03-21T13:56:58.859Z" w:id="369302451"/>
          <w:rFonts w:ascii="Times New Roman" w:hAnsi="Times New Roman" w:eastAsia="Times New Roman" w:cs="Times New Roman"/>
          <w:noProof w:val="0"/>
          <w:sz w:val="24"/>
          <w:szCs w:val="24"/>
          <w:lang w:val="en-US"/>
        </w:rPr>
      </w:pPr>
      <w:ins w:author="ELENA GÓMEZ RICO" w:date="2026-03-21T13:53:03.852Z" w16du:dateUtc="2026-03-21T13:53:03.852Z" w:id="540117991">
        <w:r w:rsidRPr="3041B978" w:rsidR="059A5904">
          <w:rPr>
            <w:noProof w:val="0"/>
            <w:lang w:val="en-US"/>
            <w:rPrChange w:author="ELENA GÓMEZ RICO" w:date="2026-03-24T08:11:50.648Z" w16du:dateUtc="2026-03-24T08:11:50.648Z" w:id="1566647848">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In the Synthesis phase, th</w:t>
        </w:r>
        <w:r w:rsidRPr="3041B978" w:rsidR="059A5904">
          <w:rPr>
            <w:noProof w:val="0"/>
            <w:lang w:val="en-US"/>
            <w:rPrChange w:author="ELENA GÓMEZ RICO" w:date="2026-03-24T08:11:50.648Z" w16du:dateUtc="2026-03-24T08:11:50.648Z" w:id="72383773">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e four dimensions of the analytical codebook (Table 1) </w:t>
        </w:r>
      </w:ins>
      <w:ins w:author="ELENA GÓMEZ RICO" w:date="2026-03-22T21:35:41.942Z" w16du:dateUtc="2026-03-22T21:35:41.942Z" w:id="1974699238">
        <w:r w:rsidRPr="3041B978" w:rsidR="28487D3B">
          <w:rPr>
            <w:noProof w:val="0"/>
            <w:lang w:val="en-US"/>
          </w:rPr>
          <w:t>are</w:t>
        </w:r>
      </w:ins>
      <w:ins w:author="ELENA GÓMEZ RICO" w:date="2026-03-21T13:58:54.681Z" w16du:dateUtc="2026-03-21T13:58:54.681Z" w:id="1345535869">
        <w:r w:rsidRPr="3041B978" w:rsidR="288347D2">
          <w:rPr>
            <w:noProof w:val="0"/>
            <w:lang w:val="en-US"/>
            <w:rPrChange w:author="ELENA GÓMEZ RICO" w:date="2026-03-22T20:46:17.939Z" w16du:dateUtc="2026-03-22T20:46:17.939Z" w:id="578107498">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performed at the level of each practice</w:t>
        </w:r>
      </w:ins>
      <w:ins w:author="ELENA GÓMEZ RICO" w:date="2026-03-21T13:53:03.852Z" w16du:dateUtc="2026-03-21T13:53:03.852Z" w:id="1628012807">
        <w:r w:rsidRPr="3041B978" w:rsidR="059A5904">
          <w:rPr>
            <w:noProof w:val="0"/>
            <w:lang w:val="en-US"/>
            <w:rPrChange w:author="ELENA GÓMEZ RICO" w:date="2026-03-22T20:46:17.94Z" w16du:dateUtc="2026-03-22T20:46:17.94Z" w:id="1341665005">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to aggregate codes across the </w:t>
        </w:r>
      </w:ins>
      <w:ins w:author="ELENA GÓMEZ RICO" w:date="2026-03-22T20:46:04.028Z" w16du:dateUtc="2026-03-22T20:46:04.028Z" w:id="1675759008">
        <w:r w:rsidRPr="3041B978" w:rsidR="59C7D3B1">
          <w:rPr>
            <w:noProof w:val="0"/>
            <w:lang w:val="en-US"/>
            <w:rPrChange w:author="ELENA GÓMEZ RICO" w:date="2026-03-22T20:46:17.941Z" w16du:dateUtc="2026-03-22T20:46:17.941Z" w:id="1797201354">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selected</w:t>
        </w:r>
      </w:ins>
      <w:ins w:author="ELENA GÓMEZ RICO" w:date="2026-03-21T13:53:03.852Z" w16du:dateUtc="2026-03-21T13:53:03.852Z" w:id="250061725">
        <w:r w:rsidRPr="3041B978" w:rsidR="059A5904">
          <w:rPr>
            <w:noProof w:val="0"/>
            <w:lang w:val="en-US"/>
            <w:rPrChange w:author="ELENA GÓMEZ RICO" w:date="2026-03-22T20:46:17.941Z" w16du:dateUtc="2026-03-22T20:46:17.941Z" w:id="413382163">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documents. At this stage, codes were organized to </w:t>
        </w:r>
        <w:r w:rsidRPr="3041B978" w:rsidR="059A5904">
          <w:rPr>
            <w:noProof w:val="0"/>
            <w:lang w:val="en-US"/>
            <w:rPrChange w:author="ELENA GÓMEZ RICO" w:date="2026-03-22T20:46:17.942Z" w16du:dateUtc="2026-03-22T20:46:17.942Z" w:id="242687454">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identify</w:t>
        </w:r>
        <w:r w:rsidRPr="3041B978" w:rsidR="059A5904">
          <w:rPr>
            <w:noProof w:val="0"/>
            <w:lang w:val="en-US"/>
            <w:rPrChange w:author="ELENA GÓMEZ RICO" w:date="2026-03-22T20:46:17.943Z" w16du:dateUtc="2026-03-22T20:46:17.943Z" w:id="1713166010">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patterns and gaps in</w:t>
        </w:r>
      </w:ins>
      <w:ins w:author="ELENA GÓMEZ RICO" w:date="2026-03-24T09:03:57.091Z" w16du:dateUtc="2026-03-24T09:03:57.091Z" w:id="1472074156">
        <w:r w:rsidRPr="3041B978" w:rsidR="23D4B3EC">
          <w:rPr>
            <w:noProof w:val="0"/>
            <w:lang w:val="en-US"/>
          </w:rPr>
          <w:t>:</w:t>
        </w:r>
      </w:ins>
      <w:ins w:author="ELENA GÓMEZ RICO" w:date="2026-03-21T13:53:03.852Z" w16du:dateUtc="2026-03-21T13:53:03.852Z" w:id="748483575">
        <w:r w:rsidRPr="3041B978" w:rsidR="059A5904">
          <w:rPr>
            <w:noProof w:val="0"/>
            <w:lang w:val="en-US"/>
            <w:rPrChange w:author="ELENA GÓMEZ RICO" w:date="2026-03-22T20:46:17.943Z" w16du:dateUtc="2026-03-22T20:46:17.943Z" w:id="1188863226">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w:t>
        </w:r>
      </w:ins>
      <w:ins w:author="ELENA GÓMEZ RICO" w:date="2026-03-24T08:50:02.686Z" w16du:dateUtc="2026-03-24T08:50:02.686Z" w:id="119123510">
        <w:r w:rsidRPr="3041B978" w:rsidR="67E4C7B5">
          <w:rPr>
            <w:noProof w:val="0"/>
            <w:lang w:val="en-US"/>
          </w:rPr>
          <w:t>(</w:t>
        </w:r>
      </w:ins>
      <w:ins w:author="ELENA GÓMEZ RICO" w:date="2026-03-24T08:49:59.576Z" w16du:dateUtc="2026-03-24T08:49:59.576Z" w:id="1494114880">
        <w:r w:rsidRPr="3041B978" w:rsidR="67E4C7B5">
          <w:rPr>
            <w:noProof w:val="0"/>
            <w:lang w:val="en-US"/>
          </w:rPr>
          <w:t>D1</w:t>
        </w:r>
      </w:ins>
      <w:ins w:author="ELENA GÓMEZ RICO" w:date="2026-03-24T08:50:00.993Z" w16du:dateUtc="2026-03-24T08:50:00.993Z" w:id="115451772">
        <w:r w:rsidRPr="3041B978" w:rsidR="67E4C7B5">
          <w:rPr>
            <w:noProof w:val="0"/>
            <w:lang w:val="en-US"/>
          </w:rPr>
          <w:t>)</w:t>
        </w:r>
      </w:ins>
      <w:ins w:author="ELENA GÓMEZ RICO" w:date="2026-03-21T13:53:03.852Z" w16du:dateUtc="2026-03-21T13:53:03.852Z" w:id="482352204">
        <w:r w:rsidRPr="3041B978" w:rsidR="059A5904">
          <w:rPr>
            <w:noProof w:val="0"/>
            <w:lang w:val="en-US"/>
            <w:rPrChange w:author="ELENA GÓMEZ RICO" w:date="2026-03-22T20:46:17.945Z" w16du:dateUtc="2026-03-22T20:46:17.945Z" w:id="807298294">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user-integration phases and process-driven patterns</w:t>
        </w:r>
      </w:ins>
      <w:ins w:author="ELENA GÓMEZ RICO" w:date="2026-03-24T09:04:06.278Z" w16du:dateUtc="2026-03-24T09:04:06.278Z" w:id="177403319">
        <w:r w:rsidRPr="3041B978" w:rsidR="4616A92C">
          <w:rPr>
            <w:noProof w:val="0"/>
            <w:lang w:val="en-US"/>
          </w:rPr>
          <w:t>;</w:t>
        </w:r>
      </w:ins>
      <w:ins w:author="ELENA GÓMEZ RICO" w:date="2026-03-21T13:53:03.852Z" w16du:dateUtc="2026-03-21T13:53:03.852Z" w:id="1019957848">
        <w:r w:rsidRPr="3041B978" w:rsidR="059A5904">
          <w:rPr>
            <w:noProof w:val="0"/>
            <w:lang w:val="en-US"/>
            <w:rPrChange w:author="ELENA GÓMEZ RICO" w:date="2026-03-22T20:46:17.945Z" w16du:dateUtc="2026-03-22T20:46:17.945Z" w:id="1551888866">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w:t>
        </w:r>
      </w:ins>
      <w:ins w:author="ELENA GÓMEZ RICO" w:date="2026-03-24T08:50:09.278Z" w16du:dateUtc="2026-03-24T08:50:09.278Z" w:id="1491460869">
        <w:r w:rsidRPr="3041B978" w:rsidR="2E99E918">
          <w:rPr>
            <w:noProof w:val="0"/>
            <w:lang w:val="en-US"/>
          </w:rPr>
          <w:t>(D2)</w:t>
        </w:r>
      </w:ins>
      <w:ins w:author="ELENA GÓMEZ RICO" w:date="2026-03-21T13:53:03.852Z" w16du:dateUtc="2026-03-21T13:53:03.852Z" w:id="1141457287">
        <w:r w:rsidRPr="3041B978" w:rsidR="059A5904">
          <w:rPr>
            <w:noProof w:val="0"/>
            <w:lang w:val="en-US"/>
            <w:rPrChange w:author="ELENA GÓMEZ RICO" w:date="2026-03-22T20:46:17.945Z" w16du:dateUtc="2026-03-22T20:46:17.945Z" w:id="1665366459">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participatory approaches and methodological tools</w:t>
        </w:r>
      </w:ins>
      <w:ins w:author="ELENA GÓMEZ RICO" w:date="2026-03-24T09:04:01.951Z" w16du:dateUtc="2026-03-24T09:04:01.951Z" w:id="1774059934">
        <w:r w:rsidRPr="3041B978" w:rsidR="2B47EF12">
          <w:rPr>
            <w:noProof w:val="0"/>
            <w:lang w:val="en-US"/>
          </w:rPr>
          <w:t>;</w:t>
        </w:r>
      </w:ins>
      <w:ins w:author="ELENA GÓMEZ RICO" w:date="2026-03-21T13:53:03.852Z" w16du:dateUtc="2026-03-21T13:53:03.852Z" w:id="1831932094">
        <w:r w:rsidRPr="3041B978" w:rsidR="059A5904">
          <w:rPr>
            <w:noProof w:val="0"/>
            <w:lang w:val="en-US"/>
            <w:rPrChange w:author="ELENA GÓMEZ RICO" w:date="2026-03-22T20:46:17.945Z" w16du:dateUtc="2026-03-22T20:46:17.945Z" w:id="148879206">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w:t>
        </w:r>
      </w:ins>
      <w:ins w:author="ELENA GÓMEZ RICO" w:date="2026-03-24T08:50:17.417Z" w16du:dateUtc="2026-03-24T08:50:17.417Z" w:id="246730510">
        <w:r w:rsidRPr="3041B978" w:rsidR="3638AE41">
          <w:rPr>
            <w:noProof w:val="0"/>
            <w:lang w:val="en-US"/>
          </w:rPr>
          <w:t>D3)</w:t>
        </w:r>
      </w:ins>
      <w:ins w:author="ELENA GÓMEZ RICO" w:date="2026-03-21T13:53:03.852Z" w16du:dateUtc="2026-03-21T13:53:03.852Z" w:id="953761655">
        <w:r w:rsidRPr="3041B978" w:rsidR="059A5904">
          <w:rPr>
            <w:noProof w:val="0"/>
            <w:lang w:val="en-US"/>
            <w:rPrChange w:author="ELENA GÓMEZ RICO" w:date="2026-03-22T20:46:17.945Z" w16du:dateUtc="2026-03-22T20:46:17.945Z" w:id="287446970">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levels of user participation and engagement</w:t>
        </w:r>
      </w:ins>
      <w:ins w:author="ELENA GÓMEZ RICO" w:date="2026-03-24T09:04:10.167Z" w16du:dateUtc="2026-03-24T09:04:10.167Z" w:id="985129736">
        <w:r w:rsidRPr="3041B978" w:rsidR="5CC481C2">
          <w:rPr>
            <w:noProof w:val="0"/>
            <w:lang w:val="en-US"/>
          </w:rPr>
          <w:t>;</w:t>
        </w:r>
      </w:ins>
      <w:ins w:author="ELENA GÓMEZ RICO" w:date="2026-03-21T13:53:03.852Z" w16du:dateUtc="2026-03-21T13:53:03.852Z" w:id="1116802810">
        <w:r w:rsidRPr="3041B978" w:rsidR="059A5904">
          <w:rPr>
            <w:noProof w:val="0"/>
            <w:lang w:val="en-US"/>
            <w:rPrChange w:author="ELENA GÓMEZ RICO" w:date="2026-03-22T20:46:17.945Z" w16du:dateUtc="2026-03-22T20:46:17.945Z" w:id="552742406">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xml:space="preserve"> and (</w:t>
        </w:r>
      </w:ins>
      <w:ins w:author="ELENA GÓMEZ RICO" w:date="2026-03-24T08:50:28.263Z" w16du:dateUtc="2026-03-24T08:50:28.263Z" w:id="449163614">
        <w:r w:rsidRPr="3041B978" w:rsidR="7962EAC2">
          <w:rPr>
            <w:noProof w:val="0"/>
            <w:lang w:val="en-US"/>
          </w:rPr>
          <w:t>D4</w:t>
        </w:r>
      </w:ins>
      <w:ins w:author="ELENA GÓMEZ RICO" w:date="2026-03-21T13:53:03.852Z" w16du:dateUtc="2026-03-21T13:53:03.852Z" w:id="724174600">
        <w:r w:rsidRPr="3041B978" w:rsidR="059A5904">
          <w:rPr>
            <w:noProof w:val="0"/>
            <w:lang w:val="en-US"/>
            <w:rPrChange w:author="ELENA GÓMEZ RICO" w:date="2026-03-22T20:46:17.945Z" w16du:dateUtc="2026-03-22T20:46:17.945Z" w:id="628736933">
              <w:rPr>
                <w:rFonts w:ascii="Aptos Display" w:hAnsi="Aptos Display" w:eastAsia="游明朝" w:cs="Times New Roman" w:asciiTheme="majorAscii" w:hAnsiTheme="majorAscii" w:eastAsiaTheme="minorEastAsia" w:cstheme="majorBidi"/>
                <w:noProof w:val="0"/>
                <w:color w:val="auto"/>
                <w:sz w:val="24"/>
                <w:szCs w:val="24"/>
                <w:lang w:val="en-US" w:eastAsia="en-US" w:bidi="ar-SA"/>
              </w:rPr>
            </w:rPrChange>
          </w:rPr>
          <w:t>) inclusion, representational gaps, and epistemic-justice considerations.</w:t>
        </w:r>
      </w:ins>
      <w:ins w:author="ELENA GÓMEZ RICO" w:date="2026-03-21T13:58:08.619Z" w16du:dateUtc="2026-03-21T13:58:08.619Z" w:id="1807341097">
        <w:r w:rsidRPr="3041B978" w:rsidR="0E0401EB">
          <w:rPr>
            <w:noProof w:val="0"/>
            <w:lang w:val="en-US"/>
          </w:rPr>
          <w:t xml:space="preserve"> </w:t>
        </w:r>
      </w:ins>
      <w:ins w:author="ELENA GÓMEZ RICO" w:date="2026-03-21T13:57:02.096Z" w16du:dateUtc="2026-03-21T13:57:02.096Z" w:id="329514805">
        <w:r w:rsidRPr="3041B978" w:rsidR="7F254D92">
          <w:rPr>
            <w:noProof w:val="0"/>
            <w:lang w:val="en-US"/>
          </w:rPr>
          <w:t xml:space="preserve">To support </w:t>
        </w:r>
        <w:r w:rsidRPr="3041B978" w:rsidR="7F254D92">
          <w:rPr>
            <w:noProof w:val="0"/>
            <w:lang w:val="en-US"/>
          </w:rPr>
          <w:t xml:space="preserve">traceability, the research process </w:t>
        </w:r>
      </w:ins>
      <w:ins w:author="ELENA GÓMEZ RICO" w:date="2026-03-23T16:39:03.76Z" w16du:dateUtc="2026-03-23T16:39:03.76Z" w:id="713755956">
        <w:r w:rsidRPr="3041B978" w:rsidR="744B11A1">
          <w:rPr>
            <w:rFonts w:ascii="Times New Roman" w:hAnsi="Times New Roman" w:eastAsia="Times New Roman" w:cs="Times New Roman"/>
            <w:noProof w:val="0"/>
            <w:sz w:val="24"/>
            <w:szCs w:val="24"/>
            <w:lang w:val="en-US"/>
          </w:rPr>
          <w:t xml:space="preserve">systematically read full papers and extracted relevant fragments </w:t>
        </w:r>
      </w:ins>
      <w:ins w:author="ELENA GÓMEZ RICO" w:date="2026-03-21T13:57:02.096Z" w16du:dateUtc="2026-03-21T13:57:02.096Z" w:id="1023786887">
        <w:r w:rsidRPr="3041B978" w:rsidR="7F254D92">
          <w:rPr>
            <w:noProof w:val="0"/>
            <w:lang w:val="en-US"/>
          </w:rPr>
          <w:t>follow</w:t>
        </w:r>
      </w:ins>
      <w:ins w:author="ELENA GÓMEZ RICO" w:date="2026-03-23T16:39:19.143Z" w16du:dateUtc="2026-03-23T16:39:19.143Z" w:id="769334052">
        <w:r w:rsidRPr="3041B978" w:rsidR="15433C7B">
          <w:rPr>
            <w:noProof w:val="0"/>
            <w:lang w:val="en-US"/>
          </w:rPr>
          <w:t>ing</w:t>
        </w:r>
      </w:ins>
      <w:ins w:author="ELENA GÓMEZ RICO" w:date="2026-03-21T13:57:02.096Z" w16du:dateUtc="2026-03-21T13:57:02.096Z" w:id="2085970320">
        <w:r w:rsidRPr="3041B978" w:rsidR="7F254D92">
          <w:rPr>
            <w:noProof w:val="0"/>
            <w:lang w:val="en-US"/>
          </w:rPr>
          <w:t xml:space="preserve"> </w:t>
        </w:r>
      </w:ins>
      <w:ins w:author="ELENA GÓMEZ RICO" w:date="2026-03-24T09:04:40.752Z" w16du:dateUtc="2026-03-24T09:04:40.752Z" w:id="192804832">
        <w:r w:rsidRPr="3041B978" w:rsidR="7C573AC2">
          <w:rPr>
            <w:noProof w:val="0"/>
            <w:lang w:val="en-US"/>
          </w:rPr>
          <w:t xml:space="preserve">a two steps </w:t>
        </w:r>
      </w:ins>
      <w:ins w:author="ELENA GÓMEZ RICO" w:date="2026-03-23T16:39:36.751Z" w16du:dateUtc="2026-03-23T16:39:36.751Z" w:id="1538432010">
        <w:r w:rsidRPr="3041B978" w:rsidR="7E918A64">
          <w:rPr>
            <w:noProof w:val="0"/>
            <w:lang w:val="en-US"/>
          </w:rPr>
          <w:t>protocol</w:t>
        </w:r>
      </w:ins>
      <w:ins w:author="ELENA GÓMEZ RICO" w:date="2026-03-24T09:04:54.028Z" w16du:dateUtc="2026-03-24T09:04:54.028Z" w:id="1505154996">
        <w:r w:rsidRPr="3041B978" w:rsidR="2B365E35">
          <w:rPr>
            <w:noProof w:val="0"/>
            <w:lang w:val="en-US"/>
          </w:rPr>
          <w:t>. first</w:t>
        </w:r>
      </w:ins>
      <w:ins w:author="ELENA GÓMEZ RICO" w:date="2026-03-21T13:57:02.096Z" w16du:dateUtc="2026-03-21T13:57:02.096Z" w:id="1788293287">
        <w:r w:rsidRPr="3041B978" w:rsidR="7F254D92">
          <w:rPr>
            <w:noProof w:val="0"/>
            <w:lang w:val="en-US"/>
          </w:rPr>
          <w:t xml:space="preserve"> </w:t>
        </w:r>
        <w:r w:rsidRPr="3041B978" w:rsidR="7F254D92">
          <w:rPr>
            <w:noProof w:val="0"/>
            <w:lang w:val="en-US"/>
          </w:rPr>
          <w:t>code assignment</w:t>
        </w:r>
        <w:r w:rsidRPr="3041B978" w:rsidR="7F254D92">
          <w:rPr>
            <w:noProof w:val="0"/>
            <w:lang w:val="en-US"/>
          </w:rPr>
          <w:t xml:space="preserve">, and </w:t>
        </w:r>
      </w:ins>
      <w:ins w:author="ELENA GÓMEZ RICO" w:date="2026-03-24T09:05:06.093Z" w16du:dateUtc="2026-03-24T09:05:06.093Z" w:id="1283293040">
        <w:r w:rsidRPr="3041B978" w:rsidR="47994113">
          <w:rPr>
            <w:noProof w:val="0"/>
            <w:lang w:val="en-US"/>
          </w:rPr>
          <w:t xml:space="preserve">second, </w:t>
        </w:r>
      </w:ins>
      <w:ins w:author="ELENA GÓMEZ RICO" w:date="2026-03-21T13:57:02.096Z" w16du:dateUtc="2026-03-21T13:57:02.096Z" w:id="1961727278">
        <w:r w:rsidRPr="3041B978" w:rsidR="7F254D92">
          <w:rPr>
            <w:noProof w:val="0"/>
            <w:lang w:val="en-US"/>
          </w:rPr>
          <w:t>code aggregation</w:t>
        </w:r>
      </w:ins>
      <w:ins w:author="ELENA GÓMEZ RICO" w:date="2026-03-24T09:05:09.697Z" w16du:dateUtc="2026-03-24T09:05:09.697Z" w:id="294227079">
        <w:r w:rsidRPr="3041B978" w:rsidR="418200EE">
          <w:rPr>
            <w:noProof w:val="0"/>
            <w:lang w:val="en-US"/>
          </w:rPr>
          <w:t>.</w:t>
        </w:r>
      </w:ins>
      <w:ins w:author="ELENA GÓMEZ RICO" w:date="2026-03-21T14:00:22.374Z" w16du:dateUtc="2026-03-21T14:00:22.374Z" w:id="1644122686">
        <w:r w:rsidRPr="3041B978" w:rsidR="20CD721F">
          <w:rPr>
            <w:noProof w:val="0"/>
            <w:lang w:val="en-US"/>
          </w:rPr>
          <w:t xml:space="preserve"> </w:t>
        </w:r>
      </w:ins>
      <w:ins w:author="ELENA GÓMEZ RICO" w:date="2026-03-24T09:05:32.835Z" w16du:dateUtc="2026-03-24T09:05:32.835Z" w:id="1606750962">
        <w:r w:rsidRPr="3041B978" w:rsidR="4718F2F5">
          <w:rPr>
            <w:noProof w:val="0"/>
            <w:lang w:val="en-US"/>
          </w:rPr>
          <w:t>This connected</w:t>
        </w:r>
      </w:ins>
      <w:ins w:author="ELENA GÓMEZ RICO" w:date="2026-03-21T14:00:34.146Z" w16du:dateUtc="2026-03-21T14:00:34.146Z" w:id="958155586">
        <w:r w:rsidRPr="3041B978" w:rsidR="20CD721F">
          <w:rPr>
            <w:noProof w:val="0"/>
            <w:lang w:val="en-US"/>
            <w:rPrChange w:author="ELENA GÓMEZ RICO" w:date="2026-03-21T14:00:41.01Z" w16du:dateUtc="2026-03-21T14:00:41.01Z" w:id="182010223">
              <w:rPr>
                <w:rFonts w:ascii="Times New Roman" w:hAnsi="Times New Roman" w:eastAsia="Times New Roman" w:cs="Times New Roman"/>
                <w:i w:val="1"/>
                <w:iCs w:val="1"/>
                <w:noProof w:val="0"/>
                <w:sz w:val="24"/>
                <w:szCs w:val="24"/>
                <w:lang w:val="en-US"/>
              </w:rPr>
            </w:rPrChange>
          </w:rPr>
          <w:t xml:space="preserve"> the</w:t>
        </w:r>
      </w:ins>
      <w:ins w:author="ELENA GÓMEZ RICO" w:date="2026-03-21T13:57:02.096Z" w16du:dateUtc="2026-03-21T13:57:02.096Z" w:id="98470525">
        <w:r w:rsidRPr="3041B978" w:rsidR="7F254D92">
          <w:rPr>
            <w:noProof w:val="0"/>
            <w:lang w:val="en-US"/>
          </w:rPr>
          <w:t xml:space="preserve"> reported findings to specific analytical categories </w:t>
        </w:r>
      </w:ins>
      <w:ins w:author="ELENA GÓMEZ RICO" w:date="2026-03-23T16:40:17.379Z" w16du:dateUtc="2026-03-23T16:40:17.379Z" w:id="1435628563">
        <w:r w:rsidRPr="3041B978" w:rsidR="7B759F0C">
          <w:rPr>
            <w:noProof w:val="0"/>
            <w:lang w:val="en-US"/>
          </w:rPr>
          <w:t>from</w:t>
        </w:r>
      </w:ins>
      <w:ins w:author="ELENA GÓMEZ RICO" w:date="2026-03-21T13:57:02.096Z" w16du:dateUtc="2026-03-21T13:57:02.096Z" w:id="1108839251">
        <w:r w:rsidRPr="3041B978" w:rsidR="7F254D92">
          <w:rPr>
            <w:noProof w:val="0"/>
            <w:lang w:val="en-US"/>
          </w:rPr>
          <w:t xml:space="preserve"> the </w:t>
        </w:r>
      </w:ins>
      <w:ins w:author="ELENA GÓMEZ RICO" w:date="2026-03-23T16:40:29.764Z" w16du:dateUtc="2026-03-23T16:40:29.764Z" w:id="108021926">
        <w:r w:rsidRPr="3041B978" w:rsidR="000FDCB1">
          <w:rPr>
            <w:rFonts w:ascii="Times New Roman" w:hAnsi="Times New Roman" w:eastAsia="Times New Roman" w:cs="Times New Roman"/>
            <w:noProof w:val="0"/>
            <w:sz w:val="24"/>
            <w:szCs w:val="24"/>
            <w:lang w:val="en-US"/>
          </w:rPr>
          <w:t>codebook</w:t>
        </w:r>
      </w:ins>
      <w:ins w:author="ELENA GÓMEZ RICO" w:date="2026-03-23T16:42:07.273Z" w16du:dateUtc="2026-03-23T16:42:07.273Z" w:id="644510810">
        <w:r w:rsidRPr="3041B978" w:rsidR="5A445AE8">
          <w:rPr>
            <w:rFonts w:ascii="Times New Roman" w:hAnsi="Times New Roman" w:eastAsia="Times New Roman" w:cs="Times New Roman"/>
            <w:noProof w:val="0"/>
            <w:sz w:val="24"/>
            <w:szCs w:val="24"/>
            <w:lang w:val="en-US"/>
          </w:rPr>
          <w:t xml:space="preserve"> (Table 1)</w:t>
        </w:r>
      </w:ins>
      <w:ins w:author="ELENA GÓMEZ RICO" w:date="2026-03-23T16:40:29.764Z" w16du:dateUtc="2026-03-23T16:40:29.764Z" w:id="2086839497">
        <w:r w:rsidRPr="3041B978" w:rsidR="000FDCB1">
          <w:rPr>
            <w:rFonts w:ascii="Times New Roman" w:hAnsi="Times New Roman" w:eastAsia="Times New Roman" w:cs="Times New Roman"/>
            <w:noProof w:val="0"/>
            <w:sz w:val="24"/>
            <w:szCs w:val="24"/>
            <w:lang w:val="en-US"/>
          </w:rPr>
          <w:t xml:space="preserve"> into a comparison grid</w:t>
        </w:r>
      </w:ins>
      <w:ins w:author="ELENA GÓMEZ RICO" w:date="2026-03-24T09:05:55.284Z" w16du:dateUtc="2026-03-24T09:05:55.284Z" w:id="272271735">
        <w:r w:rsidRPr="3041B978" w:rsidR="19C4DBC3">
          <w:rPr>
            <w:rFonts w:ascii="Times New Roman" w:hAnsi="Times New Roman" w:eastAsia="Times New Roman" w:cs="Times New Roman"/>
            <w:noProof w:val="0"/>
            <w:sz w:val="24"/>
            <w:szCs w:val="24"/>
            <w:lang w:val="en-US"/>
          </w:rPr>
          <w:t>. This is how</w:t>
        </w:r>
      </w:ins>
      <w:ins w:author="ELENA GÓMEZ RICO" w:date="2026-03-21T13:57:02.096Z" w16du:dateUtc="2026-03-21T13:57:02.096Z" w:id="1007101099">
        <w:r w:rsidRPr="3041B978" w:rsidR="7F254D92">
          <w:rPr>
            <w:noProof w:val="0"/>
            <w:lang w:val="en-US"/>
          </w:rPr>
          <w:t xml:space="preserve"> </w:t>
        </w:r>
        <w:r w:rsidRPr="3041B978" w:rsidR="7F254D92">
          <w:rPr>
            <w:noProof w:val="0"/>
            <w:lang w:val="en-US"/>
          </w:rPr>
          <w:t>methodological information in the literature is translated into comparative results.</w:t>
        </w:r>
      </w:ins>
    </w:p>
    <w:p w:rsidR="1AE115E5" w:rsidP="10751D0A" w:rsidRDefault="1AE115E5" w14:paraId="61C6DC64" w14:textId="7734FFD3">
      <w:pPr>
        <w:pStyle w:val="Normal"/>
        <w:rPr>
          <w:del w:author="ELENA GÓMEZ RICO" w:date="2026-03-21T15:59:55.216Z" w16du:dateUtc="2026-03-21T15:59:55.216Z" w:id="587194613"/>
          <w:rFonts w:ascii="Times New Roman" w:hAnsi="Times New Roman" w:eastAsia="Times New Roman" w:cs="Times New Roman"/>
          <w:noProof w:val="0"/>
          <w:sz w:val="24"/>
          <w:szCs w:val="24"/>
          <w:lang w:val="en-US"/>
          <w:rPrChange w:author="ELENA GÓMEZ RICO" w:date="2026-03-21T13:53:01.82Z" w:id="2011425601">
            <w:rPr>
              <w:del w:author="ELENA GÓMEZ RICO" w:date="2026-03-21T15:59:55.216Z" w16du:dateUtc="2026-03-21T15:59:55.216Z" w:id="1700965722"/>
              <w:rFonts w:ascii="Times New Roman" w:hAnsi="Times New Roman" w:eastAsia="Aptos" w:cs="Times New Roman" w:eastAsiaTheme="minorAscii"/>
              <w:color w:val="auto"/>
              <w:sz w:val="24"/>
              <w:szCs w:val="24"/>
            </w:rPr>
          </w:rPrChange>
        </w:rPr>
      </w:pPr>
      <w:ins w:author="ELENA GÓMEZ RICO" w:date="2026-03-21T13:54:41.761Z" w16du:dateUtc="2026-03-21T13:54:41.761Z" w:id="1724713510">
        <w:r w:rsidRPr="3041B978" w:rsidR="334FFE18">
          <w:rPr>
            <w:noProof w:val="0"/>
            <w:lang w:val="en-US"/>
          </w:rPr>
          <w:t xml:space="preserve">In the </w:t>
        </w:r>
        <w:r w:rsidRPr="3041B978" w:rsidR="334FFE18">
          <w:rPr>
            <w:noProof w:val="0"/>
            <w:lang w:val="en-US"/>
          </w:rPr>
          <w:t>Analysis</w:t>
        </w:r>
        <w:r w:rsidRPr="3041B978" w:rsidR="334FFE18">
          <w:rPr>
            <w:noProof w:val="0"/>
            <w:lang w:val="en-US"/>
          </w:rPr>
          <w:t xml:space="preserve"> phase, the aggregated coded patterns were interpreted </w:t>
        </w:r>
      </w:ins>
      <w:ins w:author="ELENA GÓMEZ RICO" w:date="2026-03-22T21:38:55.343Z" w16du:dateUtc="2026-03-22T21:38:55.343Z" w:id="1948621698">
        <w:r w:rsidRPr="3041B978" w:rsidR="5A962CC2">
          <w:rPr>
            <w:noProof w:val="0"/>
            <w:lang w:val="en-US"/>
          </w:rPr>
          <w:t>considering</w:t>
        </w:r>
      </w:ins>
      <w:ins w:author="ELENA GÓMEZ RICO" w:date="2026-03-21T13:54:41.761Z" w16du:dateUtc="2026-03-21T13:54:41.761Z" w:id="606514089">
        <w:r w:rsidRPr="3041B978" w:rsidR="334FFE18">
          <w:rPr>
            <w:noProof w:val="0"/>
            <w:lang w:val="en-US"/>
          </w:rPr>
          <w:t xml:space="preserve"> the five thematic lenses</w:t>
        </w:r>
        <w:r w:rsidRPr="3041B978" w:rsidR="334FFE18">
          <w:rPr>
            <w:noProof w:val="0"/>
            <w:lang w:val="en-US"/>
          </w:rPr>
          <w:t xml:space="preserve"> developed in the theoretical framework. This </w:t>
        </w:r>
        <w:r w:rsidRPr="3041B978" w:rsidR="334FFE18">
          <w:rPr>
            <w:noProof w:val="0"/>
            <w:lang w:val="en-US"/>
          </w:rPr>
          <w:t>enables a structured link between methodological choices and analytical outcomes</w:t>
        </w:r>
      </w:ins>
      <w:ins w:author="ELENA GÓMEZ RICO" w:date="2026-03-23T16:41:18.178Z" w16du:dateUtc="2026-03-23T16:41:18.178Z" w:id="1325083807">
        <w:r w:rsidRPr="3041B978" w:rsidR="1FEAB00A">
          <w:rPr>
            <w:noProof w:val="0"/>
            <w:lang w:val="en-US"/>
          </w:rPr>
          <w:t xml:space="preserve"> of this study</w:t>
        </w:r>
      </w:ins>
      <w:ins w:author="ELENA GÓMEZ RICO" w:date="2026-03-21T13:54:41.761Z" w16du:dateUtc="2026-03-21T13:54:41.761Z" w:id="712102747">
        <w:r w:rsidRPr="3041B978" w:rsidR="334FFE18">
          <w:rPr>
            <w:noProof w:val="0"/>
            <w:lang w:val="en-US"/>
          </w:rPr>
          <w:t>, including user integration, agency, and epistemic-justice-related implications in semantic/</w:t>
        </w:r>
        <w:r w:rsidRPr="3041B978" w:rsidR="334FFE18">
          <w:rPr>
            <w:noProof w:val="0"/>
            <w:lang w:val="en-US"/>
          </w:rPr>
          <w:t>NeSyAI</w:t>
        </w:r>
        <w:r w:rsidRPr="3041B978" w:rsidR="334FFE18">
          <w:rPr>
            <w:noProof w:val="0"/>
            <w:lang w:val="en-US"/>
          </w:rPr>
          <w:t xml:space="preserve"> systems for digital libraries.</w:t>
        </w:r>
      </w:ins>
    </w:p>
    <w:p w:rsidRPr="00492B76" w:rsidR="00D26924" w:rsidP="10751D0A" w:rsidRDefault="2D4017D1" w14:paraId="3BF465C1" w14:textId="6A238E5C">
      <w:pPr>
        <w:pStyle w:val="Normal"/>
        <w:rPr>
          <w:del w:author="ELENA GÓMEZ RICO" w:date="2026-03-18T20:16:00Z" w16du:dateUtc="2026-03-18T20:16:21Z" w:id="1976968756"/>
          <w:rFonts w:ascii="Times New Roman" w:hAnsi="Times New Roman" w:eastAsia="Times New Roman" w:cs="Times New Roman"/>
          <w:color w:val="auto"/>
          <w:sz w:val="24"/>
          <w:szCs w:val="24"/>
        </w:rPr>
      </w:pPr>
      <w:r w:rsidR="0141A21F">
        <w:rPr/>
        <w:t xml:space="preserve">The sample </w:t>
      </w:r>
      <w:r w:rsidR="0141A21F">
        <w:rPr/>
        <w:t>comprises</w:t>
      </w:r>
      <w:r w:rsidR="0141A21F">
        <w:rPr/>
        <w:t xml:space="preserve"> 22 </w:t>
      </w:r>
      <w:del w:author="ELENA GÓMEZ RICO" w:date="2026-03-17T18:03:00Z" w16du:dateUtc="2026-03-17T17:03:00Z" w:id="1374414907">
        <w:r w:rsidDel="2D4017D1">
          <w:delText>use cases</w:delText>
        </w:r>
      </w:del>
      <w:ins w:author="ELENA GÓMEZ RICO" w:date="2026-03-24T08:51:47.044Z" w16du:dateUtc="2026-03-24T08:51:47.044Z" w:id="1843232983">
        <w:r w:rsidR="4B3C3596">
          <w:t>PP</w:t>
        </w:r>
      </w:ins>
      <w:del w:author="ELENA GÓMEZ RICO" w:date="2026-03-24T08:51:45.729Z" w16du:dateUtc="2026-03-24T08:51:45.729Z" w:id="2056127003">
        <w:r w:rsidDel="0141A21F">
          <w:delText xml:space="preserve"> </w:delText>
        </w:r>
      </w:del>
      <w:r w:rsidR="0141A21F">
        <w:rPr/>
        <w:t>grouped by primary technology. Knowledge graph-based systems</w:t>
      </w:r>
      <w:del w:author="ELENA GÓMEZ RICO" w:date="2026-03-24T08:51:53.096Z" w16du:dateUtc="2026-03-24T08:51:53.096Z" w:id="1337137146">
        <w:r w:rsidDel="0141A21F">
          <w:delText xml:space="preserve"> (</w:delText>
        </w:r>
      </w:del>
      <w:del w:author="ELENA GÓMEZ RICO" w:date="2026-03-18T21:27:00Z" w16du:dateUtc="2026-03-18T21:27:31Z" w:id="1637223572">
        <w:r w:rsidDel="2D4017D1">
          <w:delText>9</w:delText>
        </w:r>
      </w:del>
      <w:del w:author="ELENA GÓMEZ RICO" w:date="2026-03-24T08:51:53.096Z" w16du:dateUtc="2026-03-24T08:51:53.096Z" w:id="190952193">
        <w:r w:rsidDel="2D4017D1">
          <w:delText xml:space="preserve"> </w:delText>
        </w:r>
      </w:del>
      <w:del w:author="ELENA GÓMEZ RICO" w:date="2026-03-21T14:03:07.875Z" w16du:dateUtc="2026-03-21T14:03:07.875Z" w:id="1153843629">
        <w:r w:rsidDel="2D4017D1">
          <w:delText>cases</w:delText>
        </w:r>
      </w:del>
      <w:del w:author="ELENA GÓMEZ RICO" w:date="2026-03-24T08:51:53.096Z" w16du:dateUtc="2026-03-24T08:51:53.096Z" w:id="2018721292">
        <w:r w:rsidDel="0141A21F">
          <w:delText>)</w:delText>
        </w:r>
      </w:del>
      <w:r w:rsidR="0141A21F">
        <w:rPr/>
        <w:t xml:space="preserve"> enable diverse users to co-create structured knowledge representations</w:t>
      </w:r>
      <w:ins w:author="ELENA GÓMEZ RICO" w:date="2026-03-24T08:52:42.495Z" w16du:dateUtc="2026-03-24T08:52:42.495Z" w:id="788928688">
        <w:r w:rsidR="4EF7FCB8">
          <w:t>.</w:t>
        </w:r>
      </w:ins>
      <w:del w:author="ELENA GÓMEZ RICO" w:date="2026-03-18T21:25:00Z" w16du:dateUtc="2026-03-18T21:25:19Z" w:id="181054931">
        <w:r w:rsidDel="2D4017D1">
          <w:delText>:</w:delText>
        </w:r>
      </w:del>
      <w:r w:rsidR="0141A21F">
        <w:rPr/>
        <w:t xml:space="preserve"> </w:t>
      </w:r>
      <w:commentRangeStart w:id="344"/>
      <w:del w:author="ELENA GÓMEZ RICO" w:date="2026-03-18T20:16:00Z" w16du:dateUtc="2026-03-18T20:16:21Z" w:id="1435232307">
        <w:r w:rsidDel="2D4017D1">
          <w:delText xml:space="preserve">language teachers construct knowledge graph structures and data comics narratives in </w:delText>
        </w:r>
        <w:r w:rsidDel="2D4017D1">
          <w:delText>Yanyuwa</w:delText>
        </w:r>
        <w:r w:rsidDel="2D4017D1">
          <w:delText xml:space="preserve">; reader communities, teachers, and researchers integrate semantic models and reception data in World Literature Knowledge Graph; PhD students develop knowledge graph </w:delText>
        </w:r>
      </w:del>
      <w:del w:author="ELENA GÓMEZ RICO" w:date="2026-03-18T19:51:00Z" w16du:dateUtc="2026-03-18T19:51:43Z" w:id="1434383517">
        <w:r w:rsidDel="2D4017D1">
          <w:delText xml:space="preserve">data </w:delText>
        </w:r>
      </w:del>
      <w:del w:author="ELENA GÓMEZ RICO" w:date="2026-03-18T20:16:00Z" w16du:dateUtc="2026-03-18T20:16:21Z" w:id="1370606447">
        <w:r w:rsidDel="2D4017D1">
          <w:delText>models and visualization</w:delText>
        </w:r>
      </w:del>
      <w:del w:author="ELENA GÓMEZ RICO" w:date="2026-03-18T19:51:00Z" w16du:dateUtc="2026-03-18T19:51:48Z" w:id="794871103">
        <w:r w:rsidDel="2D4017D1">
          <w:delText xml:space="preserve"> designs</w:delText>
        </w:r>
      </w:del>
      <w:del w:author="ELENA GÓMEZ RICO" w:date="2026-03-18T20:16:00Z" w16du:dateUtc="2026-03-18T20:16:21Z" w:id="106981603">
        <w:r w:rsidDel="2D4017D1">
          <w:delText xml:space="preserve">; archivists and researchers customize knowledge graph structures and annotation enrichments for participatory archives; experts and learners refine educational knowledge graphs with concept extraction and relation identification in </w:delText>
        </w:r>
        <w:r w:rsidDel="2D4017D1">
          <w:delText>KnowEdu</w:delText>
        </w:r>
        <w:r w:rsidDel="2D4017D1">
          <w:delText xml:space="preserve">; school archivists and researchers collaborate on numismatic and archaeological data knowledge graphs in </w:delText>
        </w:r>
        <w:r w:rsidDel="2D4017D1">
          <w:delText>DigiNUMA</w:delText>
        </w:r>
        <w:r w:rsidDel="2D4017D1">
          <w:delText xml:space="preserve">; researchers and practitioners co-construct knowledge graphs for Italian cultural heritage in ATLAS; users as co-curators shape multivocal exhibitions and narrative layers in </w:delText>
        </w:r>
        <w:r w:rsidDel="2D4017D1">
          <w:delText>HyperReal</w:delText>
        </w:r>
        <w:r w:rsidDel="2D4017D1">
          <w:delText xml:space="preserve">; researchers, practitioners, and lay users explore knowledge graphs interactively in </w:delText>
        </w:r>
        <w:r w:rsidDel="2D4017D1">
          <w:delText>Rhizomer</w:delText>
        </w:r>
        <w:r w:rsidDel="2D4017D1">
          <w:delText xml:space="preserve">. </w:delText>
        </w:r>
      </w:del>
      <w:ins w:author="ELENA GÓMEZ RICO" w:date="2026-03-21T15:59:45.459Z" w16du:dateUtc="2026-03-21T15:59:45.459Z" w:id="2034249674">
        <w:r w:rsidR="39ED94D2">
          <w:t xml:space="preserve"> </w:t>
        </w:r>
      </w:ins>
      <w:commentRangeEnd w:id="344"/>
      <w:r>
        <w:rPr>
          <w:rStyle w:val="CommentReference"/>
        </w:rPr>
        <w:commentReference w:id="344"/>
      </w:r>
    </w:p>
    <w:p w:rsidRPr="00492B76" w:rsidR="00D26924" w:rsidP="10751D0A" w:rsidRDefault="2D4017D1" w14:paraId="29F072D5" w14:textId="4B532590">
      <w:pPr>
        <w:pStyle w:val="Normal"/>
        <w:rPr>
          <w:del w:author="ELENA GÓMEZ RICO" w:date="2026-03-18T20:17:00Z" w16du:dateUtc="2026-03-18T20:17:11Z" w:id="1699030578"/>
          <w:rFonts w:ascii="Times New Roman" w:hAnsi="Times New Roman" w:eastAsia="Times New Roman" w:cs="Times New Roman"/>
          <w:color w:val="auto"/>
          <w:sz w:val="24"/>
          <w:szCs w:val="24"/>
        </w:rPr>
      </w:pPr>
      <w:ins w:author="ELENA GÓMEZ RICO" w:date="2026-03-21T16:00:14.185Z" w16du:dateUtc="2026-03-21T16:00:14.185Z" w:id="386347745">
        <w:r w:rsidR="39ED94D2">
          <w:t>NeSyAI</w:t>
        </w:r>
        <w:r w:rsidR="39ED94D2">
          <w:t xml:space="preserve"> systems</w:t>
        </w:r>
        <w:r w:rsidR="39ED94D2">
          <w:t xml:space="preserve"> include explicit </w:t>
        </w:r>
        <w:r w:rsidR="39ED94D2">
          <w:t>neurosymbolic</w:t>
        </w:r>
        <w:r w:rsidR="39ED94D2">
          <w:t xml:space="preserve"> narrative generation and hybrid </w:t>
        </w:r>
        <w:r w:rsidR="39ED94D2">
          <w:t>applications</w:t>
        </w:r>
      </w:ins>
      <w:ins w:author="ELENA GÓMEZ RICO" w:date="2026-03-24T08:52:37.335Z" w16du:dateUtc="2026-03-24T08:52:37.335Z" w:id="840455611">
        <w:r w:rsidR="55CCB7D7">
          <w:t>.</w:t>
        </w:r>
      </w:ins>
      <w:ins w:author="ELENA GÓMEZ RICO" w:date="2026-03-21T16:00:14.185Z" w16du:dateUtc="2026-03-21T16:00:14.185Z" w:id="880397752">
        <w:r w:rsidR="39ED94D2">
          <w:t xml:space="preserve"> </w:t>
        </w:r>
      </w:ins>
      <w:r w:rsidR="0141A21F">
        <w:rPr/>
        <w:t>Semantic portals and Linked Open Data platforms</w:t>
      </w:r>
      <w:del w:author="ELENA GÓMEZ RICO" w:date="2026-03-24T08:51:22.399Z" w16du:dateUtc="2026-03-24T08:51:22.399Z" w:id="1229573658">
        <w:r w:rsidDel="0141A21F">
          <w:delText xml:space="preserve"> (5 </w:delText>
        </w:r>
      </w:del>
      <w:del w:author="ELENA GÓMEZ RICO" w:date="2026-03-21T14:03:02.015Z" w16du:dateUtc="2026-03-21T14:03:02.015Z" w:id="1581615002">
        <w:r w:rsidDel="2D4017D1">
          <w:delText>cases</w:delText>
        </w:r>
      </w:del>
      <w:del w:author="ELENA GÓMEZ RICO" w:date="2026-03-24T08:51:22.399Z" w16du:dateUtc="2026-03-24T08:51:22.399Z" w:id="422474443">
        <w:r w:rsidDel="0141A21F">
          <w:delText>)</w:delText>
        </w:r>
      </w:del>
      <w:r w:rsidR="0141A21F">
        <w:rPr/>
        <w:t xml:space="preserve"> facilitate community-driven content creation</w:t>
      </w:r>
      <w:ins w:author="ELENA GÓMEZ RICO" w:date="2026-03-24T08:51:29.791Z" w16du:dateUtc="2026-03-24T08:51:29.791Z" w:id="1215184605">
        <w:r w:rsidR="1C5B61D9">
          <w:t>,</w:t>
        </w:r>
      </w:ins>
      <w:ins w:author="ELENA GÓMEZ RICO" w:date="2026-03-21T16:01:03.268Z" w16du:dateUtc="2026-03-21T16:01:03.268Z" w:id="1096265206">
        <w:r w:rsidR="15A25F97">
          <w:t xml:space="preserve"> and emphasize interoperable publication, enrichment, and reuse of linked heritage data</w:t>
        </w:r>
      </w:ins>
      <w:ins w:author="ELENA GÓMEZ RICO" w:date="2026-03-24T08:52:33.033Z" w16du:dateUtc="2026-03-24T08:52:33.033Z" w:id="205428146">
        <w:r w:rsidR="0DF45D80">
          <w:t>.</w:t>
        </w:r>
      </w:ins>
      <w:ins w:author="ELENA GÓMEZ RICO" w:date="2026-03-18T20:17:00Z" w16du:dateUtc="2026-03-18T20:17:07Z" w:id="34565232">
        <w:r w:rsidR="1053C2FF">
          <w:t xml:space="preserve"> </w:t>
        </w:r>
      </w:ins>
      <w:del w:author="ELENA GÓMEZ RICO" w:date="2026-03-18T20:17:00Z" w16du:dateUtc="2026-03-18T20:17:11Z" w:id="1127302984">
        <w:r w:rsidDel="2D4017D1">
          <w:delText xml:space="preserve">: citizens contribute cultural information through crowdsourced platforms in European Cultural Gems; non-expert users collaboratively edit cultural heritage data using Wikibase; researchers access configurable semantic portals in SAMPO projects; users explore cultural heritage through LOD portals in Cultural Leaf; citizens and institutions co-create collective memories over cultural heritage archives using AI-generated stories in Polariscope. </w:delText>
        </w:r>
      </w:del>
    </w:p>
    <w:p w:rsidRPr="00492B76" w:rsidR="00D26924" w:rsidP="10751D0A" w:rsidRDefault="2D4017D1" w14:paraId="0872276E" w14:textId="076B8A63">
      <w:pPr>
        <w:pStyle w:val="Normal"/>
        <w:rPr>
          <w:del w:author="ELENA GÓMEZ RICO" w:date="2026-03-18T20:17:00Z" w16du:dateUtc="2026-03-18T20:17:29Z" w:id="1838313742"/>
          <w:rFonts w:ascii="Times New Roman" w:hAnsi="Times New Roman" w:eastAsia="Times New Roman" w:cs="Times New Roman"/>
          <w:color w:val="auto"/>
          <w:sz w:val="24"/>
          <w:szCs w:val="24"/>
        </w:rPr>
      </w:pPr>
      <w:ins w:author="ELENA GÓMEZ RICO" w:date="2026-03-24T08:51:32.636Z" w16du:dateUtc="2026-03-24T08:51:32.636Z" w:id="906776140">
        <w:r w:rsidR="6F6E528B">
          <w:t>o</w:t>
        </w:r>
      </w:ins>
      <w:del w:author="ELENA GÓMEZ RICO" w:date="2026-03-24T08:51:31.781Z" w16du:dateUtc="2026-03-24T08:51:31.781Z" w:id="1257490267">
        <w:r w:rsidDel="0141A21F">
          <w:delText>O</w:delText>
        </w:r>
      </w:del>
      <w:r w:rsidR="0141A21F">
        <w:rPr/>
        <w:t>ntology-based systems</w:t>
      </w:r>
      <w:del w:author="ELENA GÓMEZ RICO" w:date="2026-03-24T08:51:13.411Z" w16du:dateUtc="2026-03-24T08:51:13.411Z" w:id="9075279">
        <w:r w:rsidDel="0141A21F">
          <w:delText xml:space="preserve"> (2 </w:delText>
        </w:r>
      </w:del>
      <w:del w:author="ELENA GÓMEZ RICO" w:date="2026-03-21T14:02:57.74Z" w16du:dateUtc="2026-03-21T14:02:57.74Z" w:id="616162637">
        <w:r w:rsidDel="2D4017D1">
          <w:delText>cases</w:delText>
        </w:r>
      </w:del>
      <w:del w:author="ELENA GÓMEZ RICO" w:date="2026-03-24T08:51:13.411Z" w16du:dateUtc="2026-03-24T08:51:13.411Z" w:id="1648247425">
        <w:r w:rsidDel="0141A21F">
          <w:delText>)</w:delText>
        </w:r>
      </w:del>
      <w:r w:rsidR="0141A21F">
        <w:rPr/>
        <w:t xml:space="preserve"> support domain-specific knowledge organization</w:t>
      </w:r>
      <w:ins w:author="ELENA GÓMEZ RICO" w:date="2026-03-24T08:52:50.866Z" w16du:dateUtc="2026-03-24T08:52:50.866Z" w:id="345352555">
        <w:r w:rsidR="21862E08">
          <w:t>.</w:t>
        </w:r>
      </w:ins>
      <w:del w:author="ELENA GÓMEZ RICO" w:date="2026-03-18T20:17:00Z" w16du:dateUtc="2026-03-18T20:17:29Z" w:id="1074823321">
        <w:r w:rsidDel="2D4017D1">
          <w:delText xml:space="preserve">: end users and curators develop ontologies for sensitive terrorism domains in GTDOnto; editorial managers, information professionals, and researchers define provenance tracking models extending PROV and SKOS in ProvKOS. </w:delText>
        </w:r>
      </w:del>
    </w:p>
    <w:p w:rsidRPr="00492B76" w:rsidR="00D26924" w:rsidP="3041B978" w:rsidRDefault="2D4017D1" w14:paraId="1E5F5678" w14:textId="7AFA0939">
      <w:pPr>
        <w:pStyle w:val="Normal"/>
        <w:rPr>
          <w:del w:author="ELENA GÓMEZ RICO" w:date="2026-03-18T20:17:00Z" w16du:dateUtc="2026-03-18T20:17:36Z" w:id="1218799939"/>
          <w:rFonts w:ascii="Times New Roman" w:hAnsi="Times New Roman" w:eastAsia="Times New Roman" w:cs="Times New Roman"/>
          <w:color w:val="auto"/>
          <w:sz w:val="24"/>
          <w:szCs w:val="24"/>
        </w:rPr>
        <w:pPrChange w:author="ELENA GÓMEZ RICO" w:date="2026-03-21T16:04:32.062Z">
          <w:pPr>
            <w:pStyle w:val="Heading1"/>
            <w:spacing w:line="360" w:lineRule="auto"/>
            <w:jc w:val="both"/>
          </w:pPr>
        </w:pPrChange>
      </w:pPr>
      <w:ins w:author="ELENA GÓMEZ RICO" w:date="2026-03-24T08:52:54.336Z" w16du:dateUtc="2026-03-24T08:52:54.336Z" w:id="14640760">
        <w:r w:rsidR="303F7D74">
          <w:t>s</w:t>
        </w:r>
      </w:ins>
      <w:del w:author="ELENA GÓMEZ RICO" w:date="2026-03-24T08:52:53.353Z" w16du:dateUtc="2026-03-24T08:52:53.353Z" w:id="711574480">
        <w:r w:rsidDel="0141A21F">
          <w:delText>S</w:delText>
        </w:r>
      </w:del>
      <w:r w:rsidR="0141A21F">
        <w:rPr/>
        <w:t>emantic search and exploration systems</w:t>
      </w:r>
      <w:del w:author="ELENA GÓMEZ RICO" w:date="2026-03-24T08:50:53.012Z" w16du:dateUtc="2026-03-24T08:50:53.012Z" w:id="2028390005">
        <w:r w:rsidDel="0141A21F">
          <w:delText xml:space="preserve"> (</w:delText>
        </w:r>
      </w:del>
      <w:del w:author="ELENA GÓMEZ RICO" w:date="2026-03-21T16:01:41.734Z" w16du:dateUtc="2026-03-21T16:01:41.734Z" w:id="481776557">
        <w:r w:rsidDel="2D4017D1">
          <w:delText>2</w:delText>
        </w:r>
      </w:del>
      <w:del w:author="ELENA GÓMEZ RICO" w:date="2026-03-24T08:50:53.012Z" w16du:dateUtc="2026-03-24T08:50:53.012Z" w:id="539835567">
        <w:r w:rsidDel="0141A21F">
          <w:delText xml:space="preserve"> </w:delText>
        </w:r>
      </w:del>
      <w:del w:author="ELENA GÓMEZ RICO" w:date="2026-03-21T14:02:54.431Z" w16du:dateUtc="2026-03-21T14:02:54.431Z" w:id="1965861297">
        <w:r w:rsidDel="2D4017D1">
          <w:delText>cases</w:delText>
        </w:r>
      </w:del>
      <w:del w:author="ELENA GÓMEZ RICO" w:date="2026-03-24T08:50:53.012Z" w16du:dateUtc="2026-03-24T08:50:53.012Z" w:id="610500356">
        <w:r w:rsidDel="0141A21F">
          <w:delText>)</w:delText>
        </w:r>
      </w:del>
      <w:r w:rsidR="0141A21F">
        <w:rPr/>
        <w:t xml:space="preserve"> </w:t>
      </w:r>
      <w:ins w:author="ELENA GÓMEZ RICO" w:date="2026-03-21T16:02:05.674Z" w16du:dateUtc="2026-03-21T16:02:05.674Z" w:id="1668369430">
        <w:r w:rsidR="1F4DF42D">
          <w:t xml:space="preserve">prioritize interactive retrieval and sense-making over complex graph corpora. </w:t>
        </w:r>
      </w:ins>
      <w:del w:author="ELENA GÓMEZ RICO" w:date="2026-03-18T21:27:00Z" w16du:dateUtc="2026-03-18T21:27:10Z" w:id="12753495">
        <w:r w:rsidDel="2D4017D1">
          <w:delText>position users as evaluators and co-shapers</w:delText>
        </w:r>
      </w:del>
      <w:del w:author="ELENA GÓMEZ RICO" w:date="2026-03-18T20:17:00Z" w16du:dateUtc="2026-03-18T20:17:36Z" w:id="841073173">
        <w:r w:rsidDel="2D4017D1">
          <w:delText>: publishers, researchers, and interested individuals test semantic search systems and knowledge graph exploration in ARCA; historians, cultural scientists, and GLAM practitioners contribute to multimodal historical knowledge graphs and visualization platforms in</w:delText>
        </w:r>
        <w:r w:rsidDel="2D4017D1">
          <w:delText xml:space="preserve"> </w:delText>
        </w:r>
        <w:r w:rsidDel="2D4017D1">
          <w:delText>InTaVi</w:delText>
        </w:r>
        <w:r w:rsidDel="2D4017D1">
          <w:delText>a</w:delText>
        </w:r>
        <w:r w:rsidDel="2D4017D1">
          <w:delText>.</w:delText>
        </w:r>
        <w:r w:rsidDel="2D4017D1">
          <w:delText xml:space="preserve"> </w:delText>
        </w:r>
        <w:r w:rsidDel="2D4017D1">
          <w:delText>Neurosymboli</w:delText>
        </w:r>
        <w:r w:rsidDel="2D4017D1">
          <w:delText>c</w:delText>
        </w:r>
        <w:r w:rsidDel="2D4017D1">
          <w:delText xml:space="preserve"> and multimodal narrative systems (2 cases) empower users as co-authors: users control narrative parameters in neuros symbolic narrative generation systems for cultural heritage; social media users generate emotional metadata and affective responses in</w:delText>
        </w:r>
        <w:r w:rsidDel="2D4017D1">
          <w:delText xml:space="preserve"> </w:delText>
        </w:r>
        <w:r w:rsidDel="2D4017D1">
          <w:delText>ArsEmotic</w:delText>
        </w:r>
        <w:r w:rsidDel="2D4017D1">
          <w:delText>a</w:delText>
        </w:r>
        <w:r w:rsidDel="2D4017D1">
          <w:delText xml:space="preserve">. </w:delText>
        </w:r>
      </w:del>
    </w:p>
    <w:p w:rsidRPr="00492B76" w:rsidR="00D26924" w:rsidP="10751D0A" w:rsidRDefault="2D4017D1" w14:paraId="4A84F337" w14:textId="578C252D">
      <w:pPr>
        <w:pStyle w:val="Normal"/>
        <w:rPr>
          <w:del w:author="ELENA GÓMEZ RICO" w:date="2026-03-18T21:26:00Z" w16du:dateUtc="2026-03-18T21:26:33Z" w:id="715300914"/>
          <w:rFonts w:ascii="Times New Roman" w:hAnsi="Times New Roman" w:eastAsia="Times New Roman" w:cs="Times New Roman"/>
          <w:color w:val="auto"/>
          <w:sz w:val="24"/>
          <w:szCs w:val="24"/>
        </w:rPr>
      </w:pPr>
      <w:ins w:author="ELENA GÓMEZ RICO" w:date="2026-03-24T08:53:02.979Z" w16du:dateUtc="2026-03-24T08:53:02.979Z" w:id="498087623">
        <w:r w:rsidR="2D807782">
          <w:t>s</w:t>
        </w:r>
      </w:ins>
      <w:del w:author="ELENA GÓMEZ RICO" w:date="2026-03-24T08:53:02.602Z" w16du:dateUtc="2026-03-24T08:53:02.602Z" w:id="45073924">
        <w:r w:rsidDel="70280823">
          <w:delText>S</w:delText>
        </w:r>
      </w:del>
      <w:r w:rsidR="70280823">
        <w:rPr/>
        <w:t>pecialized semantic tools</w:t>
      </w:r>
      <w:del w:author="ELENA GÓMEZ RICO" w:date="2026-03-24T08:51:03.341Z" w16du:dateUtc="2026-03-24T08:51:03.341Z" w:id="1584818753">
        <w:r w:rsidDel="70280823">
          <w:delText xml:space="preserve"> (</w:delText>
        </w:r>
        <w:r w:rsidDel="2D4017D1">
          <w:delText>2</w:delText>
        </w:r>
        <w:r w:rsidDel="70280823">
          <w:delText xml:space="preserve"> </w:delText>
        </w:r>
      </w:del>
      <w:del w:author="ELENA GÓMEZ RICO" w:date="2026-03-21T14:02:51.242Z" w16du:dateUtc="2026-03-21T14:02:51.242Z" w:id="221538584">
        <w:r w:rsidDel="2D4017D1">
          <w:delText>cases</w:delText>
        </w:r>
      </w:del>
      <w:del w:author="ELENA GÓMEZ RICO" w:date="2026-03-24T08:51:03.341Z" w16du:dateUtc="2026-03-24T08:51:03.341Z" w:id="1884455763">
        <w:r w:rsidDel="70280823">
          <w:delText>)</w:delText>
        </w:r>
      </w:del>
      <w:r w:rsidR="70280823">
        <w:rPr/>
        <w:t xml:space="preserve"> address specific </w:t>
      </w:r>
      <w:r w:rsidR="70280823">
        <w:rPr/>
        <w:t>knowledge</w:t>
      </w:r>
      <w:r w:rsidR="70280823">
        <w:rPr/>
        <w:t xml:space="preserve"> organization needs</w:t>
      </w:r>
      <w:ins w:author="ELENA GÓMEZ RICO" w:date="2026-03-23T11:35:53.453Z" w16du:dateUtc="2026-03-23T11:35:53.453Z" w:id="1103783312">
        <w:r w:rsidR="54C37F07">
          <w:t xml:space="preserve">. </w:t>
        </w:r>
      </w:ins>
      <w:del w:author="ELENA GÓMEZ RICO" w:date="2026-03-18T21:26:00Z" w16du:dateUtc="2026-03-18T21:26:33Z" w:id="1062804207">
        <w:r w:rsidDel="2D4017D1">
          <w:delText xml:space="preserve">: potential library users prototype participatory indexing services and workflows; community members, students, and language instructors co-design metadata frameworks and culturally </w:delText>
        </w:r>
        <w:r w:rsidDel="2D4017D1">
          <w:delText>appropriate digital</w:delText>
        </w:r>
        <w:r w:rsidDel="2D4017D1">
          <w:delText xml:space="preserve"> library structures in Inuvialuit Digital Library. Across technologies, users range from domain experts (archivists, researchers, curators) to non-expert contributors (citizens, students, social media users), co-creating objects spanning structured knowledge representations, narrative layers, and culturally grounded access rules.</w:delText>
        </w:r>
      </w:del>
    </w:p>
    <w:p w:rsidR="00D26924" w:rsidP="3041B978" w:rsidRDefault="00D26924" w14:paraId="0B4E0BF5" w14:textId="3BEDEFC0">
      <w:pPr>
        <w:pStyle w:val="Normal"/>
        <w:rPr>
          <w:ins w:author="ELENA GÓMEZ RICO" w:date="2026-03-24T07:53:04.871Z" w16du:dateUtc="2026-03-24T07:53:04.871Z" w:id="324649790"/>
          <w:rFonts w:ascii="Times New Roman" w:hAnsi="Times New Roman" w:eastAsia="Times New Roman" w:cs="Times New Roman"/>
        </w:rPr>
        <w:pPrChange w:author="ELENA GÓMEZ RICO" w:date="2026-03-21T16:04:32.062Z">
          <w:pPr>
            <w:pStyle w:val="Heading1"/>
            <w:spacing w:line="360" w:lineRule="auto"/>
            <w:jc w:val="both"/>
          </w:pPr>
        </w:pPrChange>
      </w:pPr>
      <w:del w:author="ELENA GÓMEZ RICO" w:date="2026-03-23T11:36:38.013Z" w16du:dateUtc="2026-03-23T11:36:38.013Z" w:id="568858379">
        <w:r w:rsidDel="00D26924">
          <w:delText xml:space="preserve">As the </w:delText>
        </w:r>
        <w:r w:rsidDel="00D26924">
          <w:delText xml:space="preserve">use cases originated </w:delText>
        </w:r>
      </w:del>
      <w:del w:author="ELENA GÓMEZ RICO" w:date="2026-03-23T11:36:38.014Z" w16du:dateUtc="2026-03-23T11:36:38.014Z" w:id="337534909">
        <w:r w:rsidDel="00D26924">
          <w:delText xml:space="preserve">from multidisciplinary literature, </w:delText>
        </w:r>
        <w:r w:rsidDel="00D26924">
          <w:delText xml:space="preserve">they express their </w:delText>
        </w:r>
      </w:del>
      <w:del w:author="ELENA GÓMEZ RICO" w:date="2026-03-17T17:58:00Z" w16du:dateUtc="2026-03-17T16:58:00Z" w:id="2093381368">
        <w:r w:rsidDel="00D26924">
          <w:delText xml:space="preserve">methodological approaches in very different ways. This study proposes two general frameworks that can be used to systematically characterise them while maintaining their own general context and language. The first describes processes and tools from the design approach (Waidelich </w:delText>
        </w:r>
        <w:r w:rsidDel="00D26924">
          <w:delText xml:space="preserve">et al., </w:delText>
        </w:r>
        <w:r w:rsidDel="00D26924">
          <w:delText xml:space="preserve">2018; Calvano, 2025) and the other, from the research point of view (specifically from the context of citizen science) (Turnhout </w:delText>
        </w:r>
        <w:r w:rsidDel="00D26924">
          <w:delText xml:space="preserve">et al., </w:delText>
        </w:r>
        <w:r w:rsidDel="00D26924">
          <w:delText xml:space="preserve">2020; Haklay </w:delText>
        </w:r>
        <w:r w:rsidDel="00D26924">
          <w:delText xml:space="preserve">et al., </w:delText>
        </w:r>
        <w:r w:rsidDel="00D26924">
          <w:delText xml:space="preserve">2020) as can be seen in Table </w:delText>
        </w:r>
        <w:r w:rsidDel="00D26924">
          <w:delText>I</w:delText>
        </w:r>
        <w:r w:rsidDel="00D26924">
          <w:delText>.</w:delText>
        </w:r>
      </w:del>
    </w:p>
    <w:p w:rsidR="3041B978" w:rsidP="3041B978" w:rsidRDefault="3041B978" w14:paraId="47383B15" w14:textId="4B976364">
      <w:pPr>
        <w:pStyle w:val="Normal"/>
      </w:pPr>
    </w:p>
    <w:tbl>
      <w:tblPr>
        <w:tblStyle w:val="TableNormal"/>
        <w:bidiVisual w:val="0"/>
        <w:tblW w:w="0" w:type="auto"/>
        <w:tblBorders>
          <w:top w:val="single" w:color="747474" w:themeColor="background2" w:themeShade="80" w:sz="12"/>
          <w:left w:val="single" w:color="747474" w:themeColor="background2" w:themeShade="80" w:sz="12"/>
          <w:bottom w:val="single" w:color="747474" w:themeColor="background2" w:themeShade="80" w:sz="12"/>
          <w:right w:val="single" w:color="747474" w:themeColor="background2" w:themeShade="80" w:sz="12"/>
          <w:insideH w:val="single" w:color="747474" w:themeColor="background2" w:themeShade="80" w:sz="12"/>
          <w:insideV w:val="single" w:color="747474" w:themeColor="background2" w:themeShade="80" w:sz="12"/>
        </w:tblBorders>
        <w:tblLook w:val="06A0" w:firstRow="1" w:lastRow="0" w:firstColumn="1" w:lastColumn="0" w:noHBand="1" w:noVBand="1"/>
        <w:tblPrChange w:author="ELENA GÓMEZ RICO" w:date="2026-03-24T07:40:25.736Z" w16du:dateUtc="2026-03-24T07:40:25.736Z" w:id="1757400461">
          <w:tblPr>
            <w:tblStyle w:val="TableNormal"/>
            <w:tblLook w:val="06A0" w:firstRow="1" w:lastRow="0" w:firstColumn="1" w:lastColumn="0" w:noHBand="1" w:noVBand="1"/>
          </w:tblPr>
        </w:tblPrChange>
      </w:tblPr>
      <w:tblGrid>
        <w:gridCol w:w="1511"/>
        <w:gridCol w:w="2822"/>
        <w:gridCol w:w="2987"/>
        <w:gridCol w:w="2040"/>
      </w:tblGrid>
      <w:tr w:rsidR="3041B978" w:rsidTr="455BAE5D" w14:paraId="7DB76B44">
        <w:trPr>
          <w:trHeight w:val="300"/>
          <w:trPrChange w:author="ELENA GÓMEZ RICO" w:date="2026-03-24T07:40:25.735Z" w16du:dateUtc="2026-03-24T07:40:25.735Z" w:id="769771983">
            <w:trPr>
              <w:trHeight w:val="300"/>
            </w:trPr>
          </w:trPrChange>
          <w:ins w:author="ELENA GÓMEZ RICO" w:date="2026-03-24T07:39:47.23Z" w16du:dateUtc="2026-03-24T07:39:47.23Z" w:id="2107015761"/>
        </w:trPr>
        <w:tc>
          <w:tcPr>
            <w:tcW w:w="1511" w:type="dxa"/>
            <w:tcMar/>
            <w:vAlign w:val="top"/>
            <w:tcPrChange w:author="ELENA GÓMEZ RICO" w:date="2026-03-24T07:40:25.736Z" w:id="2028139256">
              <w:tcPr>
                <w:tcW w:w="1511" w:type="dxa"/>
                <w:tcMar/>
                <w:vAlign w:val="center"/>
              </w:tcPr>
            </w:tcPrChange>
          </w:tcPr>
          <w:p w:rsidR="3041B978" w:rsidP="3041B978" w:rsidRDefault="3041B978" w14:paraId="7428D849" w14:textId="6B8CF048">
            <w:pPr>
              <w:spacing w:before="0" w:beforeAutospacing="off" w:after="0" w:afterAutospacing="off" w:line="240" w:lineRule="auto"/>
              <w:jc w:val="left"/>
              <w:rPr>
                <w:b w:val="1"/>
                <w:bCs w:val="1"/>
                <w:sz w:val="20"/>
                <w:szCs w:val="20"/>
              </w:rPr>
              <w:pPrChange w:author="ELENA GÓMEZ RICO" w:date="2026-03-24T07:40:25.737Z">
                <w:pPr/>
              </w:pPrChange>
            </w:pPr>
            <w:ins w:author="ELENA GÓMEZ RICO" w:date="2026-03-24T07:39:47.231Z" w16du:dateUtc="2026-03-24T07:39:47.231Z" w:id="141044863">
              <w:r w:rsidRPr="3041B978" w:rsidR="3041B978">
                <w:rPr>
                  <w:b w:val="1"/>
                  <w:bCs w:val="1"/>
                  <w:sz w:val="20"/>
                  <w:szCs w:val="20"/>
                </w:rPr>
                <w:t>Dimension</w:t>
              </w:r>
            </w:ins>
          </w:p>
        </w:tc>
        <w:tc>
          <w:tcPr>
            <w:tcW w:w="2822" w:type="dxa"/>
            <w:tcMar/>
            <w:vAlign w:val="top"/>
            <w:tcPrChange w:author="ELENA GÓMEZ RICO" w:date="2026-03-24T07:40:25.737Z" w:id="1991782732">
              <w:tcPr>
                <w:tcW w:w="2822" w:type="dxa"/>
                <w:tcMar/>
                <w:vAlign w:val="center"/>
              </w:tcPr>
            </w:tcPrChange>
          </w:tcPr>
          <w:p w:rsidR="3041B978" w:rsidP="3041B978" w:rsidRDefault="3041B978" w14:paraId="573D3FC9" w14:textId="0F713B70">
            <w:pPr>
              <w:spacing w:before="0" w:beforeAutospacing="off" w:after="0" w:afterAutospacing="off" w:line="240" w:lineRule="auto"/>
              <w:jc w:val="left"/>
              <w:rPr>
                <w:b w:val="1"/>
                <w:bCs w:val="1"/>
                <w:sz w:val="20"/>
                <w:szCs w:val="20"/>
              </w:rPr>
              <w:pPrChange w:author="ELENA GÓMEZ RICO" w:date="2026-03-24T07:40:25.737Z">
                <w:pPr/>
              </w:pPrChange>
            </w:pPr>
            <w:ins w:author="ELENA GÓMEZ RICO" w:date="2026-03-24T07:39:47.231Z" w16du:dateUtc="2026-03-24T07:39:47.231Z" w:id="366090510">
              <w:r w:rsidRPr="3041B978" w:rsidR="3041B978">
                <w:rPr>
                  <w:b w:val="1"/>
                  <w:bCs w:val="1"/>
                  <w:sz w:val="20"/>
                  <w:szCs w:val="20"/>
                </w:rPr>
                <w:t>Analytical Variable</w:t>
              </w:r>
            </w:ins>
          </w:p>
        </w:tc>
        <w:tc>
          <w:tcPr>
            <w:tcW w:w="2987" w:type="dxa"/>
            <w:tcMar/>
            <w:vAlign w:val="top"/>
            <w:tcPrChange w:author="ELENA GÓMEZ RICO" w:date="2026-03-24T07:40:25.737Z" w:id="764384734">
              <w:tcPr>
                <w:tcW w:w="2987" w:type="dxa"/>
                <w:tcMar/>
                <w:vAlign w:val="center"/>
              </w:tcPr>
            </w:tcPrChange>
          </w:tcPr>
          <w:p w:rsidR="3041B978" w:rsidP="3041B978" w:rsidRDefault="3041B978" w14:paraId="2D620718" w14:textId="23648C72">
            <w:pPr>
              <w:spacing w:before="0" w:beforeAutospacing="off" w:after="0" w:afterAutospacing="off" w:line="240" w:lineRule="auto"/>
              <w:jc w:val="left"/>
              <w:rPr>
                <w:b w:val="1"/>
                <w:bCs w:val="1"/>
                <w:sz w:val="20"/>
                <w:szCs w:val="20"/>
              </w:rPr>
              <w:pPrChange w:author="ELENA GÓMEZ RICO" w:date="2026-03-24T07:40:25.737Z">
                <w:pPr/>
              </w:pPrChange>
            </w:pPr>
            <w:ins w:author="ELENA GÓMEZ RICO" w:date="2026-03-24T07:39:47.231Z" w16du:dateUtc="2026-03-24T07:39:47.231Z" w:id="1430018761">
              <w:r w:rsidRPr="3041B978" w:rsidR="3041B978">
                <w:rPr>
                  <w:b w:val="1"/>
                  <w:bCs w:val="1"/>
                  <w:sz w:val="20"/>
                  <w:szCs w:val="20"/>
                </w:rPr>
                <w:t>Description</w:t>
              </w:r>
            </w:ins>
          </w:p>
        </w:tc>
        <w:tc>
          <w:tcPr>
            <w:tcW w:w="2040" w:type="dxa"/>
            <w:tcMar/>
            <w:vAlign w:val="top"/>
            <w:tcPrChange w:author="ELENA GÓMEZ RICO" w:date="2026-03-24T07:40:25.737Z" w:id="1157244476">
              <w:tcPr>
                <w:tcW w:w="2040" w:type="dxa"/>
                <w:tcMar/>
                <w:vAlign w:val="center"/>
              </w:tcPr>
            </w:tcPrChange>
          </w:tcPr>
          <w:p w:rsidR="3041B978" w:rsidP="3041B978" w:rsidRDefault="3041B978" w14:paraId="7164B58C" w14:textId="35EE1C91">
            <w:pPr>
              <w:spacing w:before="0" w:beforeAutospacing="off" w:after="0" w:afterAutospacing="off" w:line="240" w:lineRule="auto"/>
              <w:jc w:val="left"/>
              <w:rPr>
                <w:b w:val="1"/>
                <w:bCs w:val="1"/>
                <w:sz w:val="20"/>
                <w:szCs w:val="20"/>
              </w:rPr>
              <w:pPrChange w:author="ELENA GÓMEZ RICO" w:date="2026-03-24T07:40:25.738Z">
                <w:pPr/>
              </w:pPrChange>
            </w:pPr>
            <w:ins w:author="ELENA GÓMEZ RICO" w:date="2026-03-24T07:39:47.231Z" w16du:dateUtc="2026-03-24T07:39:47.231Z" w:id="1564412947">
              <w:r w:rsidRPr="3041B978" w:rsidR="3041B978">
                <w:rPr>
                  <w:b w:val="1"/>
                  <w:bCs w:val="1"/>
                  <w:sz w:val="20"/>
                  <w:szCs w:val="20"/>
                </w:rPr>
                <w:t>Key References</w:t>
              </w:r>
            </w:ins>
          </w:p>
        </w:tc>
      </w:tr>
      <w:tr w:rsidR="3041B978" w:rsidTr="455BAE5D" w14:paraId="23B85F98">
        <w:trPr>
          <w:trHeight w:val="300"/>
          <w:trPrChange w:author="ELENA GÓMEZ RICO" w:date="2026-03-24T07:40:25.738Z" w16du:dateUtc="2026-03-24T07:40:25.738Z" w:id="1146890994">
            <w:trPr>
              <w:trHeight w:val="300"/>
            </w:trPr>
          </w:trPrChange>
          <w:ins w:author="ELENA GÓMEZ RICO" w:date="2026-03-24T07:39:47.231Z" w16du:dateUtc="2026-03-24T07:39:47.231Z" w:id="673300757"/>
        </w:trPr>
        <w:tc>
          <w:tcPr>
            <w:tcW w:w="1511" w:type="dxa"/>
            <w:vMerge w:val="restart"/>
            <w:tcMar/>
            <w:vAlign w:val="top"/>
            <w:tcPrChange w:author="ELENA GÓMEZ RICO" w:date="2026-03-24T07:40:25.738Z" w:id="2075478959">
              <w:tcPr>
                <w:tcW w:w="1511" w:type="dxa"/>
                <w:tcMar/>
                <w:vAlign w:val="center"/>
              </w:tcPr>
            </w:tcPrChange>
          </w:tcPr>
          <w:p w:rsidR="3041B978" w:rsidP="3041B978" w:rsidRDefault="3041B978" w14:paraId="018044DA" w14:textId="6A164DA8">
            <w:pPr>
              <w:spacing w:before="0" w:beforeAutospacing="off" w:after="0" w:afterAutospacing="off" w:line="240" w:lineRule="auto"/>
              <w:jc w:val="left"/>
              <w:rPr>
                <w:sz w:val="20"/>
                <w:szCs w:val="20"/>
              </w:rPr>
              <w:pPrChange w:author="ELENA GÓMEZ RICO" w:date="2026-03-24T07:40:25.738Z">
                <w:pPr/>
              </w:pPrChange>
            </w:pPr>
            <w:ins w:author="ELENA GÓMEZ RICO" w:date="2026-03-24T07:39:47.231Z" w16du:dateUtc="2026-03-24T07:39:47.231Z" w:id="393588482">
              <w:r w:rsidRPr="3041B978" w:rsidR="3041B978">
                <w:rPr>
                  <w:sz w:val="20"/>
                  <w:szCs w:val="20"/>
                </w:rPr>
                <w:t>1. User integration phases and process-driven patterns</w:t>
              </w:r>
            </w:ins>
          </w:p>
        </w:tc>
        <w:tc>
          <w:tcPr>
            <w:tcW w:w="2822" w:type="dxa"/>
            <w:tcMar/>
            <w:vAlign w:val="top"/>
            <w:tcPrChange w:author="ELENA GÓMEZ RICO" w:date="2026-03-24T07:40:25.738Z" w:id="1981794553">
              <w:tcPr>
                <w:tcW w:w="2822" w:type="dxa"/>
                <w:tcMar/>
                <w:vAlign w:val="center"/>
              </w:tcPr>
            </w:tcPrChange>
          </w:tcPr>
          <w:p w:rsidR="3041B978" w:rsidP="3041B978" w:rsidRDefault="3041B978" w14:paraId="0EE3079E" w14:textId="3E12917F">
            <w:pPr>
              <w:spacing w:before="0" w:beforeAutospacing="off" w:after="0" w:afterAutospacing="off" w:line="240" w:lineRule="auto"/>
              <w:jc w:val="left"/>
              <w:rPr>
                <w:sz w:val="20"/>
                <w:szCs w:val="20"/>
              </w:rPr>
              <w:pPrChange w:author="ELENA GÓMEZ RICO" w:date="2026-03-24T07:40:25.738Z">
                <w:pPr/>
              </w:pPrChange>
            </w:pPr>
            <w:ins w:author="ELENA GÓMEZ RICO" w:date="2026-03-24T07:39:47.231Z" w16du:dateUtc="2026-03-24T07:39:47.231Z" w:id="2097438513">
              <w:r w:rsidRPr="3041B978" w:rsidR="3041B978">
                <w:rPr>
                  <w:sz w:val="20"/>
                  <w:szCs w:val="20"/>
                </w:rPr>
                <w:t>Iterations of conceptualization, design, development, technology deployment and its ongoing evaluation and monitoring of the participation effectiveness.</w:t>
              </w:r>
            </w:ins>
          </w:p>
        </w:tc>
        <w:tc>
          <w:tcPr>
            <w:tcW w:w="2987" w:type="dxa"/>
            <w:tcMar/>
            <w:vAlign w:val="top"/>
            <w:tcPrChange w:author="ELENA GÓMEZ RICO" w:date="2026-03-24T07:40:25.738Z" w:id="512957986">
              <w:tcPr>
                <w:tcW w:w="2987" w:type="dxa"/>
                <w:tcMar/>
                <w:vAlign w:val="center"/>
              </w:tcPr>
            </w:tcPrChange>
          </w:tcPr>
          <w:p w:rsidR="3041B978" w:rsidP="3041B978" w:rsidRDefault="3041B978" w14:paraId="48AABC3F" w14:textId="03E28DCF">
            <w:pPr>
              <w:spacing w:before="0" w:beforeAutospacing="off" w:after="0" w:afterAutospacing="off" w:line="240" w:lineRule="auto"/>
              <w:jc w:val="left"/>
              <w:rPr>
                <w:sz w:val="20"/>
                <w:szCs w:val="20"/>
              </w:rPr>
              <w:pPrChange w:author="ELENA GÓMEZ RICO" w:date="2026-03-24T07:40:25.739Z">
                <w:pPr/>
              </w:pPrChange>
            </w:pPr>
            <w:ins w:author="ELENA GÓMEZ RICO" w:date="2026-03-24T07:39:47.231Z" w16du:dateUtc="2026-03-24T07:39:47.231Z" w:id="417382984">
              <w:r w:rsidRPr="3041B978" w:rsidR="3041B978">
                <w:rPr>
                  <w:sz w:val="20"/>
                  <w:szCs w:val="20"/>
                </w:rPr>
                <w:t>Phases of a general design process or a technological development</w:t>
              </w:r>
            </w:ins>
            <w:ins w:author="ELENA GÓMEZ RICO" w:date="2026-03-24T07:40:56.396Z" w16du:dateUtc="2026-03-24T07:40:56.396Z" w:id="1575544986">
              <w:r w:rsidRPr="3041B978" w:rsidR="13FAA38B">
                <w:rPr>
                  <w:sz w:val="20"/>
                  <w:szCs w:val="20"/>
                </w:rPr>
                <w:t xml:space="preserve"> (L1)</w:t>
              </w:r>
            </w:ins>
          </w:p>
        </w:tc>
        <w:tc>
          <w:tcPr>
            <w:tcW w:w="2040" w:type="dxa"/>
            <w:tcMar/>
            <w:vAlign w:val="top"/>
            <w:tcPrChange w:author="ELENA GÓMEZ RICO" w:date="2026-03-24T07:40:25.739Z" w:id="1834328917">
              <w:tcPr>
                <w:tcW w:w="2040" w:type="dxa"/>
                <w:tcMar/>
                <w:vAlign w:val="center"/>
              </w:tcPr>
            </w:tcPrChange>
          </w:tcPr>
          <w:p w:rsidR="3041B978" w:rsidP="455BAE5D" w:rsidRDefault="3041B978" w14:paraId="562C1287" w14:textId="2BEAF878">
            <w:pPr>
              <w:spacing w:before="0" w:beforeAutospacing="off" w:after="0" w:afterAutospacing="off" w:line="240" w:lineRule="auto"/>
              <w:jc w:val="left"/>
              <w:rPr>
                <w:sz w:val="20"/>
                <w:szCs w:val="20"/>
              </w:rPr>
              <w:pPrChange w:author="ELENA GÓMEZ RICO" w:date="2026-03-24T07:40:25.739Z">
                <w:pPr/>
              </w:pPrChange>
            </w:pPr>
            <w:r>
              <w:fldChar w:fldCharType="begin"/>
            </w:r>
            <w:r>
              <w:instrText xml:space="preserve">HYPERLINK "https://euc-word-edit.officeapps.live.com/we/Design%20Thinking%20Process%20Model%20Review" </w:instrText>
            </w:r>
            <w:r>
              <w:fldChar w:fldCharType="separate"/>
            </w:r>
            <w:ins w:author="ELENA GÓMEZ RICO" w:date="2026-03-24T07:39:47.232Z" w16du:dateUtc="2026-03-24T07:39:47.232Z" w:id="1560891657">
              <w:r w:rsidRPr="455BAE5D" w:rsidR="33AF9EF7">
                <w:rPr>
                  <w:rStyle w:val="Hyperlink"/>
                  <w:sz w:val="20"/>
                  <w:szCs w:val="20"/>
                </w:rPr>
                <w:t xml:space="preserve">(Waidelich </w:t>
              </w:r>
              <w:r w:rsidRPr="455BAE5D" w:rsidR="33AF9EF7">
                <w:rPr>
                  <w:rStyle w:val="Hyperlink"/>
                  <w:sz w:val="20"/>
                  <w:szCs w:val="20"/>
                </w:rPr>
                <w:t>et al.</w:t>
              </w:r>
              <w:r w:rsidRPr="455BAE5D" w:rsidR="33AF9EF7">
                <w:rPr>
                  <w:rStyle w:val="Hyperlink"/>
                  <w:sz w:val="20"/>
                  <w:szCs w:val="20"/>
                </w:rPr>
                <w:t>, 2018)</w:t>
              </w:r>
            </w:ins>
            <w:r>
              <w:fldChar w:fldCharType="end"/>
            </w:r>
            <w:ins w:author="ELENA GÓMEZ RICO" w:date="2026-03-24T07:39:47.232Z" w16du:dateUtc="2026-03-24T07:39:47.232Z" w:id="788473285">
              <w:r w:rsidRPr="455BAE5D" w:rsidR="33AF9EF7">
                <w:rPr>
                  <w:sz w:val="20"/>
                  <w:szCs w:val="20"/>
                </w:rPr>
                <w:t xml:space="preserve">; </w:t>
              </w:r>
            </w:ins>
            <w:r>
              <w:fldChar w:fldCharType="begin"/>
            </w:r>
            <w:r>
              <w:instrText xml:space="preserve">HYPERLINK "https://euc-word-edit.officeapps.live.com/we/Techniques%20and%20Methods%20to%20Evaluate%20Human-Centered%20Symbiotic%20AI%20Systems" </w:instrText>
            </w:r>
            <w:r>
              <w:fldChar w:fldCharType="separate"/>
            </w:r>
            <w:ins w:author="ELENA GÓMEZ RICO" w:date="2026-03-24T07:39:47.232Z" w16du:dateUtc="2026-03-24T07:39:47.232Z" w:id="1016176337">
              <w:r w:rsidRPr="455BAE5D" w:rsidR="33AF9EF7">
                <w:rPr>
                  <w:rStyle w:val="Hyperlink"/>
                  <w:sz w:val="20"/>
                  <w:szCs w:val="20"/>
                </w:rPr>
                <w:t>(Calvano, 2025)</w:t>
              </w:r>
            </w:ins>
            <w:ins w:author="ELENA MARIA GÓMEZ RICO" w:date="2026-03-27T18:26:55.775Z" w16du:dateUtc="2026-03-27T18:26:55.775Z" w:id="41575338">
              <w:r w:rsidRPr="455BAE5D" w:rsidR="11E50C4A">
                <w:rPr>
                  <w:rStyle w:val="Hyperlink"/>
                  <w:sz w:val="20"/>
                  <w:szCs w:val="20"/>
                </w:rPr>
                <w:t>;</w:t>
              </w:r>
            </w:ins>
            <w:r>
              <w:fldChar w:fldCharType="end"/>
            </w:r>
            <w:ins w:author="ELENA MARIA GÓMEZ RICO" w:date="2026-03-27T18:26:55.775Z" w16du:dateUtc="2026-03-27T18:26:55.775Z" w:id="2031405009">
              <w:r w:rsidRPr="455BAE5D" w:rsidR="11E50C4A">
                <w:rPr>
                  <w:sz w:val="20"/>
                  <w:szCs w:val="20"/>
                </w:rPr>
                <w:t xml:space="preserve"> </w:t>
              </w:r>
            </w:ins>
            <w:ins w:author="ELENA MARIA GÓMEZ RICO" w:date="2026-03-27T18:27:01.442Z" w16du:dateUtc="2026-03-27T18:27:01.442Z" w:id="1029207288">
              <w:r w:rsidRPr="455BAE5D" w:rsidR="11E50C4A">
                <w:rPr>
                  <w:sz w:val="20"/>
                  <w:szCs w:val="20"/>
                </w:rPr>
                <w:t>(Xu, R. et al.,</w:t>
              </w:r>
            </w:ins>
            <w:ins w:author="ELENA MARIA GÓMEZ RICO" w:date="2026-03-27T18:28:40.929Z" w16du:dateUtc="2026-03-27T18:28:40.929Z" w:id="278119553">
              <w:r w:rsidRPr="455BAE5D" w:rsidR="78D221E9">
                <w:rPr>
                  <w:sz w:val="20"/>
                  <w:szCs w:val="20"/>
                </w:rPr>
                <w:t xml:space="preserve"> </w:t>
              </w:r>
            </w:ins>
            <w:ins w:author="ELENA MARIA GÓMEZ RICO" w:date="2026-03-27T18:27:01.442Z" w16du:dateUtc="2026-03-27T18:27:01.442Z" w:id="967786222">
              <w:r w:rsidRPr="455BAE5D" w:rsidR="11E50C4A">
                <w:rPr>
                  <w:sz w:val="20"/>
                  <w:szCs w:val="20"/>
                </w:rPr>
                <w:t>2024)</w:t>
              </w:r>
            </w:ins>
          </w:p>
        </w:tc>
      </w:tr>
      <w:tr w:rsidR="3041B978" w:rsidTr="455BAE5D" w14:paraId="0AE597B3">
        <w:trPr>
          <w:trHeight w:val="300"/>
          <w:trPrChange w:author="ELENA GÓMEZ RICO" w:date="2026-03-24T07:40:25.739Z" w16du:dateUtc="2026-03-24T07:40:25.739Z" w:id="1131129176">
            <w:trPr>
              <w:trHeight w:val="300"/>
            </w:trPr>
          </w:trPrChange>
          <w:ins w:author="ELENA GÓMEZ RICO" w:date="2026-03-24T07:39:47.232Z" w16du:dateUtc="2026-03-24T07:39:47.232Z" w:id="98416138"/>
        </w:trPr>
        <w:tc>
          <w:tcPr>
            <w:tcW w:w="1511" w:type="dxa"/>
            <w:vMerge/>
            <w:tcMar/>
            <w:vAlign w:val="top"/>
          </w:tcPr>
          <w:p w14:paraId="4A68BD8E"/>
        </w:tc>
        <w:tc>
          <w:tcPr>
            <w:tcW w:w="2822" w:type="dxa"/>
            <w:tcMar/>
            <w:vAlign w:val="top"/>
            <w:tcPrChange w:author="ELENA GÓMEZ RICO" w:date="2026-03-24T07:40:25.739Z" w:id="1335436067">
              <w:tcPr>
                <w:tcW w:w="2822" w:type="dxa"/>
                <w:tcMar/>
                <w:vAlign w:val="center"/>
              </w:tcPr>
            </w:tcPrChange>
          </w:tcPr>
          <w:p w:rsidR="3041B978" w:rsidP="3041B978" w:rsidRDefault="3041B978" w14:paraId="63B6E3DC" w14:textId="42FADD72">
            <w:pPr>
              <w:spacing w:before="0" w:beforeAutospacing="off" w:after="0" w:afterAutospacing="off" w:line="240" w:lineRule="auto"/>
              <w:jc w:val="left"/>
              <w:rPr>
                <w:sz w:val="20"/>
                <w:szCs w:val="20"/>
              </w:rPr>
              <w:pPrChange w:author="ELENA GÓMEZ RICO" w:date="2026-03-24T07:40:25.739Z">
                <w:pPr/>
              </w:pPrChange>
            </w:pPr>
            <w:ins w:author="ELENA GÓMEZ RICO" w:date="2026-03-24T07:39:47.232Z" w16du:dateUtc="2026-03-24T07:39:47.232Z" w:id="258436211">
              <w:r w:rsidRPr="3041B978" w:rsidR="3041B978">
                <w:rPr>
                  <w:sz w:val="20"/>
                  <w:szCs w:val="20"/>
                </w:rPr>
                <w:t>Research design, information gathering, field work, analysis, science communication, knowledge transference, and impact evaluation.</w:t>
              </w:r>
            </w:ins>
          </w:p>
        </w:tc>
        <w:tc>
          <w:tcPr>
            <w:tcW w:w="2987" w:type="dxa"/>
            <w:tcMar/>
            <w:vAlign w:val="top"/>
            <w:tcPrChange w:author="ELENA GÓMEZ RICO" w:date="2026-03-24T07:40:25.739Z" w:id="1217089172">
              <w:tcPr>
                <w:tcW w:w="2987" w:type="dxa"/>
                <w:tcMar/>
                <w:vAlign w:val="center"/>
              </w:tcPr>
            </w:tcPrChange>
          </w:tcPr>
          <w:p w:rsidR="3041B978" w:rsidP="3041B978" w:rsidRDefault="3041B978" w14:paraId="3EF7FAA3" w14:textId="5EB75B1C">
            <w:pPr>
              <w:spacing w:before="0" w:beforeAutospacing="off" w:after="0" w:afterAutospacing="off" w:line="240" w:lineRule="auto"/>
              <w:jc w:val="left"/>
              <w:rPr>
                <w:sz w:val="20"/>
                <w:szCs w:val="20"/>
              </w:rPr>
              <w:pPrChange w:author="ELENA GÓMEZ RICO" w:date="2026-03-24T07:40:25.739Z">
                <w:pPr/>
              </w:pPrChange>
            </w:pPr>
            <w:ins w:author="ELENA GÓMEZ RICO" w:date="2026-03-24T07:39:47.232Z" w16du:dateUtc="2026-03-24T07:39:47.232Z" w:id="1576985497">
              <w:r w:rsidRPr="3041B978" w:rsidR="3041B978">
                <w:rPr>
                  <w:sz w:val="20"/>
                  <w:szCs w:val="20"/>
                </w:rPr>
                <w:t>Phases of a research process which includes the citizen science approach</w:t>
              </w:r>
            </w:ins>
            <w:ins w:author="ELENA GÓMEZ RICO" w:date="2026-03-24T07:40:59.134Z" w16du:dateUtc="2026-03-24T07:40:59.134Z" w:id="467993446">
              <w:r w:rsidRPr="3041B978" w:rsidR="7315AE98">
                <w:rPr>
                  <w:sz w:val="20"/>
                  <w:szCs w:val="20"/>
                </w:rPr>
                <w:t xml:space="preserve"> </w:t>
              </w:r>
            </w:ins>
            <w:ins w:author="ELENA GÓMEZ RICO" w:date="2026-03-24T07:41:04.993Z" w16du:dateUtc="2026-03-24T07:41:04.993Z" w:id="808439816">
              <w:r w:rsidRPr="3041B978" w:rsidR="7315AE98">
                <w:rPr>
                  <w:sz w:val="20"/>
                  <w:szCs w:val="20"/>
                </w:rPr>
                <w:t>(L2)</w:t>
              </w:r>
            </w:ins>
          </w:p>
        </w:tc>
        <w:tc>
          <w:tcPr>
            <w:tcW w:w="2040" w:type="dxa"/>
            <w:tcMar/>
            <w:vAlign w:val="top"/>
            <w:tcPrChange w:author="ELENA GÓMEZ RICO" w:date="2026-03-24T07:40:25.739Z" w:id="1029629940">
              <w:tcPr>
                <w:tcW w:w="2040" w:type="dxa"/>
                <w:tcMar/>
                <w:vAlign w:val="center"/>
              </w:tcPr>
            </w:tcPrChange>
          </w:tcPr>
          <w:p w:rsidR="3041B978" w:rsidP="3041B978" w:rsidRDefault="3041B978" w14:paraId="72210CBC" w14:textId="608514E1">
            <w:pPr>
              <w:spacing w:before="0" w:beforeAutospacing="off" w:after="0" w:afterAutospacing="off" w:line="240" w:lineRule="auto"/>
              <w:jc w:val="left"/>
              <w:rPr>
                <w:rStyle w:val="Hyperlink"/>
                <w:sz w:val="20"/>
                <w:szCs w:val="20"/>
              </w:rPr>
              <w:pPrChange w:author="ELENA GÓMEZ RICO" w:date="2026-03-24T07:40:25.74Z">
                <w:pPr/>
              </w:pPrChange>
            </w:pPr>
            <w:r>
              <w:fldChar w:fldCharType="begin"/>
            </w:r>
            <w:r>
              <w:instrText xml:space="preserve">HYPERLINK "https://euc-word-edit.officeapps.live.com/we/The%20politics%20of%20co-production%20participation,%20power,%20and%20transformation" </w:instrText>
            </w:r>
            <w:r>
              <w:fldChar w:fldCharType="separate"/>
            </w:r>
            <w:ins w:author="ELENA GÓMEZ RICO" w:date="2026-03-24T07:39:47.232Z" w16du:dateUtc="2026-03-24T07:39:47.232Z" w:id="1291541787">
              <w:r w:rsidRPr="3041B978" w:rsidR="3041B978">
                <w:rPr>
                  <w:rStyle w:val="Hyperlink"/>
                  <w:sz w:val="20"/>
                  <w:szCs w:val="20"/>
                </w:rPr>
                <w:t xml:space="preserve">(Turnhout </w:t>
              </w:r>
              <w:r w:rsidRPr="3041B978" w:rsidR="3041B978">
                <w:rPr>
                  <w:rStyle w:val="Hyperlink"/>
                  <w:sz w:val="20"/>
                  <w:szCs w:val="20"/>
                </w:rPr>
                <w:t>et al.</w:t>
              </w:r>
              <w:r w:rsidRPr="3041B978" w:rsidR="3041B978">
                <w:rPr>
                  <w:rStyle w:val="Hyperlink"/>
                  <w:sz w:val="20"/>
                  <w:szCs w:val="20"/>
                </w:rPr>
                <w:t>, 2020)</w:t>
              </w:r>
            </w:ins>
            <w:r>
              <w:fldChar w:fldCharType="end"/>
            </w:r>
            <w:ins w:author="ELENA GÓMEZ RICO" w:date="2026-03-24T07:39:47.232Z" w16du:dateUtc="2026-03-24T07:39:47.232Z" w:id="241655864">
              <w:r w:rsidRPr="3041B978" w:rsidR="3041B978">
                <w:rPr>
                  <w:sz w:val="20"/>
                  <w:szCs w:val="20"/>
                </w:rPr>
                <w:t xml:space="preserve">; </w:t>
              </w:r>
            </w:ins>
            <w:r>
              <w:fldChar w:fldCharType="begin"/>
            </w:r>
            <w:r>
              <w:instrText xml:space="preserve">HYPERLINK "https://euc-word-edit.officeapps.live.com/we/ECSA's%20Characteristics%20of%20Citizen%20Science" </w:instrText>
            </w:r>
            <w:r>
              <w:fldChar w:fldCharType="separate"/>
            </w:r>
            <w:ins w:author="ELENA GÓMEZ RICO" w:date="2026-03-24T07:39:47.232Z" w16du:dateUtc="2026-03-24T07:39:47.232Z" w:id="1728551112">
              <w:r w:rsidRPr="3041B978" w:rsidR="3041B978">
                <w:rPr>
                  <w:rStyle w:val="Hyperlink"/>
                  <w:sz w:val="20"/>
                  <w:szCs w:val="20"/>
                </w:rPr>
                <w:t xml:space="preserve">(Haklay </w:t>
              </w:r>
              <w:r w:rsidRPr="3041B978" w:rsidR="3041B978">
                <w:rPr>
                  <w:rStyle w:val="Hyperlink"/>
                  <w:sz w:val="20"/>
                  <w:szCs w:val="20"/>
                </w:rPr>
                <w:t>et al.</w:t>
              </w:r>
              <w:r w:rsidRPr="3041B978" w:rsidR="3041B978">
                <w:rPr>
                  <w:rStyle w:val="Hyperlink"/>
                  <w:sz w:val="20"/>
                  <w:szCs w:val="20"/>
                </w:rPr>
                <w:t>, 2020)</w:t>
              </w:r>
            </w:ins>
            <w:r>
              <w:fldChar w:fldCharType="end"/>
            </w:r>
          </w:p>
        </w:tc>
      </w:tr>
      <w:tr w:rsidR="3041B978" w:rsidTr="455BAE5D" w14:paraId="37139F5E">
        <w:trPr>
          <w:trHeight w:val="300"/>
          <w:trPrChange w:author="ELENA GÓMEZ RICO" w:date="2026-03-24T07:40:25.74Z" w16du:dateUtc="2026-03-24T07:40:25.74Z" w:id="1425002981">
            <w:trPr>
              <w:trHeight w:val="300"/>
            </w:trPr>
          </w:trPrChange>
          <w:ins w:author="ELENA GÓMEZ RICO" w:date="2026-03-24T07:39:47.232Z" w16du:dateUtc="2026-03-24T07:39:47.232Z" w:id="1727217162"/>
        </w:trPr>
        <w:tc>
          <w:tcPr>
            <w:tcW w:w="1511" w:type="dxa"/>
            <w:vMerge/>
            <w:tcMar/>
            <w:vAlign w:val="top"/>
          </w:tcPr>
          <w:p w14:paraId="2AE3ED7C"/>
        </w:tc>
        <w:tc>
          <w:tcPr>
            <w:tcW w:w="2822" w:type="dxa"/>
            <w:tcMar/>
            <w:vAlign w:val="top"/>
            <w:tcPrChange w:author="ELENA GÓMEZ RICO" w:date="2026-03-24T07:40:25.74Z" w:id="1213858081">
              <w:tcPr>
                <w:tcW w:w="2822" w:type="dxa"/>
                <w:tcMar/>
                <w:vAlign w:val="center"/>
              </w:tcPr>
            </w:tcPrChange>
          </w:tcPr>
          <w:p w:rsidR="3041B978" w:rsidP="3041B978" w:rsidRDefault="3041B978" w14:paraId="5BEBA003" w14:textId="04AA61B4">
            <w:pPr>
              <w:spacing w:before="0" w:beforeAutospacing="off" w:after="0" w:afterAutospacing="off" w:line="240" w:lineRule="auto"/>
              <w:jc w:val="left"/>
              <w:rPr>
                <w:sz w:val="20"/>
                <w:szCs w:val="20"/>
              </w:rPr>
              <w:pPrChange w:author="ELENA GÓMEZ RICO" w:date="2026-03-24T07:40:25.74Z">
                <w:pPr/>
              </w:pPrChange>
            </w:pPr>
            <w:ins w:author="ELENA GÓMEZ RICO" w:date="2026-03-24T07:39:47.233Z" w16du:dateUtc="2026-03-24T07:39:47.233Z" w:id="1934176332">
              <w:r w:rsidRPr="3041B978" w:rsidR="3041B978">
                <w:rPr>
                  <w:sz w:val="20"/>
                  <w:szCs w:val="20"/>
                </w:rPr>
                <w:t>Early, constant, late</w:t>
              </w:r>
            </w:ins>
          </w:p>
        </w:tc>
        <w:tc>
          <w:tcPr>
            <w:tcW w:w="2987" w:type="dxa"/>
            <w:tcMar/>
            <w:vAlign w:val="top"/>
            <w:tcPrChange w:author="ELENA GÓMEZ RICO" w:date="2026-03-24T07:40:25.74Z" w:id="2103242720">
              <w:tcPr>
                <w:tcW w:w="2987" w:type="dxa"/>
                <w:tcMar/>
                <w:vAlign w:val="center"/>
              </w:tcPr>
            </w:tcPrChange>
          </w:tcPr>
          <w:p w:rsidR="3041B978" w:rsidP="3041B978" w:rsidRDefault="3041B978" w14:paraId="0C580D70" w14:textId="72AE82E1">
            <w:pPr>
              <w:spacing w:before="0" w:beforeAutospacing="off" w:after="0" w:afterAutospacing="off" w:line="240" w:lineRule="auto"/>
              <w:jc w:val="left"/>
              <w:rPr>
                <w:sz w:val="20"/>
                <w:szCs w:val="20"/>
              </w:rPr>
              <w:pPrChange w:author="ELENA GÓMEZ RICO" w:date="2026-03-24T07:40:25.74Z">
                <w:pPr/>
              </w:pPrChange>
            </w:pPr>
            <w:ins w:author="ELENA GÓMEZ RICO" w:date="2026-03-24T07:39:47.233Z" w16du:dateUtc="2026-03-24T07:39:47.233Z" w:id="82550506">
              <w:r w:rsidRPr="3041B978" w:rsidR="3041B978">
                <w:rPr>
                  <w:sz w:val="20"/>
                  <w:szCs w:val="20"/>
                </w:rPr>
                <w:t xml:space="preserve">If user participation is found after deployment/analysis phases, </w:t>
              </w:r>
              <w:r w:rsidRPr="3041B978" w:rsidR="3041B978">
                <w:rPr>
                  <w:sz w:val="20"/>
                  <w:szCs w:val="20"/>
                </w:rPr>
                <w:t>it's</w:t>
              </w:r>
              <w:r w:rsidRPr="3041B978" w:rsidR="3041B978">
                <w:rPr>
                  <w:sz w:val="20"/>
                  <w:szCs w:val="20"/>
                </w:rPr>
                <w:t xml:space="preserve"> an early integration, otherwise </w:t>
              </w:r>
              <w:r w:rsidRPr="3041B978" w:rsidR="3041B978">
                <w:rPr>
                  <w:sz w:val="20"/>
                  <w:szCs w:val="20"/>
                </w:rPr>
                <w:t>it's</w:t>
              </w:r>
              <w:r w:rsidRPr="3041B978" w:rsidR="3041B978">
                <w:rPr>
                  <w:sz w:val="20"/>
                  <w:szCs w:val="20"/>
                </w:rPr>
                <w:t xml:space="preserve"> late. Constant monitoring is also found</w:t>
              </w:r>
            </w:ins>
            <w:ins w:author="ELENA GÓMEZ RICO" w:date="2026-03-24T07:45:40.106Z" w16du:dateUtc="2026-03-24T07:45:40.106Z" w:id="478726773">
              <w:r w:rsidRPr="3041B978" w:rsidR="6D845280">
                <w:rPr>
                  <w:sz w:val="20"/>
                  <w:szCs w:val="20"/>
                </w:rPr>
                <w:t xml:space="preserve"> (L1 and L2)</w:t>
              </w:r>
            </w:ins>
            <w:ins w:author="ELENA GÓMEZ RICO" w:date="2026-03-24T07:46:00.425Z" w16du:dateUtc="2026-03-24T07:46:00.425Z" w:id="1109185555">
              <w:r w:rsidRPr="3041B978" w:rsidR="6D845280">
                <w:rPr>
                  <w:sz w:val="20"/>
                  <w:szCs w:val="20"/>
                </w:rPr>
                <w:t>.</w:t>
              </w:r>
            </w:ins>
          </w:p>
        </w:tc>
        <w:tc>
          <w:tcPr>
            <w:tcW w:w="2040" w:type="dxa"/>
            <w:tcMar/>
            <w:vAlign w:val="top"/>
            <w:tcPrChange w:author="ELENA GÓMEZ RICO" w:date="2026-03-24T07:40:25.74Z" w:id="1053322683">
              <w:tcPr>
                <w:tcW w:w="2040" w:type="dxa"/>
                <w:tcMar/>
                <w:vAlign w:val="center"/>
              </w:tcPr>
            </w:tcPrChange>
          </w:tcPr>
          <w:p w:rsidR="3041B978" w:rsidP="3041B978" w:rsidRDefault="3041B978" w14:paraId="47EEC59A" w14:textId="70047BA0">
            <w:pPr>
              <w:spacing w:before="0" w:beforeAutospacing="off" w:after="0" w:afterAutospacing="off" w:line="240" w:lineRule="auto"/>
              <w:jc w:val="left"/>
              <w:rPr>
                <w:rStyle w:val="Hyperlink"/>
                <w:sz w:val="20"/>
                <w:szCs w:val="20"/>
              </w:rPr>
              <w:pPrChange w:author="ELENA GÓMEZ RICO" w:date="2026-03-24T07:40:25.74Z">
                <w:pPr/>
              </w:pPrChange>
            </w:pPr>
            <w:r>
              <w:fldChar w:fldCharType="begin"/>
            </w:r>
            <w:r>
              <w:instrText xml:space="preserve">HYPERLINK "https://euc-word-edit.officeapps.live.com/we/How%20Should%20One%20Explore%20the%20Digital%20Library%20of%20the%20Future?" </w:instrText>
            </w:r>
            <w:r>
              <w:fldChar w:fldCharType="separate"/>
            </w:r>
            <w:ins w:author="ELENA GÓMEZ RICO" w:date="2026-03-24T07:39:47.233Z" w16du:dateUtc="2026-03-24T07:39:47.233Z" w:id="1483669838">
              <w:r w:rsidRPr="3041B978" w:rsidR="3041B978">
                <w:rPr>
                  <w:rStyle w:val="Hyperlink"/>
                  <w:sz w:val="20"/>
                  <w:szCs w:val="20"/>
                </w:rPr>
                <w:t>(Fox and Chandrasekar, 2021)</w:t>
              </w:r>
            </w:ins>
            <w:r>
              <w:fldChar w:fldCharType="end"/>
            </w:r>
            <w:ins w:author="ELENA GÓMEZ RICO" w:date="2026-03-24T07:39:47.233Z" w16du:dateUtc="2026-03-24T07:39:47.233Z" w:id="652082766">
              <w:r w:rsidRPr="3041B978" w:rsidR="3041B978">
                <w:rPr>
                  <w:sz w:val="20"/>
                  <w:szCs w:val="20"/>
                </w:rPr>
                <w:t xml:space="preserve">, </w:t>
              </w:r>
            </w:ins>
            <w:r>
              <w:fldChar w:fldCharType="begin"/>
            </w:r>
            <w:r>
              <w:instrText xml:space="preserve">HYPERLINK "https://euc-word-edit.officeapps.live.com/we/Techniques%20and%20Methods%20to%20Evaluate%20Human-Centered%20Symbiotic%20AI%20Systems" </w:instrText>
            </w:r>
            <w:r>
              <w:fldChar w:fldCharType="separate"/>
            </w:r>
            <w:ins w:author="ELENA GÓMEZ RICO" w:date="2026-03-24T07:39:47.233Z" w16du:dateUtc="2026-03-24T07:39:47.233Z" w:id="1284357619">
              <w:r w:rsidRPr="3041B978" w:rsidR="3041B978">
                <w:rPr>
                  <w:rStyle w:val="Hyperlink"/>
                  <w:sz w:val="20"/>
                  <w:szCs w:val="20"/>
                </w:rPr>
                <w:t>(Calvano, 2025)</w:t>
              </w:r>
            </w:ins>
            <w:r>
              <w:fldChar w:fldCharType="end"/>
            </w:r>
          </w:p>
        </w:tc>
      </w:tr>
      <w:tr w:rsidR="3041B978" w:rsidTr="455BAE5D" w14:paraId="681B4D69">
        <w:trPr>
          <w:trHeight w:val="300"/>
          <w:trPrChange w:author="ELENA GÓMEZ RICO" w:date="2026-03-24T07:40:25.74Z" w16du:dateUtc="2026-03-24T07:40:25.74Z" w:id="1193402901">
            <w:trPr>
              <w:trHeight w:val="300"/>
            </w:trPr>
          </w:trPrChange>
          <w:ins w:author="ELENA GÓMEZ RICO" w:date="2026-03-24T07:39:47.233Z" w16du:dateUtc="2026-03-24T07:39:47.233Z" w:id="1813948866"/>
        </w:trPr>
        <w:tc>
          <w:tcPr>
            <w:tcW w:w="1511" w:type="dxa"/>
            <w:vMerge w:val="restart"/>
            <w:tcMar/>
            <w:vAlign w:val="top"/>
            <w:tcPrChange w:author="ELENA GÓMEZ RICO" w:date="2026-03-24T07:40:25.74Z" w:id="744319534">
              <w:tcPr>
                <w:tcW w:w="1511" w:type="dxa"/>
                <w:tcMar/>
                <w:vAlign w:val="center"/>
              </w:tcPr>
            </w:tcPrChange>
          </w:tcPr>
          <w:p w:rsidR="3041B978" w:rsidP="3041B978" w:rsidRDefault="3041B978" w14:paraId="22549C8D" w14:textId="041570A4">
            <w:pPr>
              <w:spacing w:before="0" w:beforeAutospacing="off" w:after="0" w:afterAutospacing="off" w:line="240" w:lineRule="auto"/>
              <w:jc w:val="left"/>
              <w:rPr>
                <w:sz w:val="20"/>
                <w:szCs w:val="20"/>
              </w:rPr>
              <w:pPrChange w:author="ELENA GÓMEZ RICO" w:date="2026-03-24T07:40:25.741Z">
                <w:pPr/>
              </w:pPrChange>
            </w:pPr>
            <w:ins w:author="ELENA GÓMEZ RICO" w:date="2026-03-24T07:39:47.233Z" w16du:dateUtc="2026-03-24T07:39:47.233Z" w:id="2045910466">
              <w:r w:rsidRPr="3041B978" w:rsidR="3041B978">
                <w:rPr>
                  <w:sz w:val="20"/>
                  <w:szCs w:val="20"/>
                </w:rPr>
                <w:t>2. Participatory approaches and methodological tools</w:t>
              </w:r>
            </w:ins>
          </w:p>
        </w:tc>
        <w:tc>
          <w:tcPr>
            <w:tcW w:w="2822" w:type="dxa"/>
            <w:tcMar/>
            <w:vAlign w:val="top"/>
            <w:tcPrChange w:author="ELENA GÓMEZ RICO" w:date="2026-03-24T07:40:25.741Z" w:id="1149421202">
              <w:tcPr>
                <w:tcW w:w="2822" w:type="dxa"/>
                <w:tcMar/>
                <w:vAlign w:val="center"/>
              </w:tcPr>
            </w:tcPrChange>
          </w:tcPr>
          <w:p w:rsidR="3041B978" w:rsidP="3041B978" w:rsidRDefault="3041B978" w14:paraId="746A7F16" w14:textId="43A1953A">
            <w:pPr>
              <w:spacing w:before="0" w:beforeAutospacing="off" w:after="0" w:afterAutospacing="off" w:line="240" w:lineRule="auto"/>
              <w:jc w:val="left"/>
              <w:rPr>
                <w:sz w:val="20"/>
                <w:szCs w:val="20"/>
              </w:rPr>
              <w:pPrChange w:author="ELENA GÓMEZ RICO" w:date="2026-03-24T07:40:25.741Z">
                <w:pPr/>
              </w:pPrChange>
            </w:pPr>
            <w:ins w:author="ELENA GÓMEZ RICO" w:date="2026-03-24T07:39:47.233Z" w16du:dateUtc="2026-03-24T07:39:47.233Z" w:id="1526620840">
              <w:r w:rsidRPr="3041B978" w:rsidR="3041B978">
                <w:rPr>
                  <w:sz w:val="20"/>
                  <w:szCs w:val="20"/>
                </w:rPr>
                <w:t>Participatory design workshops</w:t>
              </w:r>
            </w:ins>
          </w:p>
        </w:tc>
        <w:tc>
          <w:tcPr>
            <w:tcW w:w="2987" w:type="dxa"/>
            <w:tcMar/>
            <w:vAlign w:val="top"/>
            <w:tcPrChange w:author="ELENA GÓMEZ RICO" w:date="2026-03-24T07:40:25.741Z" w:id="401698437">
              <w:tcPr>
                <w:tcW w:w="2987" w:type="dxa"/>
                <w:tcMar/>
                <w:vAlign w:val="center"/>
              </w:tcPr>
            </w:tcPrChange>
          </w:tcPr>
          <w:p w:rsidR="3041B978" w:rsidP="3041B978" w:rsidRDefault="3041B978" w14:paraId="12A285A4" w14:textId="1252DFE7">
            <w:pPr>
              <w:spacing w:before="0" w:beforeAutospacing="off" w:after="0" w:afterAutospacing="off" w:line="240" w:lineRule="auto"/>
              <w:jc w:val="left"/>
              <w:rPr>
                <w:sz w:val="20"/>
                <w:szCs w:val="20"/>
              </w:rPr>
              <w:pPrChange w:author="ELENA GÓMEZ RICO" w:date="2026-03-24T07:40:25.741Z">
                <w:pPr/>
              </w:pPrChange>
            </w:pPr>
            <w:ins w:author="ELENA GÓMEZ RICO" w:date="2026-03-24T07:39:47.233Z" w16du:dateUtc="2026-03-24T07:39:47.233Z" w:id="1650926291">
              <w:r w:rsidRPr="3041B978" w:rsidR="3041B978">
                <w:rPr>
                  <w:sz w:val="20"/>
                  <w:szCs w:val="20"/>
                </w:rPr>
                <w:t xml:space="preserve">Although is a general way of describing the activity, is commonly </w:t>
              </w:r>
              <w:r w:rsidRPr="3041B978" w:rsidR="3041B978">
                <w:rPr>
                  <w:sz w:val="20"/>
                  <w:szCs w:val="20"/>
                </w:rPr>
                <w:t>refered</w:t>
              </w:r>
              <w:r w:rsidRPr="3041B978" w:rsidR="3041B978">
                <w:rPr>
                  <w:sz w:val="20"/>
                  <w:szCs w:val="20"/>
                </w:rPr>
                <w:t xml:space="preserve"> to different forms of user consultation (interviews, focus groups, hands-on workshops)</w:t>
              </w:r>
            </w:ins>
            <w:ins w:author="ELENA GÓMEZ RICO" w:date="2026-03-24T07:46:07.717Z" w16du:dateUtc="2026-03-24T07:46:07.717Z" w:id="614414716">
              <w:r w:rsidRPr="3041B978" w:rsidR="2D166D15">
                <w:rPr>
                  <w:sz w:val="20"/>
                  <w:szCs w:val="20"/>
                </w:rPr>
                <w:t xml:space="preserve"> (L1</w:t>
              </w:r>
            </w:ins>
            <w:ins w:author="ELENA GÓMEZ RICO" w:date="2026-03-24T07:47:02.202Z" w16du:dateUtc="2026-03-24T07:47:02.202Z" w:id="190667733">
              <w:r w:rsidRPr="3041B978" w:rsidR="164CBEA1">
                <w:rPr>
                  <w:sz w:val="20"/>
                  <w:szCs w:val="20"/>
                </w:rPr>
                <w:t xml:space="preserve"> - L3</w:t>
              </w:r>
            </w:ins>
            <w:ins w:author="ELENA GÓMEZ RICO" w:date="2026-03-24T07:46:07.717Z" w16du:dateUtc="2026-03-24T07:46:07.717Z" w:id="225317330">
              <w:r w:rsidRPr="3041B978" w:rsidR="2D166D15">
                <w:rPr>
                  <w:sz w:val="20"/>
                  <w:szCs w:val="20"/>
                </w:rPr>
                <w:t>)</w:t>
              </w:r>
            </w:ins>
          </w:p>
        </w:tc>
        <w:tc>
          <w:tcPr>
            <w:tcW w:w="2040" w:type="dxa"/>
            <w:tcMar/>
            <w:vAlign w:val="top"/>
            <w:tcPrChange w:author="ELENA GÓMEZ RICO" w:date="2026-03-24T07:40:25.741Z" w:id="2044381111">
              <w:tcPr>
                <w:tcW w:w="2040" w:type="dxa"/>
                <w:tcMar/>
                <w:vAlign w:val="center"/>
              </w:tcPr>
            </w:tcPrChange>
          </w:tcPr>
          <w:p w:rsidR="3041B978" w:rsidP="3041B978" w:rsidRDefault="3041B978" w14:paraId="190AEC3E" w14:textId="14D1BD5F">
            <w:pPr>
              <w:spacing w:before="0" w:beforeAutospacing="off" w:after="0" w:afterAutospacing="off" w:line="240" w:lineRule="auto"/>
              <w:jc w:val="left"/>
              <w:rPr>
                <w:rStyle w:val="Hyperlink"/>
                <w:sz w:val="20"/>
                <w:szCs w:val="20"/>
              </w:rPr>
              <w:pPrChange w:author="ELENA GÓMEZ RICO" w:date="2026-03-24T07:40:25.741Z">
                <w:pPr/>
              </w:pPrChange>
            </w:pPr>
            <w:r>
              <w:fldChar w:fldCharType="begin"/>
            </w:r>
            <w:r>
              <w:instrText xml:space="preserve">HYPERLINK "https://euc-word-edit.officeapps.live.com/we/The%20Participatory%20Turn%20in%20AI%20Design%20Theoretical%20Foundations%20and%20the%20Current%20State%20of%20Practice" </w:instrText>
            </w:r>
            <w:r>
              <w:fldChar w:fldCharType="separate"/>
            </w:r>
            <w:ins w:author="ELENA GÓMEZ RICO" w:date="2026-03-24T07:39:47.233Z" w16du:dateUtc="2026-03-24T07:39:47.233Z" w:id="1030108263">
              <w:r w:rsidRPr="3041B978" w:rsidR="3041B978">
                <w:rPr>
                  <w:rStyle w:val="Hyperlink"/>
                  <w:sz w:val="20"/>
                  <w:szCs w:val="20"/>
                </w:rPr>
                <w:t xml:space="preserve">(Delgado </w:t>
              </w:r>
              <w:r w:rsidRPr="3041B978" w:rsidR="3041B978">
                <w:rPr>
                  <w:rStyle w:val="Hyperlink"/>
                  <w:sz w:val="20"/>
                  <w:szCs w:val="20"/>
                </w:rPr>
                <w:t>et al.</w:t>
              </w:r>
              <w:r w:rsidRPr="3041B978" w:rsidR="3041B978">
                <w:rPr>
                  <w:rStyle w:val="Hyperlink"/>
                  <w:sz w:val="20"/>
                  <w:szCs w:val="20"/>
                </w:rPr>
                <w:t>, 2023)</w:t>
              </w:r>
            </w:ins>
            <w:r>
              <w:fldChar w:fldCharType="end"/>
            </w:r>
          </w:p>
        </w:tc>
      </w:tr>
      <w:tr w:rsidR="3041B978" w:rsidTr="455BAE5D" w14:paraId="5CC60848">
        <w:trPr>
          <w:trHeight w:val="300"/>
          <w:trPrChange w:author="ELENA GÓMEZ RICO" w:date="2026-03-24T07:40:25.741Z" w16du:dateUtc="2026-03-24T07:40:25.741Z" w:id="1311323516">
            <w:trPr>
              <w:trHeight w:val="300"/>
            </w:trPr>
          </w:trPrChange>
          <w:ins w:author="ELENA GÓMEZ RICO" w:date="2026-03-24T07:39:47.233Z" w16du:dateUtc="2026-03-24T07:39:47.233Z" w:id="1873917179"/>
        </w:trPr>
        <w:tc>
          <w:tcPr>
            <w:tcW w:w="1511" w:type="dxa"/>
            <w:vMerge/>
            <w:tcMar/>
            <w:vAlign w:val="top"/>
          </w:tcPr>
          <w:p w14:paraId="000B74AD"/>
        </w:tc>
        <w:tc>
          <w:tcPr>
            <w:tcW w:w="2822" w:type="dxa"/>
            <w:tcMar/>
            <w:vAlign w:val="top"/>
            <w:tcPrChange w:author="ELENA GÓMEZ RICO" w:date="2026-03-24T07:40:25.742Z" w:id="1534406470">
              <w:tcPr>
                <w:tcW w:w="2822" w:type="dxa"/>
                <w:tcMar/>
                <w:vAlign w:val="center"/>
              </w:tcPr>
            </w:tcPrChange>
          </w:tcPr>
          <w:p w:rsidR="3041B978" w:rsidP="3041B978" w:rsidRDefault="3041B978" w14:paraId="465D04BC" w14:textId="2144EB2A">
            <w:pPr>
              <w:spacing w:before="0" w:beforeAutospacing="off" w:after="0" w:afterAutospacing="off" w:line="240" w:lineRule="auto"/>
              <w:jc w:val="left"/>
              <w:rPr>
                <w:sz w:val="20"/>
                <w:szCs w:val="20"/>
              </w:rPr>
              <w:pPrChange w:author="ELENA GÓMEZ RICO" w:date="2026-03-24T07:40:25.742Z">
                <w:pPr/>
              </w:pPrChange>
            </w:pPr>
            <w:ins w:author="ELENA GÓMEZ RICO" w:date="2026-03-24T07:39:47.233Z" w16du:dateUtc="2026-03-24T07:39:47.233Z" w:id="2099494548">
              <w:r w:rsidRPr="3041B978" w:rsidR="3041B978">
                <w:rPr>
                  <w:sz w:val="20"/>
                  <w:szCs w:val="20"/>
                </w:rPr>
                <w:t>Co-design sessions and co-creative</w:t>
              </w:r>
            </w:ins>
          </w:p>
        </w:tc>
        <w:tc>
          <w:tcPr>
            <w:tcW w:w="2987" w:type="dxa"/>
            <w:tcMar/>
            <w:vAlign w:val="top"/>
            <w:tcPrChange w:author="ELENA GÓMEZ RICO" w:date="2026-03-24T07:40:25.742Z" w:id="177651780">
              <w:tcPr>
                <w:tcW w:w="2987" w:type="dxa"/>
                <w:tcMar/>
                <w:vAlign w:val="center"/>
              </w:tcPr>
            </w:tcPrChange>
          </w:tcPr>
          <w:p w:rsidR="3041B978" w:rsidP="3041B978" w:rsidRDefault="3041B978" w14:paraId="5BD04DA1" w14:textId="1EC3B5BC">
            <w:pPr>
              <w:pStyle w:val="Normal"/>
              <w:spacing w:before="0" w:beforeAutospacing="off" w:after="0" w:afterAutospacing="off" w:line="240" w:lineRule="auto"/>
              <w:jc w:val="left"/>
              <w:rPr>
                <w:sz w:val="20"/>
                <w:szCs w:val="20"/>
              </w:rPr>
            </w:pPr>
            <w:ins w:author="ELENA GÓMEZ RICO" w:date="2026-03-24T07:39:47.233Z" w16du:dateUtc="2026-03-24T07:39:47.233Z" w:id="1532586728">
              <w:r w:rsidRPr="3041B978" w:rsidR="3041B978">
                <w:rPr>
                  <w:sz w:val="20"/>
                  <w:szCs w:val="20"/>
                </w:rPr>
                <w:t xml:space="preserve">Any act of collective creativity (including </w:t>
              </w:r>
              <w:r w:rsidRPr="3041B978" w:rsidR="3041B978">
                <w:rPr>
                  <w:sz w:val="20"/>
                  <w:szCs w:val="20"/>
                </w:rPr>
                <w:t>neurosymbolical</w:t>
              </w:r>
              <w:r w:rsidRPr="3041B978" w:rsidR="3041B978">
                <w:rPr>
                  <w:sz w:val="20"/>
                  <w:szCs w:val="20"/>
                </w:rPr>
                <w:t xml:space="preserve"> AI tools), as the authors define</w:t>
              </w:r>
            </w:ins>
            <w:ins w:author="ELENA GÓMEZ RICO" w:date="2026-03-24T07:46:14.368Z" w16du:dateUtc="2026-03-24T07:46:14.368Z" w:id="183895422">
              <w:r w:rsidRPr="3041B978" w:rsidR="0075E54F">
                <w:rPr>
                  <w:sz w:val="20"/>
                  <w:szCs w:val="20"/>
                </w:rPr>
                <w:t xml:space="preserve"> (L1</w:t>
              </w:r>
            </w:ins>
            <w:ins w:author="ELENA GÓMEZ RICO" w:date="2026-03-24T07:47:44.81Z" w16du:dateUtc="2026-03-24T07:47:44.81Z" w:id="535012390">
              <w:r w:rsidRPr="3041B978" w:rsidR="5A3BB828">
                <w:rPr>
                  <w:sz w:val="20"/>
                  <w:szCs w:val="20"/>
                </w:rPr>
                <w:t>-L3</w:t>
              </w:r>
            </w:ins>
            <w:ins w:author="ELENA GÓMEZ RICO" w:date="2026-03-24T07:46:14.368Z" w16du:dateUtc="2026-03-24T07:46:14.368Z" w:id="1168029384">
              <w:r w:rsidRPr="3041B978" w:rsidR="0075E54F">
                <w:rPr>
                  <w:sz w:val="20"/>
                  <w:szCs w:val="20"/>
                </w:rPr>
                <w:t>)</w:t>
              </w:r>
            </w:ins>
          </w:p>
        </w:tc>
        <w:tc>
          <w:tcPr>
            <w:tcW w:w="2040" w:type="dxa"/>
            <w:tcMar/>
            <w:vAlign w:val="top"/>
            <w:tcPrChange w:author="ELENA GÓMEZ RICO" w:date="2026-03-24T07:40:25.742Z" w:id="691323978">
              <w:tcPr>
                <w:tcW w:w="2040" w:type="dxa"/>
                <w:tcMar/>
                <w:vAlign w:val="center"/>
              </w:tcPr>
            </w:tcPrChange>
          </w:tcPr>
          <w:p w:rsidR="3041B978" w:rsidP="3041B978" w:rsidRDefault="3041B978" w14:paraId="2011AB02" w14:textId="560D10DD">
            <w:pPr>
              <w:spacing w:before="0" w:beforeAutospacing="off" w:after="0" w:afterAutospacing="off" w:line="240" w:lineRule="auto"/>
              <w:jc w:val="left"/>
              <w:rPr>
                <w:rStyle w:val="Hyperlink"/>
                <w:sz w:val="20"/>
                <w:szCs w:val="20"/>
              </w:rPr>
              <w:pPrChange w:author="ELENA GÓMEZ RICO" w:date="2026-03-24T07:40:25.742Z">
                <w:pPr/>
              </w:pPrChange>
            </w:pPr>
            <w:r>
              <w:fldChar w:fldCharType="begin"/>
            </w:r>
            <w:r>
              <w:instrText xml:space="preserve">HYPERLINK "https://euc-word-edit.officeapps.live.com/we/Co-creation%20and%20the%20new%20landscapes%20of%20design" </w:instrText>
            </w:r>
            <w:r>
              <w:fldChar w:fldCharType="separate"/>
            </w:r>
            <w:ins w:author="ELENA GÓMEZ RICO" w:date="2026-03-24T07:39:47.234Z" w16du:dateUtc="2026-03-24T07:39:47.234Z" w:id="41155150">
              <w:r w:rsidRPr="3041B978" w:rsidR="3041B978">
                <w:rPr>
                  <w:rStyle w:val="Hyperlink"/>
                  <w:sz w:val="20"/>
                  <w:szCs w:val="20"/>
                </w:rPr>
                <w:t>(Stappers and Sanders, 2008)</w:t>
              </w:r>
            </w:ins>
            <w:r>
              <w:fldChar w:fldCharType="end"/>
            </w:r>
            <w:ins w:author="ELENA GÓMEZ RICO" w:date="2026-03-24T07:39:47.234Z" w16du:dateUtc="2026-03-24T07:39:47.234Z" w:id="696199884">
              <w:r w:rsidRPr="3041B978" w:rsidR="3041B978">
                <w:rPr>
                  <w:sz w:val="20"/>
                  <w:szCs w:val="20"/>
                </w:rPr>
                <w:t xml:space="preserve"> </w:t>
              </w:r>
            </w:ins>
            <w:r>
              <w:fldChar w:fldCharType="begin"/>
            </w:r>
            <w:r>
              <w:instrText xml:space="preserve">HYPERLINK "https://euc-word-edit.officeapps.live.com/we/Human_AI_Co_Creation_A_Framework_for_Collaborative_Design_in_Intelligent_Systems" </w:instrText>
            </w:r>
            <w:r>
              <w:fldChar w:fldCharType="separate"/>
            </w:r>
            <w:ins w:author="ELENA GÓMEZ RICO" w:date="2026-03-24T07:39:47.234Z" w16du:dateUtc="2026-03-24T07:39:47.234Z" w:id="2028610533">
              <w:r w:rsidRPr="3041B978" w:rsidR="3041B978">
                <w:rPr>
                  <w:rStyle w:val="Hyperlink"/>
                  <w:sz w:val="20"/>
                  <w:szCs w:val="20"/>
                </w:rPr>
                <w:t>(Liu, 2025)</w:t>
              </w:r>
            </w:ins>
            <w:r>
              <w:fldChar w:fldCharType="end"/>
            </w:r>
          </w:p>
        </w:tc>
      </w:tr>
      <w:tr w:rsidR="3041B978" w:rsidTr="455BAE5D" w14:paraId="6C7B48ED">
        <w:trPr>
          <w:trHeight w:val="300"/>
          <w:trPrChange w:author="ELENA GÓMEZ RICO" w:date="2026-03-24T07:40:25.742Z" w16du:dateUtc="2026-03-24T07:40:25.742Z" w:id="1328034453">
            <w:trPr>
              <w:trHeight w:val="300"/>
            </w:trPr>
          </w:trPrChange>
          <w:ins w:author="ELENA GÓMEZ RICO" w:date="2026-03-24T07:39:47.234Z" w16du:dateUtc="2026-03-24T07:39:47.234Z" w:id="1118036932"/>
        </w:trPr>
        <w:tc>
          <w:tcPr>
            <w:tcW w:w="1511" w:type="dxa"/>
            <w:vMerge/>
            <w:tcMar/>
            <w:vAlign w:val="top"/>
          </w:tcPr>
          <w:p w14:paraId="013FA916"/>
        </w:tc>
        <w:tc>
          <w:tcPr>
            <w:tcW w:w="2822" w:type="dxa"/>
            <w:tcMar/>
            <w:vAlign w:val="top"/>
            <w:tcPrChange w:author="ELENA GÓMEZ RICO" w:date="2026-03-24T07:40:25.742Z" w:id="742128116">
              <w:tcPr>
                <w:tcW w:w="2822" w:type="dxa"/>
                <w:tcMar/>
                <w:vAlign w:val="center"/>
              </w:tcPr>
            </w:tcPrChange>
          </w:tcPr>
          <w:p w:rsidR="3041B978" w:rsidP="3041B978" w:rsidRDefault="3041B978" w14:paraId="7874966A" w14:textId="0D2D56B5">
            <w:pPr>
              <w:spacing w:before="0" w:beforeAutospacing="off" w:after="0" w:afterAutospacing="off" w:line="240" w:lineRule="auto"/>
              <w:jc w:val="left"/>
              <w:rPr>
                <w:sz w:val="20"/>
                <w:szCs w:val="20"/>
              </w:rPr>
              <w:pPrChange w:author="ELENA GÓMEZ RICO" w:date="2026-03-24T07:40:25.742Z">
                <w:pPr/>
              </w:pPrChange>
            </w:pPr>
            <w:ins w:author="ELENA GÓMEZ RICO" w:date="2026-03-24T07:39:47.234Z" w16du:dateUtc="2026-03-24T07:39:47.234Z" w:id="116203634">
              <w:r w:rsidRPr="3041B978" w:rsidR="3041B978">
                <w:rPr>
                  <w:sz w:val="20"/>
                  <w:szCs w:val="20"/>
                </w:rPr>
                <w:t>User testing and interface evaluation</w:t>
              </w:r>
            </w:ins>
          </w:p>
        </w:tc>
        <w:tc>
          <w:tcPr>
            <w:tcW w:w="2987" w:type="dxa"/>
            <w:tcMar/>
            <w:vAlign w:val="top"/>
            <w:tcPrChange w:author="ELENA GÓMEZ RICO" w:date="2026-03-24T07:40:25.742Z" w:id="1438090819">
              <w:tcPr>
                <w:tcW w:w="2987" w:type="dxa"/>
                <w:tcMar/>
                <w:vAlign w:val="center"/>
              </w:tcPr>
            </w:tcPrChange>
          </w:tcPr>
          <w:p w:rsidR="3041B978" w:rsidP="3041B978" w:rsidRDefault="3041B978" w14:paraId="0673EBEA" w14:textId="25BF76E7">
            <w:pPr>
              <w:pStyle w:val="Normal"/>
              <w:spacing w:before="0" w:beforeAutospacing="off" w:after="0" w:afterAutospacing="off" w:line="240" w:lineRule="auto"/>
              <w:jc w:val="left"/>
              <w:rPr>
                <w:sz w:val="20"/>
                <w:szCs w:val="20"/>
              </w:rPr>
            </w:pPr>
            <w:ins w:author="ELENA GÓMEZ RICO" w:date="2026-03-24T07:39:47.234Z" w16du:dateUtc="2026-03-24T07:39:47.234Z" w:id="379683439">
              <w:r w:rsidRPr="3041B978" w:rsidR="3041B978">
                <w:rPr>
                  <w:sz w:val="20"/>
                  <w:szCs w:val="20"/>
                </w:rPr>
                <w:t xml:space="preserve">Set of techniques used to </w:t>
              </w:r>
              <w:r w:rsidRPr="3041B978" w:rsidR="3041B978">
                <w:rPr>
                  <w:sz w:val="20"/>
                  <w:szCs w:val="20"/>
                </w:rPr>
                <w:t>identify</w:t>
              </w:r>
              <w:r w:rsidRPr="3041B978" w:rsidR="3041B978">
                <w:rPr>
                  <w:sz w:val="20"/>
                  <w:szCs w:val="20"/>
                </w:rPr>
                <w:t xml:space="preserve"> specific usability issues with products</w:t>
              </w:r>
            </w:ins>
            <w:ins w:author="ELENA GÓMEZ RICO" w:date="2026-03-24T07:50:38.886Z" w16du:dateUtc="2026-03-24T07:50:38.886Z" w:id="341576340">
              <w:r w:rsidRPr="3041B978" w:rsidR="247A7E3B">
                <w:rPr>
                  <w:sz w:val="20"/>
                  <w:szCs w:val="20"/>
                </w:rPr>
                <w:t xml:space="preserve"> </w:t>
              </w:r>
            </w:ins>
            <w:ins w:author="ELENA GÓMEZ RICO" w:date="2026-03-24T07:46:18.515Z" w16du:dateUtc="2026-03-24T07:46:18.515Z" w:id="1082764901">
              <w:r w:rsidRPr="3041B978" w:rsidR="045C3A47">
                <w:rPr>
                  <w:sz w:val="20"/>
                  <w:szCs w:val="20"/>
                </w:rPr>
                <w:t>(L1</w:t>
              </w:r>
              <w:r w:rsidRPr="3041B978" w:rsidR="045C3A47">
                <w:rPr>
                  <w:sz w:val="20"/>
                  <w:szCs w:val="20"/>
                </w:rPr>
                <w:t>)</w:t>
              </w:r>
            </w:ins>
          </w:p>
        </w:tc>
        <w:tc>
          <w:tcPr>
            <w:tcW w:w="2040" w:type="dxa"/>
            <w:tcMar/>
            <w:vAlign w:val="top"/>
            <w:tcPrChange w:author="ELENA GÓMEZ RICO" w:date="2026-03-24T07:40:25.742Z" w:id="1001690482">
              <w:tcPr>
                <w:tcW w:w="2040" w:type="dxa"/>
                <w:tcMar/>
                <w:vAlign w:val="center"/>
              </w:tcPr>
            </w:tcPrChange>
          </w:tcPr>
          <w:p w:rsidR="3041B978" w:rsidP="3041B978" w:rsidRDefault="3041B978" w14:paraId="57565123" w14:textId="7F5F0D96">
            <w:pPr>
              <w:spacing w:before="0" w:beforeAutospacing="off" w:after="0" w:afterAutospacing="off" w:line="240" w:lineRule="auto"/>
              <w:jc w:val="left"/>
              <w:rPr>
                <w:rStyle w:val="Hyperlink"/>
                <w:sz w:val="20"/>
                <w:szCs w:val="20"/>
              </w:rPr>
              <w:pPrChange w:author="ELENA GÓMEZ RICO" w:date="2026-03-24T07:40:25.743Z">
                <w:pPr/>
              </w:pPrChange>
            </w:pPr>
            <w:r>
              <w:fldChar w:fldCharType="begin"/>
            </w:r>
            <w:r>
              <w:instrText xml:space="preserve">HYPERLINK "https://euc-word-edit.officeapps.live.com/we/Clippings/Usability%20Testing%20%20A%20Bibliometric%20Analysis%20Based%20on%20WoS%20Data%20%E2%80%93%20Journal%20of%20Scientometric%20Research" </w:instrText>
            </w:r>
            <w:r>
              <w:fldChar w:fldCharType="separate"/>
            </w:r>
            <w:ins w:author="ELENA GÓMEZ RICO" w:date="2026-03-24T07:39:47.234Z" w16du:dateUtc="2026-03-24T07:39:47.234Z" w:id="701960525">
              <w:r w:rsidRPr="3041B978" w:rsidR="3041B978">
                <w:rPr>
                  <w:rStyle w:val="Hyperlink"/>
                  <w:sz w:val="20"/>
                  <w:szCs w:val="20"/>
                </w:rPr>
                <w:t xml:space="preserve">(Mahdie </w:t>
              </w:r>
              <w:r w:rsidRPr="3041B978" w:rsidR="3041B978">
                <w:rPr>
                  <w:rStyle w:val="Hyperlink"/>
                  <w:sz w:val="20"/>
                  <w:szCs w:val="20"/>
                </w:rPr>
                <w:t>et al.</w:t>
              </w:r>
              <w:r w:rsidRPr="3041B978" w:rsidR="3041B978">
                <w:rPr>
                  <w:rStyle w:val="Hyperlink"/>
                  <w:sz w:val="20"/>
                  <w:szCs w:val="20"/>
                </w:rPr>
                <w:t>, 2024)</w:t>
              </w:r>
            </w:ins>
            <w:r>
              <w:fldChar w:fldCharType="end"/>
            </w:r>
          </w:p>
        </w:tc>
      </w:tr>
      <w:tr w:rsidR="3041B978" w:rsidTr="455BAE5D" w14:paraId="54840786">
        <w:trPr>
          <w:trHeight w:val="300"/>
          <w:trPrChange w:author="ELENA GÓMEZ RICO" w:date="2026-03-24T07:40:25.743Z" w16du:dateUtc="2026-03-24T07:40:25.743Z" w:id="713139205">
            <w:trPr>
              <w:trHeight w:val="300"/>
            </w:trPr>
          </w:trPrChange>
          <w:ins w:author="ELENA GÓMEZ RICO" w:date="2026-03-24T07:39:47.234Z" w16du:dateUtc="2026-03-24T07:39:47.234Z" w:id="1771662750"/>
        </w:trPr>
        <w:tc>
          <w:tcPr>
            <w:tcW w:w="1511" w:type="dxa"/>
            <w:vMerge/>
            <w:tcMar/>
            <w:vAlign w:val="top"/>
          </w:tcPr>
          <w:p w14:paraId="4D740AFA"/>
        </w:tc>
        <w:tc>
          <w:tcPr>
            <w:tcW w:w="2822" w:type="dxa"/>
            <w:tcMar/>
            <w:vAlign w:val="top"/>
            <w:tcPrChange w:author="ELENA GÓMEZ RICO" w:date="2026-03-24T07:40:25.743Z" w:id="821162842">
              <w:tcPr>
                <w:tcW w:w="2822" w:type="dxa"/>
                <w:tcMar/>
                <w:vAlign w:val="center"/>
              </w:tcPr>
            </w:tcPrChange>
          </w:tcPr>
          <w:p w:rsidR="3041B978" w:rsidP="3041B978" w:rsidRDefault="3041B978" w14:paraId="4204C5D7" w14:textId="0A2FE3CF">
            <w:pPr>
              <w:spacing w:before="0" w:beforeAutospacing="off" w:after="0" w:afterAutospacing="off" w:line="240" w:lineRule="auto"/>
              <w:jc w:val="left"/>
              <w:rPr>
                <w:sz w:val="20"/>
                <w:szCs w:val="20"/>
              </w:rPr>
              <w:pPrChange w:author="ELENA GÓMEZ RICO" w:date="2026-03-24T07:40:25.743Z">
                <w:pPr/>
              </w:pPrChange>
            </w:pPr>
            <w:ins w:author="ELENA GÓMEZ RICO" w:date="2026-03-24T07:39:47.234Z" w16du:dateUtc="2026-03-24T07:39:47.234Z" w:id="1307737446">
              <w:r w:rsidRPr="3041B978" w:rsidR="3041B978">
                <w:rPr>
                  <w:sz w:val="20"/>
                  <w:szCs w:val="20"/>
                </w:rPr>
                <w:t>Collective intelligence, pooling of resources, data collection, analysis tasks, serious games, participatory experiments, grassroots activities</w:t>
              </w:r>
            </w:ins>
          </w:p>
        </w:tc>
        <w:tc>
          <w:tcPr>
            <w:tcW w:w="2987" w:type="dxa"/>
            <w:tcMar/>
            <w:vAlign w:val="top"/>
            <w:tcPrChange w:author="ELENA GÓMEZ RICO" w:date="2026-03-24T07:40:25.743Z" w:id="261925137">
              <w:tcPr>
                <w:tcW w:w="2987" w:type="dxa"/>
                <w:tcMar/>
                <w:vAlign w:val="center"/>
              </w:tcPr>
            </w:tcPrChange>
          </w:tcPr>
          <w:p w:rsidR="3041B978" w:rsidP="3041B978" w:rsidRDefault="3041B978" w14:paraId="65E6A4B9" w14:textId="08CCCF9E">
            <w:pPr>
              <w:spacing w:before="0" w:beforeAutospacing="off" w:after="0" w:afterAutospacing="off" w:line="240" w:lineRule="auto"/>
              <w:jc w:val="left"/>
              <w:rPr>
                <w:sz w:val="20"/>
                <w:szCs w:val="20"/>
              </w:rPr>
              <w:pPrChange w:author="ELENA GÓMEZ RICO" w:date="2026-03-24T07:40:25.743Z">
                <w:pPr/>
              </w:pPrChange>
            </w:pPr>
            <w:ins w:author="ELENA GÓMEZ RICO" w:date="2026-03-24T07:39:47.234Z" w16du:dateUtc="2026-03-24T07:39:47.234Z" w:id="1134006263">
              <w:r w:rsidRPr="3041B978" w:rsidR="3041B978">
                <w:rPr>
                  <w:sz w:val="20"/>
                  <w:szCs w:val="20"/>
                </w:rPr>
                <w:t xml:space="preserve">These are models of citizen science development defining the specific experience of </w:t>
              </w:r>
            </w:ins>
            <w:ins w:author="ELENA GÓMEZ RICO" w:date="2026-03-24T07:53:30.975Z" w16du:dateUtc="2026-03-24T07:53:30.975Z" w:id="1769485757">
              <w:r w:rsidRPr="3041B978" w:rsidR="77FDB839">
                <w:rPr>
                  <w:sz w:val="20"/>
                  <w:szCs w:val="20"/>
                </w:rPr>
                <w:t>participation</w:t>
              </w:r>
            </w:ins>
            <w:ins w:author="ELENA GÓMEZ RICO" w:date="2026-03-24T07:39:47.234Z" w16du:dateUtc="2026-03-24T07:39:47.234Z" w:id="767887974">
              <w:r w:rsidRPr="3041B978" w:rsidR="3041B978">
                <w:rPr>
                  <w:sz w:val="20"/>
                  <w:szCs w:val="20"/>
                </w:rPr>
                <w:t>.</w:t>
              </w:r>
            </w:ins>
            <w:ins w:author="ELENA GÓMEZ RICO" w:date="2026-03-24T07:46:24.729Z" w16du:dateUtc="2026-03-24T07:46:24.729Z" w:id="399782111">
              <w:r w:rsidRPr="3041B978" w:rsidR="5F593C59">
                <w:rPr>
                  <w:sz w:val="20"/>
                  <w:szCs w:val="20"/>
                </w:rPr>
                <w:t xml:space="preserve"> (L</w:t>
              </w:r>
              <w:r w:rsidRPr="3041B978" w:rsidR="5F593C59">
                <w:rPr>
                  <w:sz w:val="20"/>
                  <w:szCs w:val="20"/>
                </w:rPr>
                <w:t>2)</w:t>
              </w:r>
            </w:ins>
          </w:p>
        </w:tc>
        <w:tc>
          <w:tcPr>
            <w:tcW w:w="2040" w:type="dxa"/>
            <w:tcMar/>
            <w:vAlign w:val="top"/>
            <w:tcPrChange w:author="ELENA GÓMEZ RICO" w:date="2026-03-24T07:40:25.743Z" w:id="1309740377">
              <w:tcPr>
                <w:tcW w:w="2040" w:type="dxa"/>
                <w:tcMar/>
                <w:vAlign w:val="center"/>
              </w:tcPr>
            </w:tcPrChange>
          </w:tcPr>
          <w:p w:rsidR="3041B978" w:rsidP="3041B978" w:rsidRDefault="3041B978" w14:paraId="65986AA8" w14:textId="35925C2F">
            <w:pPr>
              <w:spacing w:before="0" w:beforeAutospacing="off" w:after="0" w:afterAutospacing="off" w:line="240" w:lineRule="auto"/>
              <w:jc w:val="left"/>
              <w:rPr>
                <w:rStyle w:val="Hyperlink"/>
                <w:sz w:val="20"/>
                <w:szCs w:val="20"/>
              </w:rPr>
              <w:pPrChange w:author="ELENA GÓMEZ RICO" w:date="2026-03-24T07:40:25.743Z">
                <w:pPr/>
              </w:pPrChange>
            </w:pPr>
            <w:r>
              <w:fldChar w:fldCharType="begin"/>
            </w:r>
            <w:r>
              <w:instrText xml:space="preserve">HYPERLINK "https://euc-word-edit.officeapps.live.com/we/White%20Paper%20on%20Citizen%20Science%20for%20Europe" </w:instrText>
            </w:r>
            <w:r>
              <w:fldChar w:fldCharType="separate"/>
            </w:r>
            <w:ins w:author="ELENA GÓMEZ RICO" w:date="2026-03-24T07:39:47.234Z" w16du:dateUtc="2026-03-24T07:39:47.234Z" w:id="2005947629">
              <w:r w:rsidRPr="3041B978" w:rsidR="3041B978">
                <w:rPr>
                  <w:rStyle w:val="Hyperlink"/>
                  <w:sz w:val="20"/>
                  <w:szCs w:val="20"/>
                </w:rPr>
                <w:t>(Matt, 2015)</w:t>
              </w:r>
            </w:ins>
            <w:r>
              <w:fldChar w:fldCharType="end"/>
            </w:r>
          </w:p>
        </w:tc>
      </w:tr>
      <w:tr w:rsidR="3041B978" w:rsidTr="455BAE5D" w14:paraId="53A3DC39">
        <w:trPr>
          <w:trHeight w:val="300"/>
          <w:trPrChange w:author="ELENA GÓMEZ RICO" w:date="2026-03-24T07:40:25.743Z" w16du:dateUtc="2026-03-24T07:40:25.743Z" w:id="2094416580">
            <w:trPr>
              <w:trHeight w:val="300"/>
            </w:trPr>
          </w:trPrChange>
          <w:ins w:author="ELENA GÓMEZ RICO" w:date="2026-03-24T07:39:47.234Z" w16du:dateUtc="2026-03-24T07:39:47.234Z" w:id="640625189"/>
        </w:trPr>
        <w:tc>
          <w:tcPr>
            <w:tcW w:w="1511" w:type="dxa"/>
            <w:vMerge/>
            <w:tcMar/>
            <w:vAlign w:val="top"/>
          </w:tcPr>
          <w:p w14:paraId="17134759"/>
        </w:tc>
        <w:tc>
          <w:tcPr>
            <w:tcW w:w="2822" w:type="dxa"/>
            <w:tcMar/>
            <w:vAlign w:val="top"/>
            <w:tcPrChange w:author="ELENA GÓMEZ RICO" w:date="2026-03-24T07:40:25.744Z" w:id="1481265620">
              <w:tcPr>
                <w:tcW w:w="2822" w:type="dxa"/>
                <w:tcMar/>
                <w:vAlign w:val="center"/>
              </w:tcPr>
            </w:tcPrChange>
          </w:tcPr>
          <w:p w:rsidR="3041B978" w:rsidP="3041B978" w:rsidRDefault="3041B978" w14:paraId="7F1F8ACC" w14:textId="51F398FC">
            <w:pPr>
              <w:spacing w:before="0" w:beforeAutospacing="off" w:after="0" w:afterAutospacing="off" w:line="240" w:lineRule="auto"/>
              <w:jc w:val="left"/>
              <w:rPr>
                <w:sz w:val="20"/>
                <w:szCs w:val="20"/>
              </w:rPr>
              <w:pPrChange w:author="ELENA GÓMEZ RICO" w:date="2026-03-24T07:40:25.744Z">
                <w:pPr/>
              </w:pPrChange>
            </w:pPr>
            <w:ins w:author="ELENA GÓMEZ RICO" w:date="2026-03-24T07:39:47.234Z" w16du:dateUtc="2026-03-24T07:39:47.234Z" w:id="1225869024">
              <w:r w:rsidRPr="3041B978" w:rsidR="3041B978">
                <w:rPr>
                  <w:sz w:val="20"/>
                  <w:szCs w:val="20"/>
                </w:rPr>
                <w:t>Crowdsourcing</w:t>
              </w:r>
            </w:ins>
            <w:ins w:author="ELENA GÓMEZ RICO" w:date="2026-03-24T07:53:20.811Z" w16du:dateUtc="2026-03-24T07:53:20.811Z" w:id="1912512833">
              <w:r w:rsidRPr="3041B978" w:rsidR="1ABDA818">
                <w:rPr>
                  <w:sz w:val="20"/>
                  <w:szCs w:val="20"/>
                </w:rPr>
                <w:t xml:space="preserve"> – </w:t>
              </w:r>
            </w:ins>
            <w:ins w:author="ELENA GÓMEZ RICO" w:date="2026-03-24T07:39:47.234Z" w16du:dateUtc="2026-03-24T07:39:47.234Z" w:id="2110927540">
              <w:r w:rsidRPr="3041B978" w:rsidR="3041B978">
                <w:rPr>
                  <w:sz w:val="20"/>
                  <w:szCs w:val="20"/>
                </w:rPr>
                <w:t>crowd</w:t>
              </w:r>
            </w:ins>
            <w:ins w:author="ELENA GÓMEZ RICO" w:date="2026-03-24T07:53:20.8Z" w16du:dateUtc="2026-03-24T07:53:20.8Z" w:id="749494167">
              <w:r w:rsidRPr="3041B978" w:rsidR="1ABDA818">
                <w:rPr>
                  <w:sz w:val="20"/>
                  <w:szCs w:val="20"/>
                </w:rPr>
                <w:t xml:space="preserve"> </w:t>
              </w:r>
            </w:ins>
            <w:ins w:author="ELENA GÓMEZ RICO" w:date="2026-03-24T07:39:47.234Z" w16du:dateUtc="2026-03-24T07:39:47.234Z" w:id="1498200161">
              <w:r w:rsidRPr="3041B978" w:rsidR="3041B978">
                <w:rPr>
                  <w:sz w:val="20"/>
                  <w:szCs w:val="20"/>
                </w:rPr>
                <w:t>scienc</w:t>
              </w:r>
              <w:r w:rsidRPr="3041B978" w:rsidR="3041B978">
                <w:rPr>
                  <w:sz w:val="20"/>
                  <w:szCs w:val="20"/>
                </w:rPr>
                <w:t>e</w:t>
              </w:r>
              <w:r w:rsidRPr="3041B978" w:rsidR="3041B978">
                <w:rPr>
                  <w:sz w:val="20"/>
                  <w:szCs w:val="20"/>
                </w:rPr>
                <w:t xml:space="preserve"> and collective indexing,</w:t>
              </w:r>
              <w:r w:rsidRPr="3041B978" w:rsidR="3041B978">
                <w:rPr>
                  <w:sz w:val="20"/>
                  <w:szCs w:val="20"/>
                </w:rPr>
                <w:t xml:space="preserve"> </w:t>
              </w:r>
              <w:r w:rsidRPr="3041B978" w:rsidR="3041B978">
                <w:rPr>
                  <w:sz w:val="20"/>
                  <w:szCs w:val="20"/>
                </w:rPr>
                <w:t>annotatio</w:t>
              </w:r>
              <w:r w:rsidRPr="3041B978" w:rsidR="3041B978">
                <w:rPr>
                  <w:sz w:val="20"/>
                  <w:szCs w:val="20"/>
                </w:rPr>
                <w:t>n</w:t>
              </w:r>
              <w:r w:rsidRPr="3041B978" w:rsidR="3041B978">
                <w:rPr>
                  <w:sz w:val="20"/>
                  <w:szCs w:val="20"/>
                </w:rPr>
                <w:t xml:space="preserve"> and content curation</w:t>
              </w:r>
            </w:ins>
          </w:p>
        </w:tc>
        <w:tc>
          <w:tcPr>
            <w:tcW w:w="2987" w:type="dxa"/>
            <w:tcMar/>
            <w:vAlign w:val="top"/>
            <w:tcPrChange w:author="ELENA GÓMEZ RICO" w:date="2026-03-24T07:40:25.744Z" w:id="1706246133">
              <w:tcPr>
                <w:tcW w:w="2987" w:type="dxa"/>
                <w:tcMar/>
                <w:vAlign w:val="center"/>
              </w:tcPr>
            </w:tcPrChange>
          </w:tcPr>
          <w:p w:rsidR="37432306" w:rsidP="3041B978" w:rsidRDefault="37432306" w14:paraId="5ACCEC26" w14:textId="71227DBD">
            <w:pPr>
              <w:spacing w:before="0" w:beforeAutospacing="off" w:after="0" w:afterAutospacing="off" w:line="240" w:lineRule="auto"/>
              <w:jc w:val="left"/>
              <w:rPr>
                <w:sz w:val="20"/>
                <w:szCs w:val="20"/>
              </w:rPr>
              <w:pPrChange w:author="ELENA GÓMEZ RICO" w:date="2026-03-24T07:40:25.744Z">
                <w:pPr/>
              </w:pPrChange>
            </w:pPr>
            <w:ins w:author="ELENA GÓMEZ RICO" w:date="2026-03-24T07:53:27.661Z" w16du:dateUtc="2026-03-24T07:53:27.661Z" w:id="23058793">
              <w:r w:rsidRPr="3041B978" w:rsidR="37432306">
                <w:rPr>
                  <w:sz w:val="20"/>
                  <w:szCs w:val="20"/>
                </w:rPr>
                <w:t>It'</w:t>
              </w:r>
              <w:r w:rsidRPr="3041B978" w:rsidR="37432306">
                <w:rPr>
                  <w:sz w:val="20"/>
                  <w:szCs w:val="20"/>
                </w:rPr>
                <w:t>s</w:t>
              </w:r>
            </w:ins>
            <w:ins w:author="ELENA GÓMEZ RICO" w:date="2026-03-24T07:39:47.234Z" w16du:dateUtc="2026-03-24T07:39:47.234Z" w:id="1887732484">
              <w:r w:rsidRPr="3041B978" w:rsidR="3041B978">
                <w:rPr>
                  <w:sz w:val="20"/>
                  <w:szCs w:val="20"/>
                </w:rPr>
                <w:t xml:space="preserve"> </w:t>
              </w:r>
              <w:r w:rsidRPr="3041B978" w:rsidR="3041B978">
                <w:rPr>
                  <w:sz w:val="20"/>
                  <w:szCs w:val="20"/>
                </w:rPr>
                <w:t>a common practic</w:t>
              </w:r>
              <w:r w:rsidRPr="3041B978" w:rsidR="3041B978">
                <w:rPr>
                  <w:sz w:val="20"/>
                  <w:szCs w:val="20"/>
                </w:rPr>
                <w:t>e</w:t>
              </w:r>
              <w:r w:rsidRPr="3041B978" w:rsidR="3041B978">
                <w:rPr>
                  <w:sz w:val="20"/>
                  <w:szCs w:val="20"/>
                </w:rPr>
                <w:t xml:space="preserve"> on citizen science to develop platforms for massively annotate wide corpus with non-experts</w:t>
              </w:r>
            </w:ins>
            <w:ins w:author="ELENA GÓMEZ RICO" w:date="2026-03-24T07:50:53.255Z" w16du:dateUtc="2026-03-24T07:50:53.255Z" w:id="119912148">
              <w:r w:rsidRPr="3041B978" w:rsidR="76F0C335">
                <w:rPr>
                  <w:sz w:val="20"/>
                  <w:szCs w:val="20"/>
                </w:rPr>
                <w:t xml:space="preserve"> (L2</w:t>
              </w:r>
              <w:r w:rsidRPr="3041B978" w:rsidR="644F0FC3">
                <w:rPr>
                  <w:sz w:val="20"/>
                  <w:szCs w:val="20"/>
                </w:rPr>
                <w:t>, L3, L4)</w:t>
              </w:r>
            </w:ins>
          </w:p>
        </w:tc>
        <w:tc>
          <w:tcPr>
            <w:tcW w:w="2040" w:type="dxa"/>
            <w:tcMar/>
            <w:vAlign w:val="top"/>
            <w:tcPrChange w:author="ELENA GÓMEZ RICO" w:date="2026-03-24T07:40:25.744Z" w:id="838461770">
              <w:tcPr>
                <w:tcW w:w="2040" w:type="dxa"/>
                <w:tcMar/>
                <w:vAlign w:val="center"/>
              </w:tcPr>
            </w:tcPrChange>
          </w:tcPr>
          <w:p w:rsidR="3041B978" w:rsidP="3041B978" w:rsidRDefault="3041B978" w14:paraId="0EE2F27E" w14:textId="6CFAC536">
            <w:pPr>
              <w:spacing w:before="0" w:beforeAutospacing="off" w:after="0" w:afterAutospacing="off" w:line="240" w:lineRule="auto"/>
              <w:jc w:val="left"/>
              <w:rPr>
                <w:rStyle w:val="Hyperlink"/>
                <w:sz w:val="20"/>
                <w:szCs w:val="20"/>
              </w:rPr>
              <w:pPrChange w:author="ELENA GÓMEZ RICO" w:date="2026-03-24T07:40:25.744Z">
                <w:pPr/>
              </w:pPrChange>
            </w:pPr>
            <w:r>
              <w:fldChar w:fldCharType="begin"/>
            </w:r>
            <w:r>
              <w:instrText xml:space="preserve">HYPERLINK "https://euc-word-edit.officeapps.live.com/we/Cultural%20Heritage%20Information%20Retrieval%20Past%20Present%20and%20Future%20Trends" </w:instrText>
            </w:r>
            <w:r>
              <w:fldChar w:fldCharType="separate"/>
            </w:r>
            <w:ins w:author="ELENA GÓMEZ RICO" w:date="2026-03-24T07:39:47.235Z" w16du:dateUtc="2026-03-24T07:39:47.235Z" w:id="681754740">
              <w:r w:rsidRPr="3041B978" w:rsidR="3041B978">
                <w:rPr>
                  <w:rStyle w:val="Hyperlink"/>
                  <w:sz w:val="20"/>
                  <w:szCs w:val="20"/>
                </w:rPr>
                <w:t xml:space="preserve">(Ranjgar </w:t>
              </w:r>
              <w:r w:rsidRPr="3041B978" w:rsidR="3041B978">
                <w:rPr>
                  <w:rStyle w:val="Hyperlink"/>
                  <w:sz w:val="20"/>
                  <w:szCs w:val="20"/>
                </w:rPr>
                <w:t>et al.</w:t>
              </w:r>
              <w:r w:rsidRPr="3041B978" w:rsidR="3041B978">
                <w:rPr>
                  <w:rStyle w:val="Hyperlink"/>
                  <w:sz w:val="20"/>
                  <w:szCs w:val="20"/>
                </w:rPr>
                <w:t>, 2024)</w:t>
              </w:r>
            </w:ins>
            <w:r>
              <w:fldChar w:fldCharType="end"/>
            </w:r>
            <w:ins w:author="ELENA GÓMEZ RICO" w:date="2026-03-24T07:39:47.235Z" w16du:dateUtc="2026-03-24T07:39:47.235Z" w:id="2082104063">
              <w:r w:rsidRPr="3041B978" w:rsidR="3041B978">
                <w:rPr>
                  <w:sz w:val="20"/>
                  <w:szCs w:val="20"/>
                </w:rPr>
                <w:t xml:space="preserve">; </w:t>
              </w:r>
            </w:ins>
            <w:r>
              <w:fldChar w:fldCharType="begin"/>
            </w:r>
            <w:r>
              <w:instrText xml:space="preserve">HYPERLINK "https://euc-word-edit.officeapps.live.com/we/Towards%20a%20Teacher%20Application%20to%20Support%20Semantic%20Annotations%20of%20Learning%20Tasks%20in%20Cultural%20Heritage" </w:instrText>
            </w:r>
            <w:r>
              <w:fldChar w:fldCharType="separate"/>
            </w:r>
            <w:ins w:author="ELENA GÓMEZ RICO" w:date="2026-03-24T07:39:47.235Z" w16du:dateUtc="2026-03-24T07:39:47.235Z" w:id="1922712028">
              <w:r w:rsidRPr="3041B978" w:rsidR="3041B978">
                <w:rPr>
                  <w:rStyle w:val="Hyperlink"/>
                  <w:sz w:val="20"/>
                  <w:szCs w:val="20"/>
                </w:rPr>
                <w:t xml:space="preserve">(García-Zarza </w:t>
              </w:r>
              <w:r w:rsidRPr="3041B978" w:rsidR="3041B978">
                <w:rPr>
                  <w:rStyle w:val="Hyperlink"/>
                  <w:sz w:val="20"/>
                  <w:szCs w:val="20"/>
                </w:rPr>
                <w:t>et al.</w:t>
              </w:r>
              <w:r w:rsidRPr="3041B978" w:rsidR="3041B978">
                <w:rPr>
                  <w:rStyle w:val="Hyperlink"/>
                  <w:sz w:val="20"/>
                  <w:szCs w:val="20"/>
                </w:rPr>
                <w:t>, 2022)</w:t>
              </w:r>
            </w:ins>
            <w:r>
              <w:fldChar w:fldCharType="end"/>
            </w:r>
            <w:ins w:author="ELENA GÓMEZ RICO" w:date="2026-03-24T07:39:47.235Z" w16du:dateUtc="2026-03-24T07:39:47.235Z" w:id="1857255214">
              <w:r w:rsidRPr="3041B978" w:rsidR="3041B978">
                <w:rPr>
                  <w:sz w:val="20"/>
                  <w:szCs w:val="20"/>
                </w:rPr>
                <w:t xml:space="preserve"> </w:t>
              </w:r>
            </w:ins>
            <w:r>
              <w:fldChar w:fldCharType="begin"/>
            </w:r>
            <w:r>
              <w:instrText xml:space="preserve">HYPERLINK "https://euc-word-edit.officeapps.live.com/we/Engaging%20Communities%20in%20Cultural%20Heritage" </w:instrText>
            </w:r>
            <w:r>
              <w:fldChar w:fldCharType="separate"/>
            </w:r>
            <w:ins w:author="ELENA GÓMEZ RICO" w:date="2026-03-24T07:39:47.235Z" w16du:dateUtc="2026-03-24T07:39:47.235Z" w:id="244907812">
              <w:r w:rsidRPr="3041B978" w:rsidR="3041B978">
                <w:rPr>
                  <w:rStyle w:val="Hyperlink"/>
                  <w:sz w:val="20"/>
                  <w:szCs w:val="20"/>
                </w:rPr>
                <w:t>(Lähdesmäki &amp; Thomas, 2024)</w:t>
              </w:r>
            </w:ins>
            <w:r>
              <w:fldChar w:fldCharType="end"/>
            </w:r>
            <w:ins w:author="ELENA GÓMEZ RICO" w:date="2026-03-24T07:39:47.235Z" w16du:dateUtc="2026-03-24T07:39:47.235Z" w:id="410745897">
              <w:r w:rsidRPr="3041B978" w:rsidR="3041B978">
                <w:rPr>
                  <w:sz w:val="20"/>
                  <w:szCs w:val="20"/>
                </w:rPr>
                <w:t xml:space="preserve">; </w:t>
              </w:r>
            </w:ins>
            <w:r>
              <w:fldChar w:fldCharType="begin"/>
            </w:r>
            <w:r>
              <w:instrText xml:space="preserve">HYPERLINK "https://euc-word-edit.officeapps.live.com/we/The%20Collective%20Wisdom%20Handbook%20Perspectives%20on%20Crowdsourcing%20in%20Cultural%20Heritage%20-%20book%20sprint%20version" </w:instrText>
            </w:r>
            <w:r>
              <w:fldChar w:fldCharType="separate"/>
            </w:r>
            <w:ins w:author="ELENA GÓMEZ RICO" w:date="2026-03-24T07:39:47.235Z" w16du:dateUtc="2026-03-24T07:39:47.235Z" w:id="1809418766">
              <w:r w:rsidRPr="3041B978" w:rsidR="3041B978">
                <w:rPr>
                  <w:rStyle w:val="Hyperlink"/>
                  <w:sz w:val="20"/>
                  <w:szCs w:val="20"/>
                </w:rPr>
                <w:t xml:space="preserve">(Ridge </w:t>
              </w:r>
              <w:r w:rsidRPr="3041B978" w:rsidR="3041B978">
                <w:rPr>
                  <w:rStyle w:val="Hyperlink"/>
                  <w:sz w:val="20"/>
                  <w:szCs w:val="20"/>
                </w:rPr>
                <w:t>et al.</w:t>
              </w:r>
              <w:r w:rsidRPr="3041B978" w:rsidR="3041B978">
                <w:rPr>
                  <w:rStyle w:val="Hyperlink"/>
                  <w:sz w:val="20"/>
                  <w:szCs w:val="20"/>
                </w:rPr>
                <w:t>, 2019)</w:t>
              </w:r>
            </w:ins>
            <w:r>
              <w:fldChar w:fldCharType="end"/>
            </w:r>
          </w:p>
        </w:tc>
      </w:tr>
      <w:tr w:rsidR="3041B978" w:rsidTr="455BAE5D" w14:paraId="77EB4B50">
        <w:trPr>
          <w:trHeight w:val="300"/>
          <w:trPrChange w:author="ELENA GÓMEZ RICO" w:date="2026-03-24T07:40:25.744Z" w16du:dateUtc="2026-03-24T07:40:25.744Z" w:id="365725454">
            <w:trPr>
              <w:trHeight w:val="300"/>
            </w:trPr>
          </w:trPrChange>
          <w:ins w:author="ELENA GÓMEZ RICO" w:date="2026-03-24T07:39:47.235Z" w16du:dateUtc="2026-03-24T07:39:47.235Z" w:id="887013604"/>
        </w:trPr>
        <w:tc>
          <w:tcPr>
            <w:tcW w:w="1511" w:type="dxa"/>
            <w:vMerge/>
            <w:tcMar/>
            <w:vAlign w:val="top"/>
          </w:tcPr>
          <w:p w14:paraId="00B59D4E"/>
        </w:tc>
        <w:tc>
          <w:tcPr>
            <w:tcW w:w="2822" w:type="dxa"/>
            <w:tcMar/>
            <w:vAlign w:val="top"/>
            <w:tcPrChange w:author="ELENA GÓMEZ RICO" w:date="2026-03-24T07:40:25.744Z" w:id="785391229">
              <w:tcPr>
                <w:tcW w:w="2822" w:type="dxa"/>
                <w:tcMar/>
                <w:vAlign w:val="center"/>
              </w:tcPr>
            </w:tcPrChange>
          </w:tcPr>
          <w:p w:rsidR="3041B978" w:rsidP="3041B978" w:rsidRDefault="3041B978" w14:paraId="3CEDC55F" w14:textId="1FE3120F">
            <w:pPr>
              <w:spacing w:before="0" w:beforeAutospacing="off" w:after="0" w:afterAutospacing="off" w:line="240" w:lineRule="auto"/>
              <w:jc w:val="left"/>
              <w:rPr>
                <w:sz w:val="20"/>
                <w:szCs w:val="20"/>
              </w:rPr>
              <w:pPrChange w:author="ELENA GÓMEZ RICO" w:date="2026-03-24T07:40:25.744Z">
                <w:pPr/>
              </w:pPrChange>
            </w:pPr>
            <w:ins w:author="ELENA GÓMEZ RICO" w:date="2026-03-24T07:39:47.235Z" w16du:dateUtc="2026-03-24T07:39:47.235Z" w:id="189161356">
              <w:r w:rsidRPr="3041B978" w:rsidR="3041B978">
                <w:rPr>
                  <w:sz w:val="20"/>
                  <w:szCs w:val="20"/>
                </w:rPr>
                <w:t>Others</w:t>
              </w:r>
            </w:ins>
          </w:p>
        </w:tc>
        <w:tc>
          <w:tcPr>
            <w:tcW w:w="2987" w:type="dxa"/>
            <w:tcMar/>
            <w:vAlign w:val="top"/>
            <w:tcPrChange w:author="ELENA GÓMEZ RICO" w:date="2026-03-24T07:40:25.744Z" w:id="1881508091">
              <w:tcPr>
                <w:tcW w:w="2987" w:type="dxa"/>
                <w:tcMar/>
                <w:vAlign w:val="center"/>
              </w:tcPr>
            </w:tcPrChange>
          </w:tcPr>
          <w:p w:rsidR="3041B978" w:rsidP="3041B978" w:rsidRDefault="3041B978" w14:paraId="7A69EDDD" w14:textId="5AA1EC4E">
            <w:pPr>
              <w:spacing w:before="0" w:beforeAutospacing="off" w:after="0" w:afterAutospacing="off" w:line="240" w:lineRule="auto"/>
              <w:jc w:val="left"/>
              <w:rPr>
                <w:sz w:val="20"/>
                <w:szCs w:val="20"/>
              </w:rPr>
              <w:pPrChange w:author="ELENA GÓMEZ RICO" w:date="2026-03-24T07:40:25.745Z">
                <w:pPr/>
              </w:pPrChange>
            </w:pPr>
            <w:ins w:author="ELENA GÓMEZ RICO" w:date="2026-03-24T07:39:47.235Z" w16du:dateUtc="2026-03-24T07:39:47.235Z" w:id="93415045">
              <w:r w:rsidRPr="3041B978" w:rsidR="3041B978">
                <w:rPr>
                  <w:sz w:val="20"/>
                  <w:szCs w:val="20"/>
                </w:rPr>
                <w:t xml:space="preserve">Other tools that can be found as participation </w:t>
              </w:r>
              <w:r w:rsidRPr="3041B978" w:rsidR="3041B978">
                <w:rPr>
                  <w:sz w:val="20"/>
                  <w:szCs w:val="20"/>
                </w:rPr>
                <w:t>comes</w:t>
              </w:r>
              <w:r w:rsidRPr="3041B978" w:rsidR="3041B978">
                <w:rPr>
                  <w:sz w:val="20"/>
                  <w:szCs w:val="20"/>
                </w:rPr>
                <w:t xml:space="preserve"> from a variety of fields with </w:t>
              </w:r>
              <w:r w:rsidRPr="3041B978" w:rsidR="3041B978">
                <w:rPr>
                  <w:sz w:val="20"/>
                  <w:szCs w:val="20"/>
                </w:rPr>
                <w:t>its</w:t>
              </w:r>
              <w:r w:rsidRPr="3041B978" w:rsidR="3041B978">
                <w:rPr>
                  <w:sz w:val="20"/>
                  <w:szCs w:val="20"/>
                </w:rPr>
                <w:t xml:space="preserve"> own tools</w:t>
              </w:r>
            </w:ins>
            <w:ins w:author="ELENA GÓMEZ RICO" w:date="2026-03-24T07:51:14.174Z" w16du:dateUtc="2026-03-24T07:51:14.174Z" w:id="1017990798">
              <w:r w:rsidRPr="3041B978" w:rsidR="047CE52B">
                <w:rPr>
                  <w:sz w:val="20"/>
                  <w:szCs w:val="20"/>
                </w:rPr>
                <w:t xml:space="preserve"> (L2)</w:t>
              </w:r>
            </w:ins>
          </w:p>
        </w:tc>
        <w:tc>
          <w:tcPr>
            <w:tcW w:w="2040" w:type="dxa"/>
            <w:tcMar/>
            <w:vAlign w:val="top"/>
            <w:tcPrChange w:author="ELENA GÓMEZ RICO" w:date="2026-03-24T07:40:25.745Z" w:id="1903486666">
              <w:tcPr>
                <w:tcW w:w="2040" w:type="dxa"/>
                <w:tcMar/>
                <w:vAlign w:val="center"/>
              </w:tcPr>
            </w:tcPrChange>
          </w:tcPr>
          <w:p w:rsidR="3041B978" w:rsidP="3041B978" w:rsidRDefault="3041B978" w14:paraId="08F1B0CC" w14:textId="3645D419">
            <w:pPr>
              <w:spacing w:before="0" w:beforeAutospacing="off" w:after="0" w:afterAutospacing="off" w:line="240" w:lineRule="auto"/>
              <w:jc w:val="left"/>
              <w:rPr>
                <w:rStyle w:val="Hyperlink"/>
                <w:sz w:val="20"/>
                <w:szCs w:val="20"/>
              </w:rPr>
              <w:pPrChange w:author="ELENA GÓMEZ RICO" w:date="2026-03-24T07:40:25.745Z">
                <w:pPr/>
              </w:pPrChange>
            </w:pPr>
            <w:r>
              <w:fldChar w:fldCharType="begin"/>
            </w:r>
            <w:r>
              <w:instrText xml:space="preserve">HYPERLINK "https://euc-word-edit.officeapps.live.com/we/Ci%C3%A8ncia%20Ciutadana%20o%20Ciutadanies%20Cient%C3%ADfiques?%20Quatre%20Models%20de%20Participaci%C3%B3%20en%20Ci%C3%A8ncia%20i%20Tecnologia" </w:instrText>
            </w:r>
            <w:r>
              <w:fldChar w:fldCharType="separate"/>
            </w:r>
            <w:ins w:author="ELENA GÓMEZ RICO" w:date="2026-03-24T07:39:47.235Z" w16du:dateUtc="2026-03-24T07:39:47.235Z" w:id="632967559">
              <w:r w:rsidRPr="3041B978" w:rsidR="3041B978">
                <w:rPr>
                  <w:rStyle w:val="Hyperlink"/>
                  <w:sz w:val="20"/>
                  <w:szCs w:val="20"/>
                </w:rPr>
                <w:t>(Gómez-Ferri, 2014)</w:t>
              </w:r>
            </w:ins>
            <w:r>
              <w:fldChar w:fldCharType="end"/>
            </w:r>
          </w:p>
        </w:tc>
      </w:tr>
      <w:tr w:rsidR="3041B978" w:rsidTr="455BAE5D" w14:paraId="2F74880A">
        <w:trPr>
          <w:trHeight w:val="300"/>
          <w:trPrChange w:author="ELENA GÓMEZ RICO" w:date="2026-03-24T07:40:25.745Z" w16du:dateUtc="2026-03-24T07:40:25.745Z" w:id="194445576">
            <w:trPr>
              <w:trHeight w:val="300"/>
            </w:trPr>
          </w:trPrChange>
          <w:ins w:author="ELENA GÓMEZ RICO" w:date="2026-03-24T07:39:47.235Z" w16du:dateUtc="2026-03-24T07:39:47.235Z" w:id="481602408"/>
        </w:trPr>
        <w:tc>
          <w:tcPr>
            <w:tcW w:w="1511" w:type="dxa"/>
            <w:vMerge w:val="restart"/>
            <w:tcMar/>
            <w:vAlign w:val="top"/>
            <w:tcPrChange w:author="ELENA GÓMEZ RICO" w:date="2026-03-24T07:40:25.745Z" w:id="514044275">
              <w:tcPr>
                <w:tcW w:w="1511" w:type="dxa"/>
                <w:tcMar/>
                <w:vAlign w:val="center"/>
              </w:tcPr>
            </w:tcPrChange>
          </w:tcPr>
          <w:p w:rsidR="3041B978" w:rsidP="3041B978" w:rsidRDefault="3041B978" w14:paraId="4C91D0CD" w14:textId="3486144D">
            <w:pPr>
              <w:spacing w:before="0" w:beforeAutospacing="off" w:after="0" w:afterAutospacing="off" w:line="240" w:lineRule="auto"/>
              <w:jc w:val="left"/>
              <w:rPr>
                <w:sz w:val="20"/>
                <w:szCs w:val="20"/>
              </w:rPr>
              <w:pPrChange w:author="ELENA GÓMEZ RICO" w:date="2026-03-24T07:40:25.745Z">
                <w:pPr/>
              </w:pPrChange>
            </w:pPr>
            <w:ins w:author="ELENA GÓMEZ RICO" w:date="2026-03-24T07:39:47.235Z" w16du:dateUtc="2026-03-24T07:39:47.235Z" w:id="660166163">
              <w:r w:rsidRPr="3041B978" w:rsidR="3041B978">
                <w:rPr>
                  <w:sz w:val="20"/>
                  <w:szCs w:val="20"/>
                </w:rPr>
                <w:t>3. Levels of user participation and engagement</w:t>
              </w:r>
            </w:ins>
          </w:p>
        </w:tc>
        <w:tc>
          <w:tcPr>
            <w:tcW w:w="2822" w:type="dxa"/>
            <w:tcMar/>
            <w:vAlign w:val="top"/>
            <w:tcPrChange w:author="ELENA GÓMEZ RICO" w:date="2026-03-24T07:40:25.745Z" w:id="1487610869">
              <w:tcPr>
                <w:tcW w:w="2822" w:type="dxa"/>
                <w:tcMar/>
                <w:vAlign w:val="center"/>
              </w:tcPr>
            </w:tcPrChange>
          </w:tcPr>
          <w:p w:rsidR="3041B978" w:rsidP="3041B978" w:rsidRDefault="3041B978" w14:paraId="2A27ADC5" w14:textId="711A7F94">
            <w:pPr>
              <w:spacing w:before="0" w:beforeAutospacing="off" w:after="0" w:afterAutospacing="off" w:line="240" w:lineRule="auto"/>
              <w:jc w:val="left"/>
              <w:rPr>
                <w:sz w:val="20"/>
                <w:szCs w:val="20"/>
              </w:rPr>
              <w:pPrChange w:author="ELENA GÓMEZ RICO" w:date="2026-03-24T07:40:25.745Z">
                <w:pPr/>
              </w:pPrChange>
            </w:pPr>
            <w:ins w:author="ELENA GÓMEZ RICO" w:date="2026-03-24T07:39:47.236Z" w16du:dateUtc="2026-03-24T07:39:47.236Z" w:id="1985391193">
              <w:r w:rsidRPr="3041B978" w:rsidR="3041B978">
                <w:rPr>
                  <w:sz w:val="20"/>
                  <w:szCs w:val="20"/>
                </w:rPr>
                <w:t>Consult, include, elaborate, own</w:t>
              </w:r>
            </w:ins>
          </w:p>
        </w:tc>
        <w:tc>
          <w:tcPr>
            <w:tcW w:w="2987" w:type="dxa"/>
            <w:tcMar/>
            <w:vAlign w:val="top"/>
            <w:tcPrChange w:author="ELENA GÓMEZ RICO" w:date="2026-03-24T07:40:25.745Z" w:id="1846738203">
              <w:tcPr>
                <w:tcW w:w="2987" w:type="dxa"/>
                <w:tcMar/>
                <w:vAlign w:val="center"/>
              </w:tcPr>
            </w:tcPrChange>
          </w:tcPr>
          <w:p w:rsidR="3041B978" w:rsidP="3041B978" w:rsidRDefault="3041B978" w14:paraId="28B3B14A" w14:textId="12D0536A">
            <w:pPr>
              <w:spacing w:before="0" w:beforeAutospacing="off" w:after="0" w:afterAutospacing="off" w:line="240" w:lineRule="auto"/>
              <w:jc w:val="left"/>
              <w:rPr>
                <w:sz w:val="20"/>
                <w:szCs w:val="20"/>
              </w:rPr>
              <w:pPrChange w:author="ELENA GÓMEZ RICO" w:date="2026-03-24T07:40:25.745Z">
                <w:pPr/>
              </w:pPrChange>
            </w:pPr>
            <w:ins w:author="ELENA GÓMEZ RICO" w:date="2026-03-24T07:39:47.236Z" w16du:dateUtc="2026-03-24T07:39:47.236Z" w:id="754977851">
              <w:r w:rsidRPr="3041B978" w:rsidR="3041B978">
                <w:rPr>
                  <w:sz w:val="20"/>
                  <w:szCs w:val="20"/>
                </w:rPr>
                <w:t>Consulting is the lowest level of engagement and owning the highest</w:t>
              </w:r>
            </w:ins>
            <w:ins w:author="ELENA GÓMEZ RICO" w:date="2026-03-24T07:51:33.656Z" w16du:dateUtc="2026-03-24T07:51:33.656Z" w:id="696379404">
              <w:r w:rsidRPr="3041B978" w:rsidR="04C15D15">
                <w:rPr>
                  <w:sz w:val="20"/>
                  <w:szCs w:val="20"/>
                </w:rPr>
                <w:t xml:space="preserve"> (L1, L3)</w:t>
              </w:r>
            </w:ins>
          </w:p>
        </w:tc>
        <w:tc>
          <w:tcPr>
            <w:tcW w:w="2040" w:type="dxa"/>
            <w:tcMar/>
            <w:vAlign w:val="top"/>
            <w:tcPrChange w:author="ELENA GÓMEZ RICO" w:date="2026-03-24T07:40:25.745Z" w:id="1218194809">
              <w:tcPr>
                <w:tcW w:w="2040" w:type="dxa"/>
                <w:tcMar/>
                <w:vAlign w:val="center"/>
              </w:tcPr>
            </w:tcPrChange>
          </w:tcPr>
          <w:p w:rsidR="3041B978" w:rsidP="3041B978" w:rsidRDefault="3041B978" w14:paraId="79FF1CDB" w14:textId="60785B30">
            <w:pPr>
              <w:spacing w:before="0" w:beforeAutospacing="off" w:after="0" w:afterAutospacing="off" w:line="240" w:lineRule="auto"/>
              <w:jc w:val="left"/>
              <w:rPr>
                <w:rStyle w:val="Hyperlink"/>
                <w:sz w:val="20"/>
                <w:szCs w:val="20"/>
              </w:rPr>
              <w:pPrChange w:author="ELENA GÓMEZ RICO" w:date="2026-03-24T07:40:25.745Z">
                <w:pPr/>
              </w:pPrChange>
            </w:pPr>
            <w:r>
              <w:fldChar w:fldCharType="begin"/>
            </w:r>
            <w:r>
              <w:instrText xml:space="preserve">HYPERLINK "https://euc-word-edit.officeapps.live.com/we/The%20Participatory%20Turn%20in%20AI%20Design%20Theoretical%20Foundations%20and%20the%20Current%20State%20of%20Practice" </w:instrText>
            </w:r>
            <w:r>
              <w:fldChar w:fldCharType="separate"/>
            </w:r>
            <w:ins w:author="ELENA GÓMEZ RICO" w:date="2026-03-24T07:39:47.236Z" w16du:dateUtc="2026-03-24T07:39:47.236Z" w:id="191752449">
              <w:r w:rsidRPr="3041B978" w:rsidR="3041B978">
                <w:rPr>
                  <w:rStyle w:val="Hyperlink"/>
                  <w:sz w:val="20"/>
                  <w:szCs w:val="20"/>
                </w:rPr>
                <w:t xml:space="preserve">(Delgado </w:t>
              </w:r>
              <w:r w:rsidRPr="3041B978" w:rsidR="3041B978">
                <w:rPr>
                  <w:rStyle w:val="Hyperlink"/>
                  <w:sz w:val="20"/>
                  <w:szCs w:val="20"/>
                </w:rPr>
                <w:t>et al.</w:t>
              </w:r>
              <w:r w:rsidRPr="3041B978" w:rsidR="3041B978">
                <w:rPr>
                  <w:rStyle w:val="Hyperlink"/>
                  <w:sz w:val="20"/>
                  <w:szCs w:val="20"/>
                </w:rPr>
                <w:t>, 2023)</w:t>
              </w:r>
            </w:ins>
            <w:r>
              <w:fldChar w:fldCharType="end"/>
            </w:r>
          </w:p>
        </w:tc>
      </w:tr>
      <w:tr w:rsidR="3041B978" w:rsidTr="455BAE5D" w14:paraId="784B2B82">
        <w:trPr>
          <w:trHeight w:val="300"/>
          <w:trPrChange w:author="ELENA GÓMEZ RICO" w:date="2026-03-24T07:40:25.745Z" w16du:dateUtc="2026-03-24T07:40:25.745Z" w:id="706601650">
            <w:trPr>
              <w:trHeight w:val="300"/>
            </w:trPr>
          </w:trPrChange>
          <w:ins w:author="ELENA GÓMEZ RICO" w:date="2026-03-24T07:39:47.236Z" w16du:dateUtc="2026-03-24T07:39:47.236Z" w:id="1550529865"/>
        </w:trPr>
        <w:tc>
          <w:tcPr>
            <w:tcW w:w="1511" w:type="dxa"/>
            <w:vMerge/>
            <w:tcMar/>
            <w:vAlign w:val="top"/>
          </w:tcPr>
          <w:p w14:paraId="5A08F215"/>
        </w:tc>
        <w:tc>
          <w:tcPr>
            <w:tcW w:w="2822" w:type="dxa"/>
            <w:tcMar/>
            <w:vAlign w:val="top"/>
            <w:tcPrChange w:author="ELENA GÓMEZ RICO" w:date="2026-03-24T07:40:25.746Z" w:id="489165770">
              <w:tcPr>
                <w:tcW w:w="2822" w:type="dxa"/>
                <w:tcMar/>
                <w:vAlign w:val="center"/>
              </w:tcPr>
            </w:tcPrChange>
          </w:tcPr>
          <w:p w:rsidR="3041B978" w:rsidP="3041B978" w:rsidRDefault="3041B978" w14:paraId="5CDDC619" w14:textId="64142301">
            <w:pPr>
              <w:spacing w:before="0" w:beforeAutospacing="off" w:after="0" w:afterAutospacing="off" w:line="240" w:lineRule="auto"/>
              <w:jc w:val="left"/>
              <w:rPr>
                <w:sz w:val="20"/>
                <w:szCs w:val="20"/>
              </w:rPr>
              <w:pPrChange w:author="ELENA GÓMEZ RICO" w:date="2026-03-24T07:40:25.746Z">
                <w:pPr/>
              </w:pPrChange>
            </w:pPr>
            <w:ins w:author="ELENA GÓMEZ RICO" w:date="2026-03-24T07:39:47.236Z" w16du:dateUtc="2026-03-24T07:39:47.236Z" w:id="458145417">
              <w:r w:rsidRPr="3041B978" w:rsidR="3041B978">
                <w:rPr>
                  <w:sz w:val="20"/>
                  <w:szCs w:val="20"/>
                </w:rPr>
                <w:t>Scientific, inspirational, educational, social, economic, environmental, political community agency</w:t>
              </w:r>
            </w:ins>
          </w:p>
        </w:tc>
        <w:tc>
          <w:tcPr>
            <w:tcW w:w="2987" w:type="dxa"/>
            <w:tcMar/>
            <w:vAlign w:val="top"/>
            <w:tcPrChange w:author="ELENA GÓMEZ RICO" w:date="2026-03-24T07:40:25.746Z" w:id="1546664915">
              <w:tcPr>
                <w:tcW w:w="2987" w:type="dxa"/>
                <w:tcMar/>
                <w:vAlign w:val="center"/>
              </w:tcPr>
            </w:tcPrChange>
          </w:tcPr>
          <w:p w:rsidR="3041B978" w:rsidP="3041B978" w:rsidRDefault="3041B978" w14:paraId="1667B7AE" w14:textId="74A262AA">
            <w:pPr>
              <w:spacing w:before="0" w:beforeAutospacing="off" w:after="0" w:afterAutospacing="off" w:line="240" w:lineRule="auto"/>
              <w:jc w:val="left"/>
              <w:rPr>
                <w:sz w:val="20"/>
                <w:szCs w:val="20"/>
              </w:rPr>
              <w:pPrChange w:author="ELENA GÓMEZ RICO" w:date="2026-03-24T07:40:25.746Z">
                <w:pPr/>
              </w:pPrChange>
            </w:pPr>
            <w:ins w:author="ELENA GÓMEZ RICO" w:date="2026-03-24T07:39:47.236Z" w16du:dateUtc="2026-03-24T07:39:47.236Z" w:id="1602530183">
              <w:r w:rsidRPr="3041B978" w:rsidR="3041B978">
                <w:rPr>
                  <w:sz w:val="20"/>
                  <w:szCs w:val="20"/>
                </w:rPr>
                <w:t>The levels of participation expressed here are impact areas of the knowledge products</w:t>
              </w:r>
            </w:ins>
            <w:ins w:author="ELENA GÓMEZ RICO" w:date="2026-03-24T07:51:46.035Z" w16du:dateUtc="2026-03-24T07:51:46.035Z" w:id="2142347842">
              <w:r w:rsidRPr="3041B978" w:rsidR="5610265B">
                <w:rPr>
                  <w:sz w:val="20"/>
                  <w:szCs w:val="20"/>
                </w:rPr>
                <w:t xml:space="preserve"> (L2)</w:t>
              </w:r>
            </w:ins>
          </w:p>
        </w:tc>
        <w:tc>
          <w:tcPr>
            <w:tcW w:w="2040" w:type="dxa"/>
            <w:tcMar/>
            <w:vAlign w:val="top"/>
            <w:tcPrChange w:author="ELENA GÓMEZ RICO" w:date="2026-03-24T07:40:25.746Z" w:id="411550504">
              <w:tcPr>
                <w:tcW w:w="2040" w:type="dxa"/>
                <w:tcMar/>
                <w:vAlign w:val="center"/>
              </w:tcPr>
            </w:tcPrChange>
          </w:tcPr>
          <w:p w:rsidR="3041B978" w:rsidP="3041B978" w:rsidRDefault="3041B978" w14:paraId="78F84096" w14:textId="2B68031B">
            <w:pPr>
              <w:spacing w:before="0" w:beforeAutospacing="off" w:after="0" w:afterAutospacing="off" w:line="240" w:lineRule="auto"/>
              <w:jc w:val="left"/>
              <w:rPr>
                <w:rStyle w:val="Hyperlink"/>
                <w:sz w:val="20"/>
                <w:szCs w:val="20"/>
              </w:rPr>
              <w:pPrChange w:author="ELENA GÓMEZ RICO" w:date="2026-03-24T07:40:25.746Z">
                <w:pPr/>
              </w:pPrChange>
            </w:pPr>
            <w:r>
              <w:fldChar w:fldCharType="begin"/>
            </w:r>
            <w:r>
              <w:instrText xml:space="preserve">HYPERLINK "https://euc-word-edit.officeapps.live.com/we/White%20Paper%20on%20Citizen%20Science%20for%20Europe" </w:instrText>
            </w:r>
            <w:r>
              <w:fldChar w:fldCharType="separate"/>
            </w:r>
            <w:ins w:author="ELENA GÓMEZ RICO" w:date="2026-03-24T07:39:47.236Z" w16du:dateUtc="2026-03-24T07:39:47.236Z" w:id="519214658">
              <w:r w:rsidRPr="3041B978" w:rsidR="3041B978">
                <w:rPr>
                  <w:rStyle w:val="Hyperlink"/>
                  <w:sz w:val="20"/>
                  <w:szCs w:val="20"/>
                </w:rPr>
                <w:t>(Matt, 2015)</w:t>
              </w:r>
            </w:ins>
            <w:r>
              <w:fldChar w:fldCharType="end"/>
            </w:r>
            <w:ins w:author="ELENA GÓMEZ RICO" w:date="2026-03-24T07:39:47.236Z" w16du:dateUtc="2026-03-24T07:39:47.236Z" w:id="1203623647">
              <w:r w:rsidRPr="3041B978" w:rsidR="3041B978">
                <w:rPr>
                  <w:sz w:val="20"/>
                  <w:szCs w:val="20"/>
                </w:rPr>
                <w:t xml:space="preserve">; </w:t>
              </w:r>
            </w:ins>
            <w:r>
              <w:fldChar w:fldCharType="begin"/>
            </w:r>
            <w:r>
              <w:instrText xml:space="preserve">HYPERLINK "https://euc-word-edit.officeapps.live.com/we/The%20Science%20of%20Citizen%20Science" </w:instrText>
            </w:r>
            <w:r>
              <w:fldChar w:fldCharType="separate"/>
            </w:r>
            <w:ins w:author="ELENA GÓMEZ RICO" w:date="2026-03-24T07:39:47.236Z" w16du:dateUtc="2026-03-24T07:39:47.236Z" w:id="847437750">
              <w:r w:rsidRPr="3041B978" w:rsidR="3041B978">
                <w:rPr>
                  <w:rStyle w:val="Hyperlink"/>
                  <w:sz w:val="20"/>
                  <w:szCs w:val="20"/>
                </w:rPr>
                <w:t xml:space="preserve">(Vohland </w:t>
              </w:r>
              <w:r w:rsidRPr="3041B978" w:rsidR="3041B978">
                <w:rPr>
                  <w:rStyle w:val="Hyperlink"/>
                  <w:sz w:val="20"/>
                  <w:szCs w:val="20"/>
                </w:rPr>
                <w:t>et al.</w:t>
              </w:r>
              <w:r w:rsidRPr="3041B978" w:rsidR="3041B978">
                <w:rPr>
                  <w:rStyle w:val="Hyperlink"/>
                  <w:sz w:val="20"/>
                  <w:szCs w:val="20"/>
                </w:rPr>
                <w:t>, 2021)</w:t>
              </w:r>
            </w:ins>
            <w:r>
              <w:fldChar w:fldCharType="end"/>
            </w:r>
            <w:r>
              <w:fldChar w:fldCharType="begin"/>
            </w:r>
            <w:r>
              <w:instrText xml:space="preserve">HYPERLINK "https://euc-word-edit.officeapps.live.com/we/Engaging%20Communities%20in%20Cultural%20Heritage" </w:instrText>
            </w:r>
            <w:r>
              <w:fldChar w:fldCharType="separate"/>
            </w:r>
            <w:ins w:author="ELENA GÓMEZ RICO" w:date="2026-03-24T07:39:47.236Z" w16du:dateUtc="2026-03-24T07:39:47.236Z" w:id="496245460">
              <w:r w:rsidRPr="3041B978" w:rsidR="3041B978">
                <w:rPr>
                  <w:rStyle w:val="Hyperlink"/>
                  <w:sz w:val="20"/>
                  <w:szCs w:val="20"/>
                </w:rPr>
                <w:t>(Lähdesmäki &amp; Thomas, 2024)</w:t>
              </w:r>
            </w:ins>
            <w:r>
              <w:fldChar w:fldCharType="end"/>
            </w:r>
            <w:ins w:author="ELENA GÓMEZ RICO" w:date="2026-03-24T07:39:47.236Z" w16du:dateUtc="2026-03-24T07:39:47.236Z" w:id="1060057998">
              <w:r w:rsidRPr="3041B978" w:rsidR="3041B978">
                <w:rPr>
                  <w:sz w:val="20"/>
                  <w:szCs w:val="20"/>
                </w:rPr>
                <w:t xml:space="preserve">; </w:t>
              </w:r>
            </w:ins>
            <w:r>
              <w:fldChar w:fldCharType="begin"/>
            </w:r>
            <w:r>
              <w:instrText xml:space="preserve">HYPERLINK "https://euc-word-edit.officeapps.live.com/we/The%20Collective%20Wisdom%20Handbook%20Perspectives%20on%20Crowdsourcing%20in%20Cultural%20Heritage%20-%20book%20sprint%20version" </w:instrText>
            </w:r>
            <w:r>
              <w:fldChar w:fldCharType="separate"/>
            </w:r>
            <w:ins w:author="ELENA GÓMEZ RICO" w:date="2026-03-24T07:39:47.236Z" w16du:dateUtc="2026-03-24T07:39:47.236Z" w:id="1867086035">
              <w:r w:rsidRPr="3041B978" w:rsidR="3041B978">
                <w:rPr>
                  <w:rStyle w:val="Hyperlink"/>
                  <w:sz w:val="20"/>
                  <w:szCs w:val="20"/>
                </w:rPr>
                <w:t xml:space="preserve">(Ridge </w:t>
              </w:r>
              <w:r w:rsidRPr="3041B978" w:rsidR="3041B978">
                <w:rPr>
                  <w:rStyle w:val="Hyperlink"/>
                  <w:sz w:val="20"/>
                  <w:szCs w:val="20"/>
                </w:rPr>
                <w:t>et al.</w:t>
              </w:r>
              <w:r w:rsidRPr="3041B978" w:rsidR="3041B978">
                <w:rPr>
                  <w:rStyle w:val="Hyperlink"/>
                  <w:sz w:val="20"/>
                  <w:szCs w:val="20"/>
                </w:rPr>
                <w:t>, 2019)</w:t>
              </w:r>
            </w:ins>
            <w:r>
              <w:fldChar w:fldCharType="end"/>
            </w:r>
          </w:p>
        </w:tc>
      </w:tr>
      <w:tr w:rsidR="3041B978" w:rsidTr="455BAE5D" w14:paraId="6F8375D5">
        <w:trPr>
          <w:trHeight w:val="300"/>
          <w:trPrChange w:author="ELENA GÓMEZ RICO" w:date="2026-03-24T07:40:25.746Z" w16du:dateUtc="2026-03-24T07:40:25.746Z" w:id="1529007862">
            <w:trPr>
              <w:trHeight w:val="300"/>
            </w:trPr>
          </w:trPrChange>
          <w:ins w:author="ELENA GÓMEZ RICO" w:date="2026-03-24T07:39:47.236Z" w16du:dateUtc="2026-03-24T07:39:47.236Z" w:id="1826965455"/>
        </w:trPr>
        <w:tc>
          <w:tcPr>
            <w:tcW w:w="1511" w:type="dxa"/>
            <w:vMerge w:val="restart"/>
            <w:tcMar/>
            <w:vAlign w:val="top"/>
            <w:tcPrChange w:author="ELENA GÓMEZ RICO" w:date="2026-03-24T07:40:25.746Z" w:id="997321523">
              <w:tcPr>
                <w:tcW w:w="1511" w:type="dxa"/>
                <w:tcMar/>
                <w:vAlign w:val="center"/>
              </w:tcPr>
            </w:tcPrChange>
          </w:tcPr>
          <w:p w:rsidR="3041B978" w:rsidP="3041B978" w:rsidRDefault="3041B978" w14:paraId="7216F687" w14:textId="0F8EE203">
            <w:pPr>
              <w:spacing w:before="0" w:beforeAutospacing="off" w:after="0" w:afterAutospacing="off" w:line="240" w:lineRule="auto"/>
              <w:jc w:val="left"/>
              <w:rPr>
                <w:sz w:val="20"/>
                <w:szCs w:val="20"/>
              </w:rPr>
              <w:pPrChange w:author="ELENA GÓMEZ RICO" w:date="2026-03-24T07:40:25.746Z">
                <w:pPr/>
              </w:pPrChange>
            </w:pPr>
            <w:ins w:author="ELENA GÓMEZ RICO" w:date="2026-03-24T07:39:47.236Z" w16du:dateUtc="2026-03-24T07:39:47.236Z" w:id="1036319899">
              <w:r w:rsidRPr="3041B978" w:rsidR="3041B978">
                <w:rPr>
                  <w:sz w:val="20"/>
                  <w:szCs w:val="20"/>
                </w:rPr>
                <w:t xml:space="preserve">4. Inclusion, representational </w:t>
              </w:r>
              <w:r w:rsidRPr="3041B978" w:rsidR="3041B978">
                <w:rPr>
                  <w:sz w:val="20"/>
                  <w:szCs w:val="20"/>
                </w:rPr>
                <w:t>gaps</w:t>
              </w:r>
              <w:r w:rsidRPr="3041B978" w:rsidR="3041B978">
                <w:rPr>
                  <w:sz w:val="20"/>
                  <w:szCs w:val="20"/>
                </w:rPr>
                <w:t xml:space="preserve"> and epistemic justice considerations</w:t>
              </w:r>
            </w:ins>
          </w:p>
        </w:tc>
        <w:tc>
          <w:tcPr>
            <w:tcW w:w="2822" w:type="dxa"/>
            <w:tcMar/>
            <w:vAlign w:val="top"/>
            <w:tcPrChange w:author="ELENA GÓMEZ RICO" w:date="2026-03-24T07:40:25.746Z" w:id="679103941">
              <w:tcPr>
                <w:tcW w:w="2822" w:type="dxa"/>
                <w:tcMar/>
                <w:vAlign w:val="center"/>
              </w:tcPr>
            </w:tcPrChange>
          </w:tcPr>
          <w:p w:rsidR="3041B978" w:rsidP="3041B978" w:rsidRDefault="3041B978" w14:paraId="7766945B" w14:textId="727B28CC">
            <w:pPr>
              <w:spacing w:before="0" w:beforeAutospacing="off" w:after="0" w:afterAutospacing="off" w:line="240" w:lineRule="auto"/>
              <w:jc w:val="left"/>
              <w:rPr>
                <w:sz w:val="20"/>
                <w:szCs w:val="20"/>
              </w:rPr>
              <w:pPrChange w:author="ELENA GÓMEZ RICO" w:date="2026-03-24T07:40:25.747Z">
                <w:pPr/>
              </w:pPrChange>
            </w:pPr>
            <w:ins w:author="ELENA GÓMEZ RICO" w:date="2026-03-24T07:39:47.237Z" w16du:dateUtc="2026-03-24T07:39:47.237Z" w:id="1643457763">
              <w:r w:rsidRPr="3041B978" w:rsidR="3041B978">
                <w:rPr>
                  <w:sz w:val="20"/>
                  <w:szCs w:val="20"/>
                </w:rPr>
                <w:t xml:space="preserve">Epistemic justice, gender perspectives, </w:t>
              </w:r>
              <w:r w:rsidRPr="3041B978" w:rsidR="3041B978">
                <w:rPr>
                  <w:sz w:val="20"/>
                  <w:szCs w:val="20"/>
                </w:rPr>
                <w:t>intersectionalities</w:t>
              </w:r>
              <w:r w:rsidRPr="3041B978" w:rsidR="3041B978">
                <w:rPr>
                  <w:sz w:val="20"/>
                  <w:szCs w:val="20"/>
                </w:rPr>
                <w:t xml:space="preserve">, censorships, bias </w:t>
              </w:r>
              <w:r w:rsidRPr="3041B978" w:rsidR="3041B978">
                <w:rPr>
                  <w:sz w:val="20"/>
                  <w:szCs w:val="20"/>
                </w:rPr>
                <w:t>recognition</w:t>
              </w:r>
              <w:r w:rsidRPr="3041B978" w:rsidR="3041B978">
                <w:rPr>
                  <w:sz w:val="20"/>
                  <w:szCs w:val="20"/>
                </w:rPr>
                <w:t xml:space="preserve"> and mitigation</w:t>
              </w:r>
            </w:ins>
          </w:p>
        </w:tc>
        <w:tc>
          <w:tcPr>
            <w:tcW w:w="2987" w:type="dxa"/>
            <w:tcMar/>
            <w:vAlign w:val="top"/>
            <w:tcPrChange w:author="ELENA GÓMEZ RICO" w:date="2026-03-24T07:40:25.747Z" w:id="874410247">
              <w:tcPr>
                <w:tcW w:w="2987" w:type="dxa"/>
                <w:tcMar/>
                <w:vAlign w:val="center"/>
              </w:tcPr>
            </w:tcPrChange>
          </w:tcPr>
          <w:p w:rsidR="3041B978" w:rsidP="3041B978" w:rsidRDefault="3041B978" w14:paraId="5DD42167" w14:textId="413023C6">
            <w:pPr>
              <w:spacing w:before="0" w:beforeAutospacing="off" w:after="0" w:afterAutospacing="off" w:line="240" w:lineRule="auto"/>
              <w:jc w:val="left"/>
              <w:rPr>
                <w:sz w:val="20"/>
                <w:szCs w:val="20"/>
              </w:rPr>
              <w:pPrChange w:author="ELENA GÓMEZ RICO" w:date="2026-03-24T07:40:25.747Z">
                <w:pPr/>
              </w:pPrChange>
            </w:pPr>
            <w:ins w:author="ELENA GÓMEZ RICO" w:date="2026-03-24T07:39:47.237Z" w16du:dateUtc="2026-03-24T07:39:47.237Z" w:id="448420529">
              <w:r w:rsidRPr="3041B978" w:rsidR="3041B978">
                <w:rPr>
                  <w:sz w:val="20"/>
                  <w:szCs w:val="20"/>
                </w:rPr>
                <w:t>These are complementary conceptual frameworks that will be assessed in in the literature as they are expressed</w:t>
              </w:r>
            </w:ins>
            <w:ins w:author="ELENA GÓMEZ RICO" w:date="2026-03-24T07:52:04.786Z" w16du:dateUtc="2026-03-24T07:52:04.786Z" w:id="2031906589">
              <w:r w:rsidRPr="3041B978" w:rsidR="10624CED">
                <w:rPr>
                  <w:sz w:val="20"/>
                  <w:szCs w:val="20"/>
                </w:rPr>
                <w:t xml:space="preserve"> (L5)</w:t>
              </w:r>
            </w:ins>
          </w:p>
        </w:tc>
        <w:tc>
          <w:tcPr>
            <w:tcW w:w="2040" w:type="dxa"/>
            <w:tcMar/>
            <w:vAlign w:val="top"/>
            <w:tcPrChange w:author="ELENA GÓMEZ RICO" w:date="2026-03-24T07:40:25.747Z" w:id="2137898690">
              <w:tcPr>
                <w:tcW w:w="2040" w:type="dxa"/>
                <w:tcMar/>
                <w:vAlign w:val="center"/>
              </w:tcPr>
            </w:tcPrChange>
          </w:tcPr>
          <w:p w:rsidR="3041B978" w:rsidP="3041B978" w:rsidRDefault="3041B978" w14:paraId="3DF76A00" w14:textId="0EA96AF7">
            <w:pPr>
              <w:spacing w:before="0" w:beforeAutospacing="off" w:after="0" w:afterAutospacing="off" w:line="240" w:lineRule="auto"/>
              <w:jc w:val="left"/>
              <w:rPr>
                <w:rStyle w:val="Hyperlink"/>
                <w:sz w:val="20"/>
                <w:szCs w:val="20"/>
              </w:rPr>
              <w:pPrChange w:author="ELENA GÓMEZ RICO" w:date="2026-03-24T07:40:25.747Z">
                <w:pPr/>
              </w:pPrChange>
            </w:pPr>
            <w:r>
              <w:fldChar w:fldCharType="begin"/>
            </w:r>
            <w:r>
              <w:instrText xml:space="preserve">HYPERLINK "https://euc-word-edit.officeapps.live.com/we/Epistemic%20Injustice%20%20Power%20and%20the%20Ethics%20of%20Knowing" </w:instrText>
            </w:r>
            <w:r>
              <w:fldChar w:fldCharType="separate"/>
            </w:r>
            <w:ins w:author="ELENA GÓMEZ RICO" w:date="2026-03-24T07:39:47.237Z" w16du:dateUtc="2026-03-24T07:39:47.237Z" w:id="427162856">
              <w:r w:rsidRPr="3041B978" w:rsidR="3041B978">
                <w:rPr>
                  <w:rStyle w:val="Hyperlink"/>
                  <w:sz w:val="20"/>
                  <w:szCs w:val="20"/>
                </w:rPr>
                <w:t>(Fricker, 2007)</w:t>
              </w:r>
            </w:ins>
            <w:r>
              <w:fldChar w:fldCharType="end"/>
            </w:r>
            <w:ins w:author="ELENA GÓMEZ RICO" w:date="2026-03-24T07:39:47.237Z" w16du:dateUtc="2026-03-24T07:39:47.237Z" w:id="428018908">
              <w:r w:rsidRPr="3041B978" w:rsidR="3041B978">
                <w:rPr>
                  <w:sz w:val="20"/>
                  <w:szCs w:val="20"/>
                </w:rPr>
                <w:t xml:space="preserve">; </w:t>
              </w:r>
            </w:ins>
            <w:r>
              <w:fldChar w:fldCharType="begin"/>
            </w:r>
            <w:r>
              <w:instrText xml:space="preserve">HYPERLINK "https://euc-word-edit.officeapps.live.com/we/Ciencia,%20cyborgs%20y%20mujeres%20-%20la%20reinvenci%C3%B3n%20de%20la%20naturaleza" </w:instrText>
            </w:r>
            <w:r>
              <w:fldChar w:fldCharType="separate"/>
            </w:r>
            <w:ins w:author="ELENA GÓMEZ RICO" w:date="2026-03-24T07:39:47.237Z" w16du:dateUtc="2026-03-24T07:39:47.237Z" w:id="1082219626">
              <w:r w:rsidRPr="3041B978" w:rsidR="3041B978">
                <w:rPr>
                  <w:rStyle w:val="Hyperlink"/>
                  <w:sz w:val="20"/>
                  <w:szCs w:val="20"/>
                </w:rPr>
                <w:t>(Haraway, 1991)</w:t>
              </w:r>
            </w:ins>
            <w:r>
              <w:fldChar w:fldCharType="end"/>
            </w:r>
            <w:ins w:author="ELENA GÓMEZ RICO" w:date="2026-03-24T07:39:47.237Z" w16du:dateUtc="2026-03-24T07:39:47.237Z" w:id="985921533">
              <w:r w:rsidRPr="3041B978" w:rsidR="3041B978">
                <w:rPr>
                  <w:sz w:val="20"/>
                  <w:szCs w:val="20"/>
                </w:rPr>
                <w:t xml:space="preserve">; </w:t>
              </w:r>
            </w:ins>
            <w:r>
              <w:fldChar w:fldCharType="begin"/>
            </w:r>
            <w:r>
              <w:instrText xml:space="preserve">HYPERLINK "https://euc-word-edit.officeapps.live.com/we/Women%20Who%20Make%20a%20Fuss%20%20The%20Unfaithful%20Daughters%20of%20Virginia%20Woolf%20on%20JSTOR" </w:instrText>
            </w:r>
            <w:r>
              <w:fldChar w:fldCharType="separate"/>
            </w:r>
            <w:ins w:author="ELENA GÓMEZ RICO" w:date="2026-03-24T07:39:47.237Z" w16du:dateUtc="2026-03-24T07:39:47.237Z" w:id="435496036">
              <w:r w:rsidRPr="3041B978" w:rsidR="3041B978">
                <w:rPr>
                  <w:rStyle w:val="Hyperlink"/>
                  <w:sz w:val="20"/>
                  <w:szCs w:val="20"/>
                </w:rPr>
                <w:t>(Stengers and Despret, 2014)</w:t>
              </w:r>
            </w:ins>
            <w:r>
              <w:fldChar w:fldCharType="end"/>
            </w:r>
            <w:ins w:author="ELENA GÓMEZ RICO" w:date="2026-03-24T07:39:47.237Z" w16du:dateUtc="2026-03-24T07:39:47.237Z" w:id="2127145307">
              <w:r w:rsidRPr="3041B978" w:rsidR="3041B978">
                <w:rPr>
                  <w:sz w:val="20"/>
                  <w:szCs w:val="20"/>
                </w:rPr>
                <w:t xml:space="preserve">; </w:t>
              </w:r>
            </w:ins>
            <w:r>
              <w:fldChar w:fldCharType="begin"/>
            </w:r>
            <w:r>
              <w:instrText xml:space="preserve">HYPERLINK "https://euc-word-edit.officeapps.live.com/we/Wikipedia%20gender%20gap%20a%20scoping%20review%20Profesional%20de%20la%20informaci%C3%B3n" </w:instrText>
            </w:r>
            <w:r>
              <w:fldChar w:fldCharType="separate"/>
            </w:r>
            <w:ins w:author="ELENA GÓMEZ RICO" w:date="2026-03-24T07:39:47.237Z" w16du:dateUtc="2026-03-24T07:39:47.237Z" w:id="880993846">
              <w:r w:rsidRPr="3041B978" w:rsidR="3041B978">
                <w:rPr>
                  <w:rStyle w:val="Hyperlink"/>
                  <w:sz w:val="20"/>
                  <w:szCs w:val="20"/>
                </w:rPr>
                <w:t xml:space="preserve">(Ferran-Ferrer </w:t>
              </w:r>
              <w:r w:rsidRPr="3041B978" w:rsidR="3041B978">
                <w:rPr>
                  <w:rStyle w:val="Hyperlink"/>
                  <w:sz w:val="20"/>
                  <w:szCs w:val="20"/>
                </w:rPr>
                <w:t>et al.</w:t>
              </w:r>
              <w:r w:rsidRPr="3041B978" w:rsidR="3041B978">
                <w:rPr>
                  <w:rStyle w:val="Hyperlink"/>
                  <w:sz w:val="20"/>
                  <w:szCs w:val="20"/>
                </w:rPr>
                <w:t>, 2023)</w:t>
              </w:r>
            </w:ins>
            <w:r>
              <w:fldChar w:fldCharType="end"/>
            </w:r>
          </w:p>
        </w:tc>
      </w:tr>
      <w:tr w:rsidR="3041B978" w:rsidTr="455BAE5D" w14:paraId="0E49ECD8">
        <w:trPr>
          <w:trHeight w:val="300"/>
          <w:trPrChange w:author="ELENA GÓMEZ RICO" w:date="2026-03-24T07:40:25.747Z" w16du:dateUtc="2026-03-24T07:40:25.747Z" w:id="2143424525">
            <w:trPr>
              <w:trHeight w:val="300"/>
            </w:trPr>
          </w:trPrChange>
          <w:ins w:author="ELENA GÓMEZ RICO" w:date="2026-03-24T07:39:47.237Z" w16du:dateUtc="2026-03-24T07:39:47.237Z" w:id="2138944648"/>
        </w:trPr>
        <w:tc>
          <w:tcPr>
            <w:tcW w:w="1511" w:type="dxa"/>
            <w:vMerge/>
            <w:tcMar/>
            <w:vAlign w:val="top"/>
          </w:tcPr>
          <w:p w14:paraId="7379908B"/>
        </w:tc>
        <w:tc>
          <w:tcPr>
            <w:tcW w:w="2822" w:type="dxa"/>
            <w:tcMar/>
            <w:vAlign w:val="top"/>
            <w:tcPrChange w:author="ELENA GÓMEZ RICO" w:date="2026-03-24T07:40:25.747Z" w:id="1099333185">
              <w:tcPr>
                <w:tcW w:w="2822" w:type="dxa"/>
                <w:tcMar/>
                <w:vAlign w:val="center"/>
              </w:tcPr>
            </w:tcPrChange>
          </w:tcPr>
          <w:p w:rsidR="3041B978" w:rsidP="3041B978" w:rsidRDefault="3041B978" w14:paraId="3A33A85D" w14:textId="607BE82E">
            <w:pPr>
              <w:spacing w:before="0" w:beforeAutospacing="off" w:after="0" w:afterAutospacing="off" w:line="240" w:lineRule="auto"/>
              <w:jc w:val="left"/>
              <w:rPr>
                <w:sz w:val="20"/>
                <w:szCs w:val="20"/>
              </w:rPr>
              <w:pPrChange w:author="ELENA GÓMEZ RICO" w:date="2026-03-24T07:40:25.747Z">
                <w:pPr/>
              </w:pPrChange>
            </w:pPr>
            <w:ins w:author="ELENA GÓMEZ RICO" w:date="2026-03-24T07:39:47.237Z" w16du:dateUtc="2026-03-24T07:39:47.237Z" w:id="1107351934">
              <w:r w:rsidRPr="3041B978" w:rsidR="3041B978">
                <w:rPr>
                  <w:sz w:val="20"/>
                  <w:szCs w:val="20"/>
                </w:rPr>
                <w:t>Knowledge diversity or power dynamics awareness</w:t>
              </w:r>
            </w:ins>
          </w:p>
        </w:tc>
        <w:tc>
          <w:tcPr>
            <w:tcW w:w="2987" w:type="dxa"/>
            <w:tcMar/>
            <w:vAlign w:val="top"/>
            <w:tcPrChange w:author="ELENA GÓMEZ RICO" w:date="2026-03-24T07:40:25.747Z" w:id="1791663848">
              <w:tcPr>
                <w:tcW w:w="2987" w:type="dxa"/>
                <w:tcMar/>
                <w:vAlign w:val="center"/>
              </w:tcPr>
            </w:tcPrChange>
          </w:tcPr>
          <w:p w:rsidR="3041B978" w:rsidP="3041B978" w:rsidRDefault="3041B978" w14:paraId="70733B34" w14:textId="5B4A6718">
            <w:pPr>
              <w:spacing w:before="0" w:beforeAutospacing="off" w:after="0" w:afterAutospacing="off" w:line="240" w:lineRule="auto"/>
              <w:jc w:val="left"/>
              <w:rPr>
                <w:sz w:val="20"/>
                <w:szCs w:val="20"/>
              </w:rPr>
              <w:pPrChange w:author="ELENA GÓMEZ RICO" w:date="2026-03-24T07:40:25.747Z">
                <w:pPr/>
              </w:pPrChange>
            </w:pPr>
            <w:ins w:author="ELENA GÓMEZ RICO" w:date="2026-03-24T07:39:47.237Z" w16du:dateUtc="2026-03-24T07:39:47.237Z" w:id="1565852499">
              <w:r w:rsidRPr="3041B978" w:rsidR="3041B978">
                <w:rPr>
                  <w:sz w:val="20"/>
                  <w:szCs w:val="20"/>
                </w:rPr>
                <w:t>In the literature, scientific knowledge can appear as the only one expressed, although other types need to be considered</w:t>
              </w:r>
            </w:ins>
            <w:ins w:author="ELENA GÓMEZ RICO" w:date="2026-03-24T07:52:15.223Z" w16du:dateUtc="2026-03-24T07:52:15.223Z" w:id="338802861">
              <w:r w:rsidRPr="3041B978" w:rsidR="1F734A55">
                <w:rPr>
                  <w:sz w:val="20"/>
                  <w:szCs w:val="20"/>
                </w:rPr>
                <w:t xml:space="preserve"> (L5)</w:t>
              </w:r>
            </w:ins>
          </w:p>
        </w:tc>
        <w:tc>
          <w:tcPr>
            <w:tcW w:w="2040" w:type="dxa"/>
            <w:tcMar/>
            <w:vAlign w:val="top"/>
            <w:tcPrChange w:author="ELENA GÓMEZ RICO" w:date="2026-03-24T07:40:25.747Z" w:id="1724608470">
              <w:tcPr>
                <w:tcW w:w="2040" w:type="dxa"/>
                <w:tcMar/>
                <w:vAlign w:val="center"/>
              </w:tcPr>
            </w:tcPrChange>
          </w:tcPr>
          <w:p w:rsidR="3041B978" w:rsidP="3041B978" w:rsidRDefault="3041B978" w14:paraId="109D0424" w14:textId="5FA53B11">
            <w:pPr>
              <w:spacing w:before="0" w:beforeAutospacing="off" w:after="0" w:afterAutospacing="off" w:line="240" w:lineRule="auto"/>
              <w:jc w:val="left"/>
              <w:rPr>
                <w:rStyle w:val="Hyperlink"/>
                <w:sz w:val="20"/>
                <w:szCs w:val="20"/>
              </w:rPr>
              <w:pPrChange w:author="ELENA GÓMEZ RICO" w:date="2026-03-24T07:40:25.747Z">
                <w:pPr/>
              </w:pPrChange>
            </w:pPr>
            <w:r>
              <w:fldChar w:fldCharType="begin"/>
            </w:r>
            <w:r>
              <w:instrText xml:space="preserve">HYPERLINK "https://euc-word-edit.officeapps.live.com/we/Autonom%C3%ADa%20y%20dise%C3%B1o%20-%20La%20realizaci%C3%B3n%20de%20lo%20comunal" </w:instrText>
            </w:r>
            <w:r>
              <w:fldChar w:fldCharType="separate"/>
            </w:r>
            <w:ins w:author="ELENA GÓMEZ RICO" w:date="2026-03-24T07:39:47.237Z" w16du:dateUtc="2026-03-24T07:39:47.237Z" w:id="1176094532">
              <w:r w:rsidRPr="3041B978" w:rsidR="3041B978">
                <w:rPr>
                  <w:rStyle w:val="Hyperlink"/>
                  <w:sz w:val="20"/>
                  <w:szCs w:val="20"/>
                </w:rPr>
                <w:t>(Escobar, 2016)</w:t>
              </w:r>
            </w:ins>
            <w:r>
              <w:fldChar w:fldCharType="end"/>
            </w:r>
          </w:p>
        </w:tc>
      </w:tr>
      <w:tr w:rsidR="3041B978" w:rsidTr="455BAE5D" w14:paraId="25920033">
        <w:trPr>
          <w:trHeight w:val="300"/>
          <w:trPrChange w:author="ELENA GÓMEZ RICO" w:date="2026-03-24T07:40:25.747Z" w16du:dateUtc="2026-03-24T07:40:25.747Z" w:id="210238549">
            <w:trPr>
              <w:trHeight w:val="300"/>
            </w:trPr>
          </w:trPrChange>
          <w:ins w:author="ELENA GÓMEZ RICO" w:date="2026-03-24T07:39:47.237Z" w16du:dateUtc="2026-03-24T07:39:47.237Z" w:id="716961310"/>
        </w:trPr>
        <w:tc>
          <w:tcPr>
            <w:tcW w:w="1511" w:type="dxa"/>
            <w:vMerge/>
            <w:tcMar/>
            <w:vAlign w:val="top"/>
          </w:tcPr>
          <w:p w14:paraId="5ADFF869"/>
        </w:tc>
        <w:tc>
          <w:tcPr>
            <w:tcW w:w="2822" w:type="dxa"/>
            <w:tcMar/>
            <w:vAlign w:val="top"/>
            <w:tcPrChange w:author="ELENA GÓMEZ RICO" w:date="2026-03-24T07:40:25.748Z" w:id="616393294">
              <w:tcPr>
                <w:tcW w:w="2822" w:type="dxa"/>
                <w:tcMar/>
                <w:vAlign w:val="center"/>
              </w:tcPr>
            </w:tcPrChange>
          </w:tcPr>
          <w:p w:rsidR="3041B978" w:rsidP="3041B978" w:rsidRDefault="3041B978" w14:paraId="54131F56" w14:textId="05E72F98">
            <w:pPr>
              <w:spacing w:before="0" w:beforeAutospacing="off" w:after="0" w:afterAutospacing="off" w:line="240" w:lineRule="auto"/>
              <w:jc w:val="left"/>
              <w:rPr>
                <w:sz w:val="20"/>
                <w:szCs w:val="20"/>
              </w:rPr>
              <w:pPrChange w:author="ELENA GÓMEZ RICO" w:date="2026-03-24T07:40:25.748Z">
                <w:pPr/>
              </w:pPrChange>
            </w:pPr>
            <w:ins w:author="ELENA GÓMEZ RICO" w:date="2026-03-24T07:39:47.238Z" w16du:dateUtc="2026-03-24T07:39:47.238Z" w:id="1968051645">
              <w:r w:rsidRPr="3041B978" w:rsidR="3041B978">
                <w:rPr>
                  <w:sz w:val="20"/>
                  <w:szCs w:val="20"/>
                </w:rPr>
                <w:t xml:space="preserve">Model </w:t>
              </w:r>
              <w:r w:rsidRPr="3041B978" w:rsidR="3041B978">
                <w:rPr>
                  <w:sz w:val="20"/>
                  <w:szCs w:val="20"/>
                </w:rPr>
                <w:t>top-down</w:t>
              </w:r>
              <w:r w:rsidRPr="3041B978" w:rsidR="3041B978">
                <w:rPr>
                  <w:sz w:val="20"/>
                  <w:szCs w:val="20"/>
                </w:rPr>
                <w:t xml:space="preserve"> or </w:t>
              </w:r>
              <w:r w:rsidRPr="3041B978" w:rsidR="3041B978">
                <w:rPr>
                  <w:sz w:val="20"/>
                  <w:szCs w:val="20"/>
                </w:rPr>
                <w:t>bottom up</w:t>
              </w:r>
            </w:ins>
          </w:p>
        </w:tc>
        <w:tc>
          <w:tcPr>
            <w:tcW w:w="2987" w:type="dxa"/>
            <w:tcMar/>
            <w:vAlign w:val="top"/>
            <w:tcPrChange w:author="ELENA GÓMEZ RICO" w:date="2026-03-24T07:40:25.748Z" w:id="927297689">
              <w:tcPr>
                <w:tcW w:w="2987" w:type="dxa"/>
                <w:tcMar/>
                <w:vAlign w:val="center"/>
              </w:tcPr>
            </w:tcPrChange>
          </w:tcPr>
          <w:p w:rsidR="3041B978" w:rsidP="3041B978" w:rsidRDefault="3041B978" w14:paraId="1BA3463E" w14:textId="4961B5E6">
            <w:pPr>
              <w:spacing w:before="0" w:beforeAutospacing="off" w:after="0" w:afterAutospacing="off" w:line="240" w:lineRule="auto"/>
              <w:jc w:val="left"/>
              <w:rPr>
                <w:sz w:val="20"/>
                <w:szCs w:val="20"/>
              </w:rPr>
              <w:pPrChange w:author="ELENA GÓMEZ RICO" w:date="2026-03-24T07:40:25.748Z">
                <w:pPr/>
              </w:pPrChange>
            </w:pPr>
            <w:ins w:author="ELENA GÓMEZ RICO" w:date="2026-03-24T07:39:47.238Z" w16du:dateUtc="2026-03-24T07:39:47.238Z" w:id="1112793335">
              <w:r w:rsidRPr="3041B978" w:rsidR="3041B978">
                <w:rPr>
                  <w:sz w:val="20"/>
                  <w:szCs w:val="20"/>
                </w:rPr>
                <w:t xml:space="preserve">These models are common frameworks for general participatory practices, some </w:t>
              </w:r>
            </w:ins>
            <w:ins w:author="ELENA GÓMEZ RICO" w:date="2026-03-24T08:13:52.751Z" w16du:dateUtc="2026-03-24T08:13:52.751Z" w:id="1095803350">
              <w:r w:rsidRPr="3041B978" w:rsidR="243933FE">
                <w:rPr>
                  <w:sz w:val="20"/>
                  <w:szCs w:val="20"/>
                </w:rPr>
                <w:t xml:space="preserve">PP </w:t>
              </w:r>
            </w:ins>
            <w:ins w:author="ELENA GÓMEZ RICO" w:date="2026-03-24T07:39:47.238Z" w16du:dateUtc="2026-03-24T07:39:47.238Z" w:id="1784913570">
              <w:r w:rsidRPr="3041B978" w:rsidR="3041B978">
                <w:rPr>
                  <w:sz w:val="20"/>
                  <w:szCs w:val="20"/>
                </w:rPr>
                <w:t xml:space="preserve">use </w:t>
              </w:r>
              <w:r w:rsidRPr="3041B978" w:rsidR="3041B978">
                <w:rPr>
                  <w:sz w:val="20"/>
                  <w:szCs w:val="20"/>
                </w:rPr>
                <w:t>bottom up</w:t>
              </w:r>
              <w:r w:rsidRPr="3041B978" w:rsidR="3041B978">
                <w:rPr>
                  <w:sz w:val="20"/>
                  <w:szCs w:val="20"/>
                </w:rPr>
                <w:t xml:space="preserve"> this form for inclusion</w:t>
              </w:r>
            </w:ins>
            <w:ins w:author="ELENA GÓMEZ RICO" w:date="2026-03-24T07:52:20.932Z" w16du:dateUtc="2026-03-24T07:52:20.932Z" w:id="916990984">
              <w:r w:rsidRPr="3041B978" w:rsidR="12E303FA">
                <w:rPr>
                  <w:sz w:val="20"/>
                  <w:szCs w:val="20"/>
                </w:rPr>
                <w:t xml:space="preserve"> (L5)</w:t>
              </w:r>
            </w:ins>
          </w:p>
        </w:tc>
        <w:tc>
          <w:tcPr>
            <w:tcW w:w="2040" w:type="dxa"/>
            <w:tcMar/>
            <w:vAlign w:val="top"/>
            <w:tcPrChange w:author="ELENA GÓMEZ RICO" w:date="2026-03-24T07:40:25.748Z" w:id="1387791688">
              <w:tcPr>
                <w:tcW w:w="2040" w:type="dxa"/>
                <w:tcMar/>
                <w:vAlign w:val="center"/>
              </w:tcPr>
            </w:tcPrChange>
          </w:tcPr>
          <w:p w:rsidR="3041B978" w:rsidP="3041B978" w:rsidRDefault="3041B978" w14:paraId="23494F69" w14:textId="2C23CC6B">
            <w:pPr>
              <w:spacing w:before="0" w:beforeAutospacing="off" w:after="0" w:afterAutospacing="off" w:line="240" w:lineRule="auto"/>
              <w:jc w:val="left"/>
              <w:rPr>
                <w:rStyle w:val="Hyperlink"/>
                <w:sz w:val="20"/>
                <w:szCs w:val="20"/>
              </w:rPr>
              <w:pPrChange w:author="ELENA GÓMEZ RICO" w:date="2026-03-24T07:40:25.748Z">
                <w:pPr/>
              </w:pPrChange>
            </w:pPr>
            <w:r>
              <w:fldChar w:fldCharType="begin"/>
            </w:r>
            <w:r>
              <w:instrText xml:space="preserve">HYPERLINK "https://euc-word-edit.officeapps.live.com/we/Ci%C3%A8ncia%20Ciutadana%20o%20Ciutadanies%20Cient%C3%ADfiques?%20Quatre%20Models%20de%20Participaci%C3%B3%20en%20Ci%C3%A8ncia%20i%20Tecnologia" </w:instrText>
            </w:r>
            <w:r>
              <w:fldChar w:fldCharType="separate"/>
            </w:r>
            <w:ins w:author="ELENA GÓMEZ RICO" w:date="2026-03-24T07:39:47.238Z" w16du:dateUtc="2026-03-24T07:39:47.238Z" w:id="1344893884">
              <w:r w:rsidRPr="3041B978" w:rsidR="3041B978">
                <w:rPr>
                  <w:rStyle w:val="Hyperlink"/>
                  <w:sz w:val="20"/>
                  <w:szCs w:val="20"/>
                </w:rPr>
                <w:t>(Gómez-Ferri, 2014)</w:t>
              </w:r>
            </w:ins>
            <w:r>
              <w:fldChar w:fldCharType="end"/>
            </w:r>
          </w:p>
        </w:tc>
      </w:tr>
      <w:tr w:rsidR="3041B978" w:rsidTr="455BAE5D" w14:paraId="502B5776">
        <w:trPr>
          <w:trHeight w:val="300"/>
          <w:trPrChange w:author="ELENA GÓMEZ RICO" w:date="2026-03-24T07:40:25.748Z" w16du:dateUtc="2026-03-24T07:40:25.748Z" w:id="508247917">
            <w:trPr>
              <w:trHeight w:val="300"/>
            </w:trPr>
          </w:trPrChange>
          <w:ins w:author="ELENA GÓMEZ RICO" w:date="2026-03-24T07:39:47.238Z" w16du:dateUtc="2026-03-24T07:39:47.238Z" w:id="76828279"/>
        </w:trPr>
        <w:tc>
          <w:tcPr>
            <w:tcW w:w="1511" w:type="dxa"/>
            <w:tcMar/>
            <w:vAlign w:val="top"/>
            <w:tcPrChange w:author="ELENA GÓMEZ RICO" w:date="2026-03-24T07:40:25.748Z" w:id="828568812">
              <w:tcPr>
                <w:tcW w:w="1511" w:type="dxa"/>
                <w:tcMar/>
                <w:vAlign w:val="center"/>
              </w:tcPr>
            </w:tcPrChange>
          </w:tcPr>
          <w:p w:rsidR="3041B978" w:rsidP="3041B978" w:rsidRDefault="3041B978" w14:paraId="473F2349" w14:textId="06FDE2E2">
            <w:pPr>
              <w:spacing w:line="240" w:lineRule="auto"/>
              <w:jc w:val="left"/>
              <w:rPr>
                <w:sz w:val="20"/>
                <w:szCs w:val="20"/>
              </w:rPr>
              <w:pPrChange w:author="ELENA GÓMEZ RICO" w:date="2026-03-24T07:40:25.749Z">
                <w:pPr/>
              </w:pPrChange>
            </w:pPr>
          </w:p>
        </w:tc>
        <w:tc>
          <w:tcPr>
            <w:tcW w:w="2822" w:type="dxa"/>
            <w:tcMar/>
            <w:vAlign w:val="top"/>
            <w:tcPrChange w:author="ELENA GÓMEZ RICO" w:date="2026-03-24T07:40:25.749Z" w:id="1808938299">
              <w:tcPr>
                <w:tcW w:w="2822" w:type="dxa"/>
                <w:tcMar/>
                <w:vAlign w:val="center"/>
              </w:tcPr>
            </w:tcPrChange>
          </w:tcPr>
          <w:p w:rsidR="3041B978" w:rsidP="3041B978" w:rsidRDefault="3041B978" w14:paraId="7E1C0851" w14:textId="025C2A4F">
            <w:pPr>
              <w:spacing w:before="0" w:beforeAutospacing="off" w:after="0" w:afterAutospacing="off" w:line="240" w:lineRule="auto"/>
              <w:jc w:val="left"/>
              <w:rPr>
                <w:sz w:val="20"/>
                <w:szCs w:val="20"/>
              </w:rPr>
              <w:pPrChange w:author="ELENA GÓMEZ RICO" w:date="2026-03-24T07:40:25.749Z">
                <w:pPr/>
              </w:pPrChange>
            </w:pPr>
            <w:ins w:author="ELENA GÓMEZ RICO" w:date="2026-03-24T07:39:47.238Z" w16du:dateUtc="2026-03-24T07:39:47.238Z" w:id="1180643623">
              <w:r w:rsidRPr="3041B978" w:rsidR="3041B978">
                <w:rPr>
                  <w:sz w:val="20"/>
                  <w:szCs w:val="20"/>
                </w:rPr>
                <w:t>Provenance mechanisms, bias checks, and configurable governance models</w:t>
              </w:r>
            </w:ins>
          </w:p>
        </w:tc>
        <w:tc>
          <w:tcPr>
            <w:tcW w:w="2987" w:type="dxa"/>
            <w:tcMar/>
            <w:vAlign w:val="top"/>
            <w:tcPrChange w:author="ELENA GÓMEZ RICO" w:date="2026-03-24T07:40:25.749Z" w:id="2033075058">
              <w:tcPr>
                <w:tcW w:w="2987" w:type="dxa"/>
                <w:tcMar/>
                <w:vAlign w:val="center"/>
              </w:tcPr>
            </w:tcPrChange>
          </w:tcPr>
          <w:p w:rsidR="3041B978" w:rsidP="3041B978" w:rsidRDefault="3041B978" w14:paraId="1CF59073" w14:textId="775E21E3">
            <w:pPr>
              <w:spacing w:before="0" w:beforeAutospacing="off" w:after="0" w:afterAutospacing="off" w:line="240" w:lineRule="auto"/>
              <w:jc w:val="left"/>
              <w:rPr>
                <w:sz w:val="20"/>
                <w:szCs w:val="20"/>
              </w:rPr>
              <w:pPrChange w:author="ELENA GÓMEZ RICO" w:date="2026-03-24T07:40:25.749Z">
                <w:pPr/>
              </w:pPrChange>
            </w:pPr>
            <w:ins w:author="ELENA GÓMEZ RICO" w:date="2026-03-24T07:39:47.238Z" w16du:dateUtc="2026-03-24T07:39:47.238Z" w:id="1980652158">
              <w:r w:rsidRPr="3041B978" w:rsidR="3041B978">
                <w:rPr>
                  <w:sz w:val="20"/>
                  <w:szCs w:val="20"/>
                </w:rPr>
                <w:t xml:space="preserve">Found mechanisms that allow Digital library's </w:t>
              </w:r>
              <w:r w:rsidRPr="3041B978" w:rsidR="3041B978">
                <w:rPr>
                  <w:sz w:val="20"/>
                  <w:szCs w:val="20"/>
                </w:rPr>
                <w:t>neurosymbolic</w:t>
              </w:r>
              <w:r w:rsidRPr="3041B978" w:rsidR="3041B978">
                <w:rPr>
                  <w:sz w:val="20"/>
                  <w:szCs w:val="20"/>
                </w:rPr>
                <w:t xml:space="preserve"> AI systems to be aware of its representational gaps.</w:t>
              </w:r>
            </w:ins>
          </w:p>
        </w:tc>
        <w:tc>
          <w:tcPr>
            <w:tcW w:w="2040" w:type="dxa"/>
            <w:tcMar/>
            <w:vAlign w:val="top"/>
            <w:tcPrChange w:author="ELENA GÓMEZ RICO" w:date="2026-03-24T07:40:25.749Z" w:id="1099543992">
              <w:tcPr>
                <w:tcW w:w="2040" w:type="dxa"/>
                <w:tcMar/>
                <w:vAlign w:val="center"/>
              </w:tcPr>
            </w:tcPrChange>
          </w:tcPr>
          <w:p w:rsidR="3041B978" w:rsidP="3041B978" w:rsidRDefault="3041B978" w14:paraId="5E48814B" w14:textId="2398B82B">
            <w:pPr>
              <w:spacing w:before="0" w:beforeAutospacing="off" w:after="0" w:afterAutospacing="off" w:line="240" w:lineRule="auto"/>
              <w:jc w:val="left"/>
              <w:rPr>
                <w:rStyle w:val="Hyperlink"/>
                <w:sz w:val="20"/>
                <w:szCs w:val="20"/>
              </w:rPr>
              <w:pPrChange w:author="ELENA GÓMEZ RICO" w:date="2026-03-24T07:40:25.749Z">
                <w:pPr/>
              </w:pPrChange>
            </w:pPr>
            <w:r>
              <w:fldChar w:fldCharType="begin"/>
            </w:r>
            <w:r>
              <w:instrText xml:space="preserve">HYPERLINK "https://euc-word-edit.officeapps.live.com/we/How%20Should%20One%20Explore%20the%20Digital%20Library%20of%20the%20Future?" </w:instrText>
            </w:r>
            <w:r>
              <w:fldChar w:fldCharType="separate"/>
            </w:r>
            <w:ins w:author="ELENA GÓMEZ RICO" w:date="2026-03-24T07:39:47.238Z" w16du:dateUtc="2026-03-24T07:39:47.238Z" w:id="754070788">
              <w:r w:rsidRPr="3041B978" w:rsidR="3041B978">
                <w:rPr>
                  <w:rStyle w:val="Hyperlink"/>
                  <w:sz w:val="20"/>
                  <w:szCs w:val="20"/>
                </w:rPr>
                <w:t>(Fox and Chandrasekar, 2021)</w:t>
              </w:r>
            </w:ins>
            <w:r>
              <w:fldChar w:fldCharType="end"/>
            </w:r>
            <w:ins w:author="ELENA GÓMEZ RICO" w:date="2026-03-24T07:39:47.238Z" w16du:dateUtc="2026-03-24T07:39:47.238Z" w:id="1358218229">
              <w:r w:rsidRPr="3041B978" w:rsidR="3041B978">
                <w:rPr>
                  <w:sz w:val="20"/>
                  <w:szCs w:val="20"/>
                </w:rPr>
                <w:t xml:space="preserve">; </w:t>
              </w:r>
            </w:ins>
            <w:r>
              <w:fldChar w:fldCharType="begin"/>
            </w:r>
            <w:r>
              <w:instrText xml:space="preserve">HYPERLINK "https://euc-word-edit.officeapps.live.com/we/Techniques%20and%20Methods%20to%20Evaluate%20Human-Centered%20Symbiotic%20AI%20Systems" </w:instrText>
            </w:r>
            <w:r>
              <w:fldChar w:fldCharType="separate"/>
            </w:r>
            <w:ins w:author="ELENA GÓMEZ RICO" w:date="2026-03-24T07:39:47.238Z" w16du:dateUtc="2026-03-24T07:39:47.238Z" w:id="810040310">
              <w:r w:rsidRPr="3041B978" w:rsidR="3041B978">
                <w:rPr>
                  <w:rStyle w:val="Hyperlink"/>
                  <w:sz w:val="20"/>
                  <w:szCs w:val="20"/>
                </w:rPr>
                <w:t>(Calvano, 2025)</w:t>
              </w:r>
            </w:ins>
            <w:r>
              <w:fldChar w:fldCharType="end"/>
            </w:r>
          </w:p>
        </w:tc>
      </w:tr>
    </w:tbl>
    <w:p w:rsidR="3041B978" w:rsidP="3041B978" w:rsidRDefault="3041B978" w14:paraId="0C92D309" w14:textId="42E87C24">
      <w:pPr>
        <w:pStyle w:val="Normal"/>
      </w:pPr>
    </w:p>
    <w:p w:rsidR="00D26924" w:rsidP="10751D0A" w:rsidRDefault="00D26924" w14:paraId="5658E410" w14:textId="59E131AB">
      <w:pPr>
        <w:pStyle w:val="Normal"/>
        <w:rPr>
          <w:ins w:author="ELENA GÓMEZ RICO" w:date="2026-03-17T18:00:00Z" w16du:dateUtc="2026-03-17T17:00:00Z" w:id="1873525017"/>
        </w:rPr>
      </w:pPr>
      <w:r w:rsidR="2A3C6F96">
        <w:rPr/>
        <w:t xml:space="preserve">Table I. Analytical Codebook for </w:t>
      </w:r>
      <w:ins w:author="ELENA GÓMEZ RICO" w:date="2026-03-23T16:43:55.276Z" w16du:dateUtc="2026-03-23T16:43:55.276Z" w:id="1490332621">
        <w:r w:rsidR="02A19CBF">
          <w:t>PP</w:t>
        </w:r>
      </w:ins>
      <w:ins w:author="ELENA GÓMEZ RICO" w:date="2026-03-23T16:44:05.211Z" w16du:dateUtc="2026-03-23T16:44:05.211Z" w:id="1991132086">
        <w:r w:rsidR="02A19CBF">
          <w:t xml:space="preserve"> </w:t>
        </w:r>
      </w:ins>
      <w:ins w:author="ELENA GÓMEZ RICO" w:date="2026-03-24T08:53:27.155Z" w16du:dateUtc="2026-03-24T08:53:27.155Z" w:id="1439780893">
        <w:r w:rsidR="6B3F9DDC">
          <w:t xml:space="preserve">in </w:t>
        </w:r>
      </w:ins>
      <w:ins w:author="ELENA GÓMEZ RICO" w:date="2026-03-23T16:44:05.211Z" w16du:dateUtc="2026-03-23T16:44:05.211Z" w:id="381146968">
        <w:r w:rsidR="02A19CBF">
          <w:t>4 dimensions</w:t>
        </w:r>
      </w:ins>
      <w:ins w:author="ELENA GÓMEZ RICO" w:date="2026-03-17T17:59:00Z" w16du:dateUtc="2026-03-17T16:59:00Z" w:id="854276481">
        <w:r w:rsidR="1A926D80">
          <w:t xml:space="preserve"> </w:t>
        </w:r>
      </w:ins>
      <w:del w:author="ELENA GÓMEZ RICO" w:date="2026-03-17T17:59:00Z" w16du:dateUtc="2026-03-17T16:59:00Z" w:id="1605137626">
        <w:r w:rsidDel="00D26924">
          <w:delText xml:space="preserve">Use Case </w:delText>
        </w:r>
      </w:del>
      <w:ins w:author="ELENA GÓMEZ RICO" w:date="2026-03-23T11:36:56.954Z" w16du:dateUtc="2026-03-23T11:36:56.954Z" w:id="1104738256">
        <w:r w:rsidR="69BE8CDE">
          <w:t xml:space="preserve"> - </w:t>
        </w:r>
      </w:ins>
      <w:r w:rsidR="2A3C6F96">
        <w:rPr/>
        <w:t xml:space="preserve">Content Analysis. (Source: </w:t>
      </w:r>
      <w:ins w:author="ELENA GÓMEZ RICO" w:date="2026-03-17T17:59:00Z" w16du:dateUtc="2026-03-17T16:59:00Z" w:id="1223315998">
        <w:r w:rsidR="1A926D80">
          <w:t>Authors’ theoretical framework</w:t>
        </w:r>
      </w:ins>
      <w:del w:author="ELENA GÓMEZ RICO" w:date="2026-03-17T17:59:00Z" w16du:dateUtc="2026-03-17T16:59:00Z" w:id="532835628">
        <w:r w:rsidDel="00D26924">
          <w:delText>Authors’ own data</w:delText>
        </w:r>
      </w:del>
      <w:r w:rsidR="2A3C6F96">
        <w:rPr/>
        <w:t>).</w:t>
      </w:r>
      <w:ins w:author="ELENA MARIA GÓMEZ RICO" w:date="2026-03-27T18:31:10.766Z" w16du:dateUtc="2026-03-27T18:31:10.766Z" w:id="354025939">
        <w:r w:rsidR="74975BB7">
          <w:t xml:space="preserve"> </w:t>
        </w:r>
      </w:ins>
    </w:p>
    <w:p w:rsidRPr="00B63264" w:rsidR="00B63264" w:rsidP="455BAE5D" w:rsidRDefault="12B1C7FB" w14:paraId="5496DC50" w14:textId="25DAE141">
      <w:pPr>
        <w:pStyle w:val="Normal"/>
        <w:rPr>
          <w:del w:author="ELENA GÓMEZ RICO" w:date="2026-03-23T16:50:23.974Z" w16du:dateUtc="2026-03-23T16:50:23.974Z" w:id="923650033"/>
          <w:rFonts w:ascii="Times New Roman" w:hAnsi="Times New Roman" w:eastAsia="Times New Roman" w:cs="Times New Roman"/>
          <w:noProof w:val="0"/>
          <w:sz w:val="24"/>
          <w:szCs w:val="24"/>
          <w:lang w:val="en-US"/>
        </w:rPr>
        <w:pPrChange w:author="ELENA MARIA GÓMEZ RICO" w:date="2026-03-27T18:31:43.007Z">
          <w:pPr>
            <w:pStyle w:val="Heading1"/>
            <w:spacing w:line="360" w:lineRule="auto"/>
            <w:jc w:val="both"/>
          </w:pPr>
        </w:pPrChange>
      </w:pPr>
      <w:commentRangeStart w:id="372"/>
      <w:ins w:author="ELENA GÓMEZ RICO" w:date="2026-03-17T18:00:00Z" w16du:dateUtc="2026-03-17T17:00:00Z" w:id="2055268715">
        <w:r w:rsidR="1612ABF9">
          <w:t xml:space="preserve">The </w:t>
        </w:r>
        <w:r w:rsidR="1612ABF9">
          <w:t>user integration phases and process-driven patterns</w:t>
        </w:r>
        <w:r w:rsidR="1612ABF9">
          <w:t xml:space="preserve"> </w:t>
        </w:r>
      </w:ins>
      <w:ins w:author="ELENA GÓMEZ RICO" w:date="2026-03-23T16:42:44.276Z" w16du:dateUtc="2026-03-23T16:42:44.276Z" w:id="221774501">
        <w:r w:rsidR="3B571260">
          <w:t>(</w:t>
        </w:r>
        <w:r w:rsidRPr="455BAE5D" w:rsidR="3B571260">
          <w:rPr>
            <w:b w:val="1"/>
            <w:bCs w:val="1"/>
            <w:rPrChange w:author="ELENA GÓMEZ RICO" w:date="2026-03-23T16:49:18.209Z" w16du:dateUtc="2026-03-23T16:49:18.209Z" w:id="1669394731"/>
          </w:rPr>
          <w:t>D1</w:t>
        </w:r>
        <w:r w:rsidR="3B571260">
          <w:t xml:space="preserve">) </w:t>
        </w:r>
      </w:ins>
      <w:ins w:author="ELENA GÓMEZ RICO" w:date="2026-03-23T16:49:20.791Z" w16du:dateUtc="2026-03-23T16:49:20.791Z" w:id="1917712652">
        <w:r w:rsidR="1A476B44">
          <w:t>capture</w:t>
        </w:r>
      </w:ins>
      <w:ins w:author="ELENA GÓMEZ RICO" w:date="2026-03-17T18:00:00Z" w16du:dateUtc="2026-03-17T17:00:00Z" w:id="1641705031">
        <w:r w:rsidR="1612ABF9">
          <w:t xml:space="preserve"> the moments of users entering system’s design life cycles—early co-design, late evaluation, continuous engagement, or undocumented—drawing on iterative design frameworks </w:t>
        </w:r>
        <w:r>
          <w:fldChar w:fldCharType="begin"/>
        </w:r>
        <w:r>
          <w:instrText xml:space="preserve">HYPERLINK "Design%20Thinking%20Process%20Model%20Review" \h</w:instrText>
        </w:r>
        <w:r>
          <w:fldChar w:fldCharType="separate"/>
        </w:r>
        <w:r w:rsidRPr="455BAE5D" w:rsidR="1612ABF9">
          <w:rPr>
            <w:rStyle w:val="Hyperlink"/>
          </w:rPr>
          <w:t xml:space="preserve">(Waidelich </w:t>
        </w:r>
      </w:ins>
      <w:ins w:author="ELENA GÓMEZ RICO" w:date="2026-03-19T08:40:00Z" w16du:dateUtc="2026-03-19T08:40:22Z" w:id="602009684">
        <w:r w:rsidRPr="455BAE5D" w:rsidR="635C0A7E">
          <w:rPr>
            <w:rStyle w:val="Hyperlink"/>
          </w:rPr>
          <w:t>et al.</w:t>
        </w:r>
      </w:ins>
      <w:ins w:author="ELENA GÓMEZ RICO" w:date="2026-03-17T18:00:00Z" w16du:dateUtc="2026-03-17T17:00:00Z" w:id="175417842">
        <w:r w:rsidRPr="455BAE5D" w:rsidR="1612ABF9">
          <w:rPr>
            <w:rStyle w:val="Hyperlink"/>
          </w:rPr>
          <w:t>, 2018</w:t>
        </w:r>
        <w:del w:author="ELENA MARIA GÓMEZ RICO" w:date="2026-03-27T18:29:17.717Z" w16du:dateUtc="2026-03-27T18:29:17.717Z" w:id="1208634528">
          <w:r w:rsidRPr="455BAE5D" w:rsidDel="1612ABF9">
            <w:rPr>
              <w:rStyle w:val="Hyperlink"/>
            </w:rPr>
            <w:delText>)</w:delText>
          </w:r>
        </w:del>
        <w:r>
          <w:fldChar w:fldCharType="end"/>
        </w:r>
        <w:r w:rsidR="1612ABF9">
          <w:t xml:space="preserve">; </w:t>
        </w:r>
        <w:r>
          <w:fldChar w:fldCharType="begin"/>
        </w:r>
        <w:r>
          <w:instrText xml:space="preserve">HYPERLINK "Techniques%20and%20Methods%20to%20Evaluate%20Human-Centered%20Symbiotic%20AI%20Systems" \h</w:instrText>
        </w:r>
        <w:r>
          <w:fldChar w:fldCharType="separate"/>
        </w:r>
        <w:del w:author="ELENA MARIA GÓMEZ RICO" w:date="2026-03-27T18:29:22.866Z" w16du:dateUtc="2026-03-27T18:29:22.866Z" w:id="1163417875">
          <w:r w:rsidRPr="455BAE5D" w:rsidDel="1612ABF9">
            <w:rPr>
              <w:rStyle w:val="Hyperlink"/>
            </w:rPr>
            <w:delText>(</w:delText>
          </w:r>
        </w:del>
        <w:r w:rsidRPr="455BAE5D" w:rsidR="1612ABF9">
          <w:rPr>
            <w:rStyle w:val="Hyperlink"/>
          </w:rPr>
          <w:t>Calvano, 2025</w:t>
        </w:r>
        <w:del w:author="ELENA MARIA GÓMEZ RICO" w:date="2026-03-27T18:31:39.119Z" w16du:dateUtc="2026-03-27T18:31:39.119Z" w:id="806808773">
          <w:r w:rsidRPr="455BAE5D" w:rsidDel="1612ABF9">
            <w:rPr>
              <w:rStyle w:val="Hyperlink"/>
            </w:rPr>
            <w:delText>)</w:delText>
          </w:r>
        </w:del>
      </w:ins>
      <w:ins w:author="ELENA MARIA GÓMEZ RICO" w:date="2026-03-27T18:31:42.238Z" w16du:dateUtc="2026-03-27T18:31:42.238Z" w:id="1344159969">
        <w:r w:rsidRPr="455BAE5D" w:rsidR="3BBEF814">
          <w:rPr>
            <w:rStyle w:val="Hyperlink"/>
          </w:rPr>
          <w:t xml:space="preserve">; </w:t>
        </w:r>
      </w:ins>
      <w:ins w:author="ELENA GÓMEZ RICO" w:date="2026-03-17T18:00:00Z" w16du:dateUtc="2026-03-17T17:00:00Z" w:id="1730293441">
        <w:r>
          <w:fldChar w:fldCharType="end"/>
        </w:r>
      </w:ins>
      <w:ins w:author="ELENA MARIA GÓMEZ RICO" w:date="2026-03-27T18:31:42.238Z" w16du:dateUtc="2026-03-27T18:31:42.238Z" w:id="40225808">
        <w:r w:rsidR="3BBEF814">
          <w:t>Xu, R. et al., 2024)</w:t>
        </w:r>
      </w:ins>
      <w:ins w:author="ELENA GÓMEZ RICO" w:date="2026-03-17T18:00:00Z" w16du:dateUtc="2026-03-17T17:00:00Z" w:id="285519836">
        <w:r w:rsidR="1612ABF9">
          <w:t xml:space="preserve">, co-production in knowledge work </w:t>
        </w:r>
        <w:r>
          <w:fldChar w:fldCharType="begin"/>
        </w:r>
        <w:r>
          <w:instrText xml:space="preserve">HYPERLINK "The%20politics%20of%20co-production%20participation,%20power,%20and%20transformation" \h</w:instrText>
        </w:r>
        <w:r>
          <w:fldChar w:fldCharType="separate"/>
        </w:r>
        <w:r w:rsidRPr="455BAE5D" w:rsidR="1612ABF9">
          <w:rPr>
            <w:rStyle w:val="Hyperlink"/>
          </w:rPr>
          <w:t xml:space="preserve">(Turnhout </w:t>
        </w:r>
      </w:ins>
      <w:ins w:author="ELENA GÓMEZ RICO" w:date="2026-03-19T08:40:00Z" w16du:dateUtc="2026-03-19T08:40:22Z" w:id="2049614522">
        <w:r w:rsidRPr="455BAE5D" w:rsidR="635C0A7E">
          <w:rPr>
            <w:rStyle w:val="Hyperlink"/>
          </w:rPr>
          <w:t>et al.</w:t>
        </w:r>
      </w:ins>
      <w:ins w:author="ELENA GÓMEZ RICO" w:date="2026-03-17T18:00:00Z" w16du:dateUtc="2026-03-17T17:00:00Z" w:id="1033382709">
        <w:r w:rsidRPr="455BAE5D" w:rsidR="1612ABF9">
          <w:rPr>
            <w:rStyle w:val="Hyperlink"/>
          </w:rPr>
          <w:t>, 2020)</w:t>
        </w:r>
        <w:r>
          <w:fldChar w:fldCharType="end"/>
        </w:r>
        <w:r w:rsidR="1612ABF9">
          <w:t xml:space="preserve">, and citizen-science contribution phases </w:t>
        </w:r>
        <w:r>
          <w:fldChar w:fldCharType="begin"/>
        </w:r>
        <w:r>
          <w:instrText xml:space="preserve">HYPERLINK "ECSA's%20Characteristics%20of%20Citizen%20Science" \h</w:instrText>
        </w:r>
        <w:r>
          <w:fldChar w:fldCharType="separate"/>
        </w:r>
        <w:r w:rsidRPr="455BAE5D" w:rsidR="1612ABF9">
          <w:rPr>
            <w:rStyle w:val="Hyperlink"/>
          </w:rPr>
          <w:t xml:space="preserve">(Haklay </w:t>
        </w:r>
      </w:ins>
      <w:ins w:author="ELENA GÓMEZ RICO" w:date="2026-03-19T08:40:00Z" w16du:dateUtc="2026-03-19T08:40:22Z" w:id="128382086">
        <w:r w:rsidRPr="455BAE5D" w:rsidR="635C0A7E">
          <w:rPr>
            <w:rStyle w:val="Hyperlink"/>
          </w:rPr>
          <w:t>et al.</w:t>
        </w:r>
      </w:ins>
      <w:ins w:author="ELENA GÓMEZ RICO" w:date="2026-03-17T18:00:00Z" w16du:dateUtc="2026-03-17T17:00:00Z" w:id="605621054">
        <w:r w:rsidRPr="455BAE5D" w:rsidR="1612ABF9">
          <w:rPr>
            <w:rStyle w:val="Hyperlink"/>
          </w:rPr>
          <w:t>, 2020)</w:t>
        </w:r>
        <w:r>
          <w:fldChar w:fldCharType="end"/>
        </w:r>
        <w:r w:rsidR="1612ABF9">
          <w:t xml:space="preserve">. The </w:t>
        </w:r>
        <w:r w:rsidR="1612ABF9">
          <w:t>participatory approaches and methodological tools</w:t>
        </w:r>
      </w:ins>
      <w:ins w:author="ELENA GÓMEZ RICO" w:date="2026-03-23T16:45:32.285Z" w16du:dateUtc="2026-03-23T16:45:32.285Z" w:id="597965756">
        <w:r w:rsidR="64B20937">
          <w:t xml:space="preserve"> (</w:t>
        </w:r>
        <w:r w:rsidRPr="455BAE5D" w:rsidR="64B20937">
          <w:rPr>
            <w:b w:val="1"/>
            <w:bCs w:val="1"/>
            <w:rPrChange w:author="ELENA GÓMEZ RICO" w:date="2026-03-23T16:49:07.037Z" w16du:dateUtc="2026-03-23T16:49:07.037Z" w:id="867497151"/>
          </w:rPr>
          <w:t>D2</w:t>
        </w:r>
        <w:r w:rsidR="64B20937">
          <w:t>)</w:t>
        </w:r>
      </w:ins>
      <w:ins w:author="ELENA GÓMEZ RICO" w:date="2026-03-17T18:00:00Z" w16du:dateUtc="2026-03-17T17:00:00Z" w:id="2001282908">
        <w:r w:rsidR="1612ABF9">
          <w:t xml:space="preserve"> inventories workshops, co-design and co-creative sessions </w:t>
        </w:r>
        <w:r>
          <w:fldChar w:fldCharType="begin"/>
        </w:r>
        <w:r>
          <w:instrText xml:space="preserve">HYPERLINK "Co-creation%20and%20the%20new%20landscapes%20of%20design" \h</w:instrText>
        </w:r>
        <w:r>
          <w:fldChar w:fldCharType="separate"/>
        </w:r>
        <w:r w:rsidRPr="455BAE5D" w:rsidR="1612ABF9">
          <w:rPr>
            <w:rStyle w:val="Hyperlink"/>
          </w:rPr>
          <w:t>(Stappers and Sanders, 2008)</w:t>
        </w:r>
        <w:r>
          <w:fldChar w:fldCharType="end"/>
        </w:r>
        <w:r w:rsidR="1612ABF9">
          <w:t xml:space="preserve">, usability testing </w:t>
        </w:r>
        <w:r>
          <w:fldChar w:fldCharType="begin"/>
        </w:r>
        <w:r>
          <w:instrText xml:space="preserve">HYPERLINK "The%20Participatory%20Turn%20in%20AI%20Design%20Theoretical%20Foundations%20and%20the%20Current%20State%20of%20Practice" \h</w:instrText>
        </w:r>
        <w:r>
          <w:fldChar w:fldCharType="separate"/>
        </w:r>
        <w:r w:rsidRPr="455BAE5D" w:rsidR="1612ABF9">
          <w:rPr>
            <w:rStyle w:val="Hyperlink"/>
          </w:rPr>
          <w:t xml:space="preserve">(Delgado </w:t>
        </w:r>
      </w:ins>
      <w:ins w:author="ELENA GÓMEZ RICO" w:date="2026-03-19T08:40:00Z" w16du:dateUtc="2026-03-19T08:40:22Z" w:id="273737837">
        <w:r w:rsidRPr="455BAE5D" w:rsidR="635C0A7E">
          <w:rPr>
            <w:rStyle w:val="Hyperlink"/>
          </w:rPr>
          <w:t>et al.</w:t>
        </w:r>
      </w:ins>
      <w:ins w:author="ELENA GÓMEZ RICO" w:date="2026-03-17T18:00:00Z" w16du:dateUtc="2026-03-17T17:00:00Z" w:id="1347987542">
        <w:r w:rsidRPr="455BAE5D" w:rsidR="1612ABF9">
          <w:rPr>
            <w:rStyle w:val="Hyperlink"/>
          </w:rPr>
          <w:t>, 2023)</w:t>
        </w:r>
        <w:r>
          <w:fldChar w:fldCharType="end"/>
        </w:r>
        <w:r w:rsidR="1612ABF9">
          <w:t>, crowdsourcing (also named crowd-science)</w:t>
        </w:r>
        <w:r>
          <w:fldChar w:fldCharType="begin"/>
        </w:r>
        <w:r>
          <w:instrText xml:space="preserve">HYPERLINK "Engaging%20Communities%20in%20Cultural%20Heritage" \h</w:instrText>
        </w:r>
        <w:r>
          <w:fldChar w:fldCharType="separate"/>
        </w:r>
        <w:r w:rsidRPr="455BAE5D" w:rsidR="1612ABF9">
          <w:rPr>
            <w:rStyle w:val="Hyperlink"/>
          </w:rPr>
          <w:t xml:space="preserve">(Lähdesmäki </w:t>
        </w:r>
      </w:ins>
      <w:ins w:author="ELENA GÓMEZ RICO" w:date="2026-03-19T08:40:00Z" w16du:dateUtc="2026-03-19T08:40:22Z" w:id="877520320">
        <w:r w:rsidRPr="455BAE5D" w:rsidR="635C0A7E">
          <w:rPr>
            <w:rStyle w:val="Hyperlink"/>
          </w:rPr>
          <w:t>et al.</w:t>
        </w:r>
      </w:ins>
      <w:ins w:author="ELENA GÓMEZ RICO" w:date="2026-03-17T18:00:00Z" w16du:dateUtc="2026-03-17T17:00:00Z" w:id="648990082">
        <w:r w:rsidRPr="455BAE5D" w:rsidR="1612ABF9">
          <w:rPr>
            <w:rStyle w:val="Hyperlink"/>
          </w:rPr>
          <w:t>, 2025)</w:t>
        </w:r>
        <w:r>
          <w:fldChar w:fldCharType="end"/>
        </w:r>
        <w:r w:rsidR="1612ABF9">
          <w:t xml:space="preserve">, citizen-science models </w:t>
        </w:r>
        <w:r>
          <w:fldChar w:fldCharType="begin"/>
        </w:r>
        <w:r>
          <w:instrText xml:space="preserve">HYPERLINK "White%20Paper%20on%20Citizen%20Science%20for%20Europe" \h</w:instrText>
        </w:r>
        <w:r>
          <w:fldChar w:fldCharType="separate"/>
        </w:r>
        <w:r w:rsidRPr="455BAE5D" w:rsidR="1612ABF9">
          <w:rPr>
            <w:rStyle w:val="Hyperlink"/>
          </w:rPr>
          <w:t>(</w:t>
        </w:r>
      </w:ins>
      <w:ins w:author="ELENA GÓMEZ RICO" w:date="2026-03-22T19:20:44.015Z" w16du:dateUtc="2026-03-22T19:20:44.015Z" w:id="898598204">
        <w:r w:rsidRPr="455BAE5D" w:rsidR="1D055FBA">
          <w:rPr>
            <w:rStyle w:val="Hyperlink"/>
          </w:rPr>
          <w:t>European Commission</w:t>
        </w:r>
      </w:ins>
      <w:ins w:author="ELENA GÓMEZ RICO" w:date="2026-03-17T18:00:00Z" w16du:dateUtc="2026-03-17T17:00:00Z" w:id="1627705432">
        <w:r w:rsidRPr="455BAE5D" w:rsidR="1612ABF9">
          <w:rPr>
            <w:rStyle w:val="Hyperlink"/>
          </w:rPr>
          <w:t>, 2015)</w:t>
        </w:r>
        <w:r>
          <w:fldChar w:fldCharType="end"/>
        </w:r>
        <w:r w:rsidR="1612ABF9">
          <w:t>,</w:t>
        </w:r>
      </w:ins>
      <w:ins w:author="ELENA GÓMEZ RICO" w:date="2026-03-23T16:45:53.642Z" w16du:dateUtc="2026-03-23T16:45:53.642Z" w:id="1779769057">
        <w:r w:rsidR="2E6B90ED">
          <w:t xml:space="preserve"> </w:t>
        </w:r>
      </w:ins>
      <w:ins w:author="ELENA GÓMEZ RICO" w:date="2026-03-17T18:00:00Z" w16du:dateUtc="2026-03-17T17:00:00Z" w:id="2142252857">
        <w:r w:rsidR="1612ABF9">
          <w:t xml:space="preserve">annotation </w:t>
        </w:r>
      </w:ins>
      <w:ins w:author="ELENA GÓMEZ RICO" w:date="2026-03-19T11:42:09.548Z" w16du:dateUtc="2026-03-19T11:42:09.548Z" w:id="1690672697">
        <w:r w:rsidR="4A50C376">
          <w:t>practices,</w:t>
        </w:r>
      </w:ins>
      <w:ins w:author="ELENA GÓMEZ RICO" w:date="2026-03-17T18:00:00Z" w16du:dateUtc="2026-03-17T17:00:00Z" w:id="367053975">
        <w:r w:rsidR="1612ABF9">
          <w:t xml:space="preserve"> </w:t>
        </w:r>
        <w:r>
          <w:fldChar w:fldCharType="begin"/>
        </w:r>
        <w:r>
          <w:instrText xml:space="preserve">HYPERLINK "Ciència%20Ciutadana%20o%20Ciutadanies%20Científiques?%20Quatre%20Models%20de%20Participació%20en%20Ciència%20i%20Tecnologia" \h</w:instrText>
        </w:r>
        <w:r>
          <w:fldChar w:fldCharType="separate"/>
        </w:r>
        <w:r w:rsidRPr="455BAE5D" w:rsidR="1612ABF9">
          <w:rPr>
            <w:rStyle w:val="Hyperlink"/>
          </w:rPr>
          <w:t>(Gómez-Ferri, 2014)</w:t>
        </w:r>
        <w:r>
          <w:fldChar w:fldCharType="end"/>
        </w:r>
        <w:r w:rsidR="1612ABF9">
          <w:t xml:space="preserve">. </w:t>
        </w:r>
      </w:ins>
      <w:ins w:author="ELENA GÓMEZ RICO" w:date="2026-03-23T16:47:23.051Z" w16du:dateUtc="2026-03-23T16:47:23.051Z" w:id="1286047345">
        <w:r w:rsidRPr="455BAE5D" w:rsidR="3F5F3694">
          <w:rPr>
            <w:b w:val="1"/>
            <w:bCs w:val="1"/>
            <w:rPrChange w:author="ELENA GÓMEZ RICO" w:date="2026-03-23T16:49:12.315Z" w16du:dateUtc="2026-03-23T16:49:12.315Z" w:id="633242595"/>
          </w:rPr>
          <w:t>D</w:t>
        </w:r>
      </w:ins>
      <w:ins w:author="ELENA GÓMEZ RICO" w:date="2026-03-23T16:49:10.472Z" w16du:dateUtc="2026-03-23T16:49:10.472Z" w:id="1121230312">
        <w:r w:rsidRPr="455BAE5D" w:rsidR="62D77DA7">
          <w:rPr>
            <w:b w:val="1"/>
            <w:bCs w:val="1"/>
            <w:rPrChange w:author="ELENA GÓMEZ RICO" w:date="2026-03-23T16:49:12.315Z" w16du:dateUtc="2026-03-23T16:49:12.315Z" w:id="702339693"/>
          </w:rPr>
          <w:t>3</w:t>
        </w:r>
      </w:ins>
      <w:ins w:author="ELENA GÓMEZ RICO" w:date="2026-03-23T16:47:23.051Z" w16du:dateUtc="2026-03-23T16:47:23.051Z" w:id="2024535582">
        <w:r w:rsidR="3F5F3694">
          <w:t xml:space="preserve"> </w:t>
        </w:r>
        <w:r w:rsidR="3F5F3694">
          <w:t>identifies</w:t>
        </w:r>
        <w:r w:rsidR="3F5F3694">
          <w:t xml:space="preserve"> t</w:t>
        </w:r>
      </w:ins>
      <w:ins w:author="ELENA GÓMEZ RICO" w:date="2026-03-17T18:00:00Z" w16du:dateUtc="2026-03-17T17:00:00Z" w:id="808699993">
        <w:r w:rsidR="1612ABF9">
          <w:t xml:space="preserve">he </w:t>
        </w:r>
        <w:r w:rsidR="1612ABF9">
          <w:t>levels of user participation and engagement</w:t>
        </w:r>
        <w:r w:rsidR="1612ABF9">
          <w:t xml:space="preserve"> </w:t>
        </w:r>
      </w:ins>
      <w:ins w:author="ELENA GÓMEZ RICO" w:date="2026-03-23T16:47:32.911Z" w16du:dateUtc="2026-03-23T16:47:32.911Z" w:id="1561954768">
        <w:r w:rsidR="54EA6062">
          <w:t>in L1</w:t>
        </w:r>
      </w:ins>
      <w:ins w:author="ELENA GÓMEZ RICO" w:date="2026-03-17T18:00:00Z" w16du:dateUtc="2026-03-17T17:00:00Z" w:id="1115957533">
        <w:r w:rsidR="1612ABF9">
          <w:t xml:space="preserve"> (consult, include, elaborate, own) </w:t>
        </w:r>
        <w:r>
          <w:fldChar w:fldCharType="begin"/>
        </w:r>
        <w:r>
          <w:instrText xml:space="preserve">HYPERLINK "The%20Participatory%20Turn%20in%20AI%20Design%20Theoretical%20Foundations%20and%20the%20Current%20State%20of%20Practice" \h</w:instrText>
        </w:r>
        <w:r>
          <w:fldChar w:fldCharType="separate"/>
        </w:r>
        <w:r w:rsidRPr="455BAE5D" w:rsidR="1612ABF9">
          <w:rPr>
            <w:rStyle w:val="Hyperlink"/>
          </w:rPr>
          <w:t xml:space="preserve">(Delgado </w:t>
        </w:r>
      </w:ins>
      <w:ins w:author="ELENA GÓMEZ RICO" w:date="2026-03-19T08:40:00Z" w16du:dateUtc="2026-03-19T08:40:22Z" w:id="1016703436">
        <w:r w:rsidRPr="455BAE5D" w:rsidR="635C0A7E">
          <w:rPr>
            <w:rStyle w:val="Hyperlink"/>
          </w:rPr>
          <w:t>et al.</w:t>
        </w:r>
      </w:ins>
      <w:ins w:author="ELENA GÓMEZ RICO" w:date="2026-03-17T18:00:00Z" w16du:dateUtc="2026-03-17T17:00:00Z" w:id="1983175291">
        <w:r w:rsidRPr="455BAE5D" w:rsidR="1612ABF9">
          <w:rPr>
            <w:rStyle w:val="Hyperlink"/>
          </w:rPr>
          <w:t>, 2023)</w:t>
        </w:r>
        <w:r>
          <w:fldChar w:fldCharType="end"/>
        </w:r>
        <w:r w:rsidR="1612ABF9">
          <w:t xml:space="preserve"> </w:t>
        </w:r>
      </w:ins>
      <w:ins w:author="ELENA GÓMEZ RICO" w:date="2026-03-23T16:48:06.923Z" w16du:dateUtc="2026-03-23T16:48:06.923Z" w:id="488443486">
        <w:r w:rsidR="56A55EF4">
          <w:t xml:space="preserve">and L2 </w:t>
        </w:r>
      </w:ins>
      <w:ins w:author="ELENA GÓMEZ RICO" w:date="2026-03-17T18:00:00Z" w16du:dateUtc="2026-03-17T17:00:00Z" w:id="1688220915">
        <w:r w:rsidR="1612ABF9">
          <w:t xml:space="preserve">with citizen-science roles (scientific, educational, social, economic, environmental, political agency) </w:t>
        </w:r>
        <w:r>
          <w:fldChar w:fldCharType="begin"/>
        </w:r>
        <w:r>
          <w:instrText xml:space="preserve">HYPERLINK "The%20Science%20of%20Citizen%20Science" \h</w:instrText>
        </w:r>
        <w:r>
          <w:fldChar w:fldCharType="separate"/>
        </w:r>
        <w:r w:rsidRPr="455BAE5D" w:rsidR="1612ABF9">
          <w:rPr>
            <w:rStyle w:val="Hyperlink"/>
          </w:rPr>
          <w:t xml:space="preserve">(Vohland </w:t>
        </w:r>
      </w:ins>
      <w:ins w:author="ELENA GÓMEZ RICO" w:date="2026-03-19T08:40:00Z" w16du:dateUtc="2026-03-19T08:40:22Z" w:id="543614876">
        <w:r w:rsidRPr="455BAE5D" w:rsidR="635C0A7E">
          <w:rPr>
            <w:rStyle w:val="Hyperlink"/>
          </w:rPr>
          <w:t>et al.</w:t>
        </w:r>
      </w:ins>
      <w:ins w:author="ELENA GÓMEZ RICO" w:date="2026-03-17T18:00:00Z" w16du:dateUtc="2026-03-17T17:00:00Z" w:id="1921443577">
        <w:r w:rsidRPr="455BAE5D" w:rsidR="1612ABF9">
          <w:rPr>
            <w:rStyle w:val="Hyperlink"/>
          </w:rPr>
          <w:t>, 2021)</w:t>
        </w:r>
        <w:r>
          <w:fldChar w:fldCharType="end"/>
        </w:r>
        <w:r w:rsidR="1612ABF9">
          <w:t xml:space="preserve">. </w:t>
        </w:r>
      </w:ins>
      <w:ins w:author="ELENA GÓMEZ RICO" w:date="2026-03-23T16:48:24.363Z" w16du:dateUtc="2026-03-23T16:48:24.363Z" w:id="1312023012">
        <w:r w:rsidRPr="455BAE5D" w:rsidR="334C2FAC">
          <w:rPr>
            <w:b w:val="1"/>
            <w:bCs w:val="1"/>
            <w:rPrChange w:author="ELENA GÓMEZ RICO" w:date="2026-03-23T16:49:00.969Z" w16du:dateUtc="2026-03-23T16:49:00.969Z" w:id="1991345669"/>
          </w:rPr>
          <w:t>D4</w:t>
        </w:r>
        <w:r w:rsidR="334C2FAC">
          <w:t xml:space="preserve"> </w:t>
        </w:r>
        <w:r w:rsidRPr="455BAE5D" w:rsidR="334C2FAC">
          <w:rPr>
            <w:rFonts w:ascii="Times New Roman" w:hAnsi="Times New Roman" w:eastAsia="Times New Roman" w:cs="Times New Roman"/>
            <w:noProof w:val="0"/>
            <w:sz w:val="24"/>
            <w:szCs w:val="24"/>
            <w:lang w:val="en-US"/>
          </w:rPr>
          <w:t>codes whether and how the following epistemic justice (Fricker, 2007) aspects influence the process of designing this type of information infrastructures:</w:t>
        </w:r>
      </w:ins>
      <w:ins w:author="ELENA GÓMEZ RICO" w:date="2026-03-23T16:50:02.889Z" w16du:dateUtc="2026-03-23T16:50:02.889Z" w:id="1552376015">
        <w:r w:rsidRPr="455BAE5D" w:rsidR="65C87E30">
          <w:rPr>
            <w:rFonts w:ascii="Times New Roman" w:hAnsi="Times New Roman" w:eastAsia="Times New Roman" w:cs="Times New Roman"/>
            <w:noProof w:val="0"/>
            <w:sz w:val="24"/>
            <w:szCs w:val="24"/>
            <w:lang w:val="en-US"/>
          </w:rPr>
          <w:t xml:space="preserve"> identity and gender inclusion or relations with the women problem, the mirror effect, or systemic problem </w:t>
        </w:r>
      </w:ins>
      <w:r>
        <w:fldChar w:fldCharType="begin"/>
      </w:r>
      <w:r>
        <w:instrText xml:space="preserve">HYPERLINK "https://euc-word-edit.officeapps.live.com/we/Wikipedia%20gender%20gap%20a%20scoping%20review%20Profesional%20de%20la%20informaci%C3%B3n" </w:instrText>
      </w:r>
      <w:r>
        <w:fldChar w:fldCharType="separate"/>
      </w:r>
      <w:ins w:author="ELENA GÓMEZ RICO" w:date="2026-03-23T16:50:02.889Z" w16du:dateUtc="2026-03-23T16:50:02.889Z" w:id="1999041559">
        <w:r w:rsidRPr="455BAE5D" w:rsidR="65C87E30">
          <w:rPr>
            <w:rStyle w:val="Hyperlink"/>
            <w:rFonts w:ascii="Times New Roman" w:hAnsi="Times New Roman" w:eastAsia="Times New Roman" w:cs="Times New Roman"/>
            <w:noProof w:val="0"/>
            <w:color w:val="155F81"/>
            <w:sz w:val="24"/>
            <w:szCs w:val="24"/>
            <w:lang w:val="en-US"/>
          </w:rPr>
          <w:t>(Ferran-Ferrer et al., 2023)</w:t>
        </w:r>
      </w:ins>
      <w:r>
        <w:fldChar w:fldCharType="end"/>
      </w:r>
      <w:ins w:author="ELENA GÓMEZ RICO" w:date="2026-03-23T16:50:02.889Z" w16du:dateUtc="2026-03-23T16:50:02.889Z" w:id="152478882">
        <w:r w:rsidRPr="455BAE5D" w:rsidR="65C87E30">
          <w:rPr>
            <w:rFonts w:ascii="Times New Roman" w:hAnsi="Times New Roman" w:eastAsia="Times New Roman" w:cs="Times New Roman"/>
            <w:noProof w:val="0"/>
            <w:sz w:val="24"/>
            <w:szCs w:val="24"/>
            <w:lang w:val="en-US"/>
          </w:rPr>
          <w:t xml:space="preserve">. Also, if </w:t>
        </w:r>
      </w:ins>
      <w:ins w:author="ELENA GÓMEZ RICO" w:date="2026-03-23T21:44:09.488Z" w16du:dateUtc="2026-03-23T21:44:09.488Z" w:id="1059532613">
        <w:r w:rsidRPr="455BAE5D" w:rsidR="3893F155">
          <w:rPr>
            <w:rFonts w:ascii="Times New Roman" w:hAnsi="Times New Roman" w:eastAsia="Times New Roman" w:cs="Times New Roman"/>
            <w:noProof w:val="0"/>
            <w:sz w:val="24"/>
            <w:szCs w:val="24"/>
            <w:lang w:val="en-US"/>
          </w:rPr>
          <w:t>there is</w:t>
        </w:r>
      </w:ins>
      <w:ins w:author="ELENA GÓMEZ RICO" w:date="2026-03-23T16:50:02.889Z" w16du:dateUtc="2026-03-23T16:50:02.889Z" w:id="999233339">
        <w:r w:rsidRPr="455BAE5D" w:rsidR="65C87E30">
          <w:rPr>
            <w:rFonts w:ascii="Times New Roman" w:hAnsi="Times New Roman" w:eastAsia="Times New Roman" w:cs="Times New Roman"/>
            <w:noProof w:val="0"/>
            <w:sz w:val="24"/>
            <w:szCs w:val="24"/>
            <w:lang w:val="en-US"/>
          </w:rPr>
          <w:t xml:space="preserve"> any mention of related representational gaps (</w:t>
        </w:r>
        <w:r w:rsidRPr="455BAE5D" w:rsidR="65C87E30">
          <w:rPr>
            <w:rFonts w:ascii="Times New Roman" w:hAnsi="Times New Roman" w:eastAsia="Times New Roman" w:cs="Times New Roman"/>
            <w:noProof w:val="0"/>
            <w:sz w:val="24"/>
            <w:szCs w:val="24"/>
            <w:lang w:val="en-US"/>
          </w:rPr>
          <w:t>Stengers</w:t>
        </w:r>
        <w:r w:rsidRPr="455BAE5D" w:rsidR="65C87E30">
          <w:rPr>
            <w:rFonts w:ascii="Times New Roman" w:hAnsi="Times New Roman" w:eastAsia="Times New Roman" w:cs="Times New Roman"/>
            <w:noProof w:val="0"/>
            <w:sz w:val="24"/>
            <w:szCs w:val="24"/>
            <w:lang w:val="en-US"/>
          </w:rPr>
          <w:t xml:space="preserve"> and Despret, 2014), knowledge diversity (</w:t>
        </w:r>
        <w:r w:rsidRPr="455BAE5D" w:rsidR="65C87E30">
          <w:rPr>
            <w:rFonts w:ascii="Times New Roman" w:hAnsi="Times New Roman" w:eastAsia="Times New Roman" w:cs="Times New Roman"/>
            <w:noProof w:val="0"/>
            <w:color w:val="155F81"/>
            <w:sz w:val="24"/>
            <w:szCs w:val="24"/>
            <w:lang w:val="en-US"/>
          </w:rPr>
          <w:t>Haraway, 1991</w:t>
        </w:r>
        <w:r w:rsidRPr="455BAE5D" w:rsidR="65C87E30">
          <w:rPr>
            <w:rFonts w:ascii="Times New Roman" w:hAnsi="Times New Roman" w:eastAsia="Times New Roman" w:cs="Times New Roman"/>
            <w:noProof w:val="0"/>
            <w:sz w:val="24"/>
            <w:szCs w:val="24"/>
            <w:lang w:val="en-US"/>
          </w:rPr>
          <w:t xml:space="preserve">), or power dynamics </w:t>
        </w:r>
      </w:ins>
      <w:r>
        <w:fldChar w:fldCharType="begin"/>
      </w:r>
      <w:r>
        <w:instrText xml:space="preserve">HYPERLINK "https://euc-word-edit.officeapps.live.com/we/Autonom%C3%ADa%20y%20dise%C3%B1o%20-%20La%20realizaci%C3%B3n%20de%20lo%20comunal" </w:instrText>
      </w:r>
      <w:r>
        <w:fldChar w:fldCharType="separate"/>
      </w:r>
      <w:ins w:author="ELENA GÓMEZ RICO" w:date="2026-03-23T16:50:02.889Z" w16du:dateUtc="2026-03-23T16:50:02.889Z" w:id="121754275">
        <w:r w:rsidRPr="455BAE5D" w:rsidR="65C87E30">
          <w:rPr>
            <w:rStyle w:val="Hyperlink"/>
            <w:rFonts w:ascii="Times New Roman" w:hAnsi="Times New Roman" w:eastAsia="Times New Roman" w:cs="Times New Roman"/>
            <w:noProof w:val="0"/>
            <w:color w:val="155F81"/>
            <w:sz w:val="24"/>
            <w:szCs w:val="24"/>
            <w:lang w:val="en-US"/>
          </w:rPr>
          <w:t>(Escobar, 2016)</w:t>
        </w:r>
      </w:ins>
      <w:r>
        <w:fldChar w:fldCharType="end"/>
      </w:r>
      <w:ins w:author="ELENA GÓMEZ RICO" w:date="2026-03-23T16:50:02.889Z" w16du:dateUtc="2026-03-23T16:50:02.889Z" w:id="1536599215">
        <w:r w:rsidRPr="455BAE5D" w:rsidR="65C87E30">
          <w:rPr>
            <w:rFonts w:ascii="Times New Roman" w:hAnsi="Times New Roman" w:eastAsia="Times New Roman" w:cs="Times New Roman"/>
            <w:noProof w:val="0"/>
            <w:sz w:val="24"/>
            <w:szCs w:val="24"/>
            <w:lang w:val="en-US"/>
          </w:rPr>
          <w:t xml:space="preserve"> addressed. Lastly, if </w:t>
        </w:r>
      </w:ins>
      <w:ins w:author="ELENA GÓMEZ RICO" w:date="2026-03-23T21:44:12.977Z" w16du:dateUtc="2026-03-23T21:44:12.977Z" w:id="2133814514">
        <w:r w:rsidRPr="455BAE5D" w:rsidR="5D2B0455">
          <w:rPr>
            <w:rFonts w:ascii="Times New Roman" w:hAnsi="Times New Roman" w:eastAsia="Times New Roman" w:cs="Times New Roman"/>
            <w:noProof w:val="0"/>
            <w:sz w:val="24"/>
            <w:szCs w:val="24"/>
            <w:lang w:val="en-US"/>
          </w:rPr>
          <w:t>there is</w:t>
        </w:r>
      </w:ins>
      <w:ins w:author="ELENA GÓMEZ RICO" w:date="2026-03-23T16:50:02.889Z" w16du:dateUtc="2026-03-23T16:50:02.889Z" w:id="1505805774">
        <w:r w:rsidRPr="455BAE5D" w:rsidR="65C87E30">
          <w:rPr>
            <w:rFonts w:ascii="Times New Roman" w:hAnsi="Times New Roman" w:eastAsia="Times New Roman" w:cs="Times New Roman"/>
            <w:noProof w:val="0"/>
            <w:sz w:val="24"/>
            <w:szCs w:val="24"/>
            <w:lang w:val="en-US"/>
          </w:rPr>
          <w:t xml:space="preserve"> </w:t>
        </w:r>
        <w:r w:rsidRPr="455BAE5D" w:rsidR="65C87E30">
          <w:rPr>
            <w:rFonts w:ascii="Times New Roman" w:hAnsi="Times New Roman" w:eastAsia="Times New Roman" w:cs="Times New Roman"/>
            <w:noProof w:val="0"/>
            <w:sz w:val="24"/>
            <w:szCs w:val="24"/>
            <w:lang w:val="en-US"/>
          </w:rPr>
          <w:t>a report</w:t>
        </w:r>
        <w:r w:rsidRPr="455BAE5D" w:rsidR="65C87E30">
          <w:rPr>
            <w:rFonts w:ascii="Times New Roman" w:hAnsi="Times New Roman" w:eastAsia="Times New Roman" w:cs="Times New Roman"/>
            <w:noProof w:val="0"/>
            <w:sz w:val="24"/>
            <w:szCs w:val="24"/>
            <w:lang w:val="en-US"/>
          </w:rPr>
          <w:t xml:space="preserve"> of </w:t>
        </w:r>
        <w:r w:rsidRPr="455BAE5D" w:rsidR="65C87E30">
          <w:rPr>
            <w:rFonts w:ascii="Times New Roman" w:hAnsi="Times New Roman" w:eastAsia="Times New Roman" w:cs="Times New Roman"/>
            <w:noProof w:val="0"/>
            <w:sz w:val="24"/>
            <w:szCs w:val="24"/>
            <w:lang w:val="en-US"/>
          </w:rPr>
          <w:t xml:space="preserve">any technical safeguards (provenance mechanisms, bias checks, and configurable governance models) (Fox and Chandrasekar, 2021; </w:t>
        </w:r>
      </w:ins>
      <w:r>
        <w:fldChar w:fldCharType="begin"/>
      </w:r>
      <w:r>
        <w:instrText xml:space="preserve">HYPERLINK "https://euc-word-edit.officeapps.live.com/we/Techniques%20and%20Methods%20to%20Evaluate%20Human-Centered%20Symbiotic%20AI%20Systems" </w:instrText>
      </w:r>
      <w:r>
        <w:fldChar w:fldCharType="separate"/>
      </w:r>
      <w:ins w:author="ELENA GÓMEZ RICO" w:date="2026-03-23T16:50:02.889Z" w16du:dateUtc="2026-03-23T16:50:02.889Z" w:id="936953312">
        <w:r w:rsidRPr="455BAE5D" w:rsidR="65C87E30">
          <w:rPr>
            <w:rStyle w:val="Hyperlink"/>
            <w:rFonts w:ascii="Times New Roman" w:hAnsi="Times New Roman" w:eastAsia="Times New Roman" w:cs="Times New Roman"/>
            <w:noProof w:val="0"/>
            <w:color w:val="155F81"/>
            <w:sz w:val="24"/>
            <w:szCs w:val="24"/>
            <w:lang w:val="en-US"/>
          </w:rPr>
          <w:t>Calvano, 2025)</w:t>
        </w:r>
      </w:ins>
      <w:r>
        <w:fldChar w:fldCharType="end"/>
      </w:r>
      <w:ins w:author="ELENA GÓMEZ RICO" w:date="2026-03-23T16:50:02.889Z" w16du:dateUtc="2026-03-23T16:50:02.889Z" w:id="177238595">
        <w:r w:rsidRPr="455BAE5D" w:rsidR="65C87E30">
          <w:rPr>
            <w:rFonts w:ascii="Times New Roman" w:hAnsi="Times New Roman" w:eastAsia="Times New Roman" w:cs="Times New Roman"/>
            <w:noProof w:val="0"/>
            <w:sz w:val="24"/>
            <w:szCs w:val="24"/>
            <w:lang w:val="en-US"/>
          </w:rPr>
          <w:t>.</w:t>
        </w:r>
      </w:ins>
      <w:commentRangeEnd w:id="372"/>
      <w:r>
        <w:rPr>
          <w:rStyle w:val="CommentReference"/>
        </w:rPr>
        <w:commentReference w:id="372"/>
      </w:r>
    </w:p>
    <w:p w:rsidRPr="00492B76" w:rsidR="00307D51" w:rsidP="10751D0A" w:rsidRDefault="00D759E1" w14:paraId="76B58EA8" w14:textId="586FDC07">
      <w:pPr>
        <w:pStyle w:val="Heading1"/>
        <w:rPr>
          <w:ins w:author="ELENA GÓMEZ RICO" w:date="2026-03-23T16:51:46.38Z" w16du:dateUtc="2026-03-23T16:51:46.38Z" w:id="695149430"/>
          <w:rFonts w:ascii="Times New Roman" w:hAnsi="Times New Roman" w:eastAsia="Times New Roman" w:cs="Times New Roman"/>
        </w:rPr>
      </w:pPr>
      <w:r w:rsidR="20791936">
        <w:rPr/>
        <w:t>Findings about methodological user integration</w:t>
      </w:r>
    </w:p>
    <w:p w:rsidR="3BD1DB34" w:rsidP="66452F6F" w:rsidRDefault="3BD1DB34" w14:paraId="6939D89D" w14:textId="5C0BEDB4">
      <w:pPr>
        <w:pStyle w:val="Normal"/>
        <w:suppressLineNumbers w:val="0"/>
        <w:spacing w:before="240" w:beforeAutospacing="off" w:after="240" w:afterAutospacing="off" w:line="360" w:lineRule="auto"/>
        <w:ind w:left="0" w:right="0"/>
        <w:jc w:val="both"/>
        <w:rPr>
          <w:ins w:author="ELENA GÓMEZ RICO" w:date="2026-03-24T08:44:22.742Z" w16du:dateUtc="2026-03-24T08:44:22.742Z" w:id="1381789932"/>
          <w:rFonts w:ascii="Times New Roman" w:hAnsi="Times New Roman" w:eastAsia="Times New Roman" w:cs="Times New Roman"/>
          <w:noProof w:val="0"/>
          <w:sz w:val="24"/>
          <w:szCs w:val="24"/>
          <w:lang w:val="en-US"/>
        </w:rPr>
        <w:pPrChange w:author="ELENA GÓMEZ RICO" w:date="2026-03-24T09:43:34.657Z">
          <w:pPr>
            <w:pStyle w:val="Normal"/>
          </w:pPr>
        </w:pPrChange>
      </w:pPr>
      <w:ins w:author="ELENA GÓMEZ RICO" w:date="2026-03-24T08:44:26.061Z" w16du:dateUtc="2026-03-24T08:44:26.061Z" w:id="1485808653">
        <w:r w:rsidRPr="66452F6F" w:rsidR="3BD1DB34">
          <w:rPr>
            <w:rFonts w:ascii="Times New Roman" w:hAnsi="Times New Roman" w:eastAsia="Times New Roman" w:cs="Times New Roman"/>
            <w:noProof w:val="0"/>
            <w:sz w:val="24"/>
            <w:szCs w:val="24"/>
            <w:lang w:val="en-US"/>
          </w:rPr>
          <w:t xml:space="preserve">The findings are organized along the codebook dimensions D1–D4. They </w:t>
        </w:r>
      </w:ins>
      <w:ins w:author="ELENA GÓMEZ RICO" w:date="2026-03-24T09:42:42.691Z" w16du:dateUtc="2026-03-24T09:42:42.691Z" w:id="2135236404">
        <w:r w:rsidRPr="66452F6F" w:rsidR="0A366648">
          <w:rPr>
            <w:rFonts w:ascii="Times New Roman" w:hAnsi="Times New Roman" w:eastAsia="Times New Roman" w:cs="Times New Roman"/>
            <w:noProof w:val="0"/>
            <w:sz w:val="24"/>
            <w:szCs w:val="24"/>
            <w:lang w:val="en-US"/>
          </w:rPr>
          <w:t>synthesize</w:t>
        </w:r>
      </w:ins>
      <w:ins w:author="ELENA GÓMEZ RICO" w:date="2026-03-24T08:44:26.061Z" w16du:dateUtc="2026-03-24T08:44:26.061Z" w:id="307428156">
        <w:r w:rsidRPr="66452F6F" w:rsidR="3BD1DB34">
          <w:rPr>
            <w:rFonts w:ascii="Times New Roman" w:hAnsi="Times New Roman" w:eastAsia="Times New Roman" w:cs="Times New Roman"/>
            <w:noProof w:val="0"/>
            <w:sz w:val="24"/>
            <w:szCs w:val="24"/>
            <w:lang w:val="en-US"/>
          </w:rPr>
          <w:t xml:space="preserve"> the reviewed literature </w:t>
        </w:r>
        <w:r w:rsidRPr="66452F6F" w:rsidR="3BD1DB34">
          <w:rPr>
            <w:rFonts w:ascii="Times New Roman" w:hAnsi="Times New Roman" w:eastAsia="Times New Roman" w:cs="Times New Roman"/>
            <w:i w:val="1"/>
            <w:iCs w:val="1"/>
            <w:noProof w:val="0"/>
            <w:sz w:val="24"/>
            <w:szCs w:val="24"/>
            <w:lang w:val="en-US"/>
          </w:rPr>
          <w:t>documents</w:t>
        </w:r>
        <w:r w:rsidRPr="66452F6F" w:rsidR="3BD1DB34">
          <w:rPr>
            <w:rFonts w:ascii="Times New Roman" w:hAnsi="Times New Roman" w:eastAsia="Times New Roman" w:cs="Times New Roman"/>
            <w:noProof w:val="0"/>
            <w:sz w:val="24"/>
            <w:szCs w:val="24"/>
            <w:lang w:val="en-US"/>
          </w:rPr>
          <w:t xml:space="preserve"> about participatory methods in semantic and </w:t>
        </w:r>
        <w:r w:rsidRPr="66452F6F" w:rsidR="3BD1DB34">
          <w:rPr>
            <w:rFonts w:ascii="Times New Roman" w:hAnsi="Times New Roman" w:eastAsia="Times New Roman" w:cs="Times New Roman"/>
            <w:noProof w:val="0"/>
            <w:sz w:val="24"/>
            <w:szCs w:val="24"/>
            <w:lang w:val="en-US"/>
          </w:rPr>
          <w:t>NeSyAI</w:t>
        </w:r>
        <w:r w:rsidRPr="66452F6F" w:rsidR="3BD1DB34">
          <w:rPr>
            <w:rFonts w:ascii="Times New Roman" w:hAnsi="Times New Roman" w:eastAsia="Times New Roman" w:cs="Times New Roman"/>
            <w:noProof w:val="0"/>
            <w:sz w:val="24"/>
            <w:szCs w:val="24"/>
            <w:lang w:val="en-US"/>
          </w:rPr>
          <w:t xml:space="preserve"> systems that support digital </w:t>
        </w:r>
        <w:r w:rsidRPr="66452F6F" w:rsidR="3BD1DB34">
          <w:rPr>
            <w:rFonts w:ascii="Times New Roman" w:hAnsi="Times New Roman" w:eastAsia="Times New Roman" w:cs="Times New Roman"/>
            <w:noProof w:val="0"/>
            <w:sz w:val="24"/>
            <w:szCs w:val="24"/>
            <w:lang w:val="en-US"/>
          </w:rPr>
          <w:t>library</w:t>
        </w:r>
        <w:r w:rsidRPr="66452F6F" w:rsidR="3BD1DB34">
          <w:rPr>
            <w:rFonts w:ascii="Times New Roman" w:hAnsi="Times New Roman" w:eastAsia="Times New Roman" w:cs="Times New Roman"/>
            <w:noProof w:val="0"/>
            <w:sz w:val="24"/>
            <w:szCs w:val="24"/>
            <w:lang w:val="en-US"/>
          </w:rPr>
          <w:t xml:space="preserve"> and GLAM work (collections, discovery, metadata, and public engagement). </w:t>
        </w:r>
        <w:r w:rsidRPr="66452F6F" w:rsidR="3BD1DB34">
          <w:rPr>
            <w:rFonts w:ascii="Times New Roman" w:hAnsi="Times New Roman" w:eastAsia="Times New Roman" w:cs="Times New Roman"/>
            <w:b w:val="0"/>
            <w:bCs w:val="0"/>
            <w:i w:val="0"/>
            <w:iCs w:val="0"/>
            <w:noProof w:val="0"/>
            <w:sz w:val="24"/>
            <w:szCs w:val="24"/>
            <w:lang w:val="en-US"/>
            <w:rPrChange w:author="ELENA GÓMEZ RICO" w:date="2026-03-24T08:44:37.336Z" w16du:dateUtc="2026-03-24T08:44:37.336Z" w:id="1079275064">
              <w:rPr>
                <w:rFonts w:ascii="Times New Roman" w:hAnsi="Times New Roman" w:eastAsia="Times New Roman" w:cs="Times New Roman"/>
                <w:b w:val="1"/>
                <w:bCs w:val="1"/>
                <w:noProof w:val="0"/>
                <w:sz w:val="24"/>
                <w:szCs w:val="24"/>
                <w:lang w:val="en-US"/>
              </w:rPr>
            </w:rPrChange>
          </w:rPr>
          <w:t xml:space="preserve">For </w:t>
        </w:r>
      </w:ins>
      <w:ins w:author="ELENA GÓMEZ RICO" w:date="2026-03-24T08:44:47.781Z" w16du:dateUtc="2026-03-24T08:44:47.781Z" w:id="685247654">
        <w:r w:rsidRPr="66452F6F" w:rsidR="3BD1DB34">
          <w:rPr>
            <w:rFonts w:ascii="Times New Roman" w:hAnsi="Times New Roman" w:eastAsia="Times New Roman" w:cs="Times New Roman"/>
            <w:b w:val="0"/>
            <w:bCs w:val="0"/>
            <w:i w:val="0"/>
            <w:iCs w:val="0"/>
            <w:noProof w:val="0"/>
            <w:sz w:val="24"/>
            <w:szCs w:val="24"/>
            <w:lang w:val="en-US"/>
          </w:rPr>
          <w:t>d</w:t>
        </w:r>
      </w:ins>
      <w:ins w:author="ELENA GÓMEZ RICO" w:date="2026-03-24T08:44:26.061Z" w16du:dateUtc="2026-03-24T08:44:26.061Z" w:id="2100869607">
        <w:r w:rsidRPr="66452F6F" w:rsidR="3BD1DB34">
          <w:rPr>
            <w:rFonts w:ascii="Times New Roman" w:hAnsi="Times New Roman" w:eastAsia="Times New Roman" w:cs="Times New Roman"/>
            <w:b w:val="0"/>
            <w:bCs w:val="0"/>
            <w:i w:val="0"/>
            <w:iCs w:val="0"/>
            <w:noProof w:val="0"/>
            <w:sz w:val="24"/>
            <w:szCs w:val="24"/>
            <w:lang w:val="en-US"/>
            <w:rPrChange w:author="ELENA GÓMEZ RICO" w:date="2026-03-24T08:44:37.336Z" w16du:dateUtc="2026-03-24T08:44:37.336Z" w:id="1607739122">
              <w:rPr>
                <w:rFonts w:ascii="Times New Roman" w:hAnsi="Times New Roman" w:eastAsia="Times New Roman" w:cs="Times New Roman"/>
                <w:b w:val="1"/>
                <w:bCs w:val="1"/>
                <w:i w:val="1"/>
                <w:iCs w:val="1"/>
                <w:noProof w:val="0"/>
                <w:sz w:val="24"/>
                <w:szCs w:val="24"/>
                <w:lang w:val="en-US"/>
              </w:rPr>
            </w:rPrChange>
          </w:rPr>
          <w:t xml:space="preserve">igital </w:t>
        </w:r>
      </w:ins>
      <w:ins w:author="ELENA GÓMEZ RICO" w:date="2026-03-24T08:44:44.898Z" w16du:dateUtc="2026-03-24T08:44:44.898Z" w:id="1259767478">
        <w:r w:rsidRPr="66452F6F" w:rsidR="3BD1DB34">
          <w:rPr>
            <w:rFonts w:ascii="Times New Roman" w:hAnsi="Times New Roman" w:eastAsia="Times New Roman" w:cs="Times New Roman"/>
            <w:b w:val="0"/>
            <w:bCs w:val="0"/>
            <w:i w:val="0"/>
            <w:iCs w:val="0"/>
            <w:noProof w:val="0"/>
            <w:sz w:val="24"/>
            <w:szCs w:val="24"/>
            <w:lang w:val="en-US"/>
          </w:rPr>
          <w:t>l</w:t>
        </w:r>
      </w:ins>
      <w:ins w:author="ELENA GÓMEZ RICO" w:date="2026-03-24T08:44:26.061Z" w16du:dateUtc="2026-03-24T08:44:26.061Z" w:id="1077570275">
        <w:r w:rsidRPr="66452F6F" w:rsidR="3BD1DB34">
          <w:rPr>
            <w:rFonts w:ascii="Times New Roman" w:hAnsi="Times New Roman" w:eastAsia="Times New Roman" w:cs="Times New Roman"/>
            <w:b w:val="0"/>
            <w:bCs w:val="0"/>
            <w:i w:val="0"/>
            <w:iCs w:val="0"/>
            <w:noProof w:val="0"/>
            <w:sz w:val="24"/>
            <w:szCs w:val="24"/>
            <w:lang w:val="en-US"/>
            <w:rPrChange w:author="ELENA GÓMEZ RICO" w:date="2026-03-24T08:44:37.336Z" w16du:dateUtc="2026-03-24T08:44:37.336Z" w:id="66677243">
              <w:rPr>
                <w:rFonts w:ascii="Times New Roman" w:hAnsi="Times New Roman" w:eastAsia="Times New Roman" w:cs="Times New Roman"/>
                <w:b w:val="1"/>
                <w:bCs w:val="1"/>
                <w:i w:val="1"/>
                <w:iCs w:val="1"/>
                <w:noProof w:val="0"/>
                <w:sz w:val="24"/>
                <w:szCs w:val="24"/>
                <w:lang w:val="en-US"/>
              </w:rPr>
            </w:rPrChange>
          </w:rPr>
          <w:t xml:space="preserve">ibrary </w:t>
        </w:r>
      </w:ins>
      <w:ins w:author="ELENA GÓMEZ RICO" w:date="2026-03-24T08:44:51.594Z" w16du:dateUtc="2026-03-24T08:44:51.594Z" w:id="951208966">
        <w:r w:rsidRPr="66452F6F" w:rsidR="3BD1DB34">
          <w:rPr>
            <w:rFonts w:ascii="Times New Roman" w:hAnsi="Times New Roman" w:eastAsia="Times New Roman" w:cs="Times New Roman"/>
            <w:noProof w:val="0"/>
            <w:sz w:val="24"/>
            <w:szCs w:val="24"/>
            <w:lang w:val="en-US"/>
          </w:rPr>
          <w:t>context</w:t>
        </w:r>
        <w:r w:rsidRPr="66452F6F" w:rsidR="3BD1DB34">
          <w:rPr>
            <w:rFonts w:ascii="Times New Roman" w:hAnsi="Times New Roman" w:eastAsia="Times New Roman" w:cs="Times New Roman"/>
            <w:b w:val="1"/>
            <w:bCs w:val="1"/>
            <w:noProof w:val="0"/>
            <w:sz w:val="24"/>
            <w:szCs w:val="24"/>
            <w:lang w:val="en-US"/>
          </w:rPr>
          <w:t>,</w:t>
        </w:r>
        <w:r w:rsidRPr="66452F6F" w:rsidR="3BD1DB34">
          <w:rPr>
            <w:rFonts w:ascii="Times New Roman" w:hAnsi="Times New Roman" w:eastAsia="Times New Roman" w:cs="Times New Roman"/>
            <w:noProof w:val="0"/>
            <w:sz w:val="24"/>
            <w:szCs w:val="24"/>
            <w:lang w:val="en-US"/>
          </w:rPr>
          <w:t xml:space="preserve"> the practical </w:t>
        </w:r>
      </w:ins>
      <w:ins w:author="ELENA GÓMEZ RICO" w:date="2026-03-24T09:41:38.315Z" w16du:dateUtc="2026-03-24T09:41:38.315Z" w:id="14488862">
        <w:r w:rsidRPr="66452F6F" w:rsidR="00293308">
          <w:rPr>
            <w:rFonts w:ascii="Times New Roman" w:hAnsi="Times New Roman" w:eastAsia="Times New Roman" w:cs="Times New Roman"/>
            <w:noProof w:val="0"/>
            <w:sz w:val="24"/>
            <w:szCs w:val="24"/>
            <w:lang w:val="en-US"/>
          </w:rPr>
          <w:t>implica</w:t>
        </w:r>
        <w:r w:rsidRPr="66452F6F" w:rsidR="00293308">
          <w:rPr>
            <w:rFonts w:ascii="Times New Roman" w:hAnsi="Times New Roman" w:eastAsia="Times New Roman" w:cs="Times New Roman"/>
            <w:noProof w:val="0"/>
            <w:sz w:val="24"/>
            <w:szCs w:val="24"/>
            <w:lang w:val="en-US"/>
          </w:rPr>
          <w:t xml:space="preserve">tions </w:t>
        </w:r>
      </w:ins>
      <w:ins w:author="ELENA GÓMEZ RICO" w:date="2026-03-24T08:44:51.594Z" w16du:dateUtc="2026-03-24T08:44:51.594Z" w:id="1974512339">
        <w:r w:rsidRPr="66452F6F" w:rsidR="3BD1DB34">
          <w:rPr>
            <w:rFonts w:ascii="Times New Roman" w:hAnsi="Times New Roman" w:eastAsia="Times New Roman" w:cs="Times New Roman"/>
            <w:noProof w:val="0"/>
            <w:sz w:val="24"/>
            <w:szCs w:val="24"/>
            <w:lang w:val="en-US"/>
          </w:rPr>
          <w:t xml:space="preserve">are: when users and communities enter system lifecycles, which methodological tools are used, how participation levels are described, and whether inclusion and epistemic justice are made explicit—issues that bear on how libraries </w:t>
        </w:r>
      </w:ins>
      <w:ins w:author="ELENA GÓMEZ RICO" w:date="2026-03-24T09:43:35.975Z" w16du:dateUtc="2026-03-24T09:43:35.975Z" w:id="271262940">
        <w:r w:rsidRPr="66452F6F" w:rsidR="67C65148">
          <w:rPr>
            <w:rFonts w:ascii="Times New Roman" w:hAnsi="Times New Roman" w:eastAsia="Times New Roman" w:cs="Times New Roman"/>
            <w:noProof w:val="0"/>
            <w:sz w:val="24"/>
            <w:szCs w:val="24"/>
            <w:lang w:val="en-US"/>
          </w:rPr>
          <w:t>build</w:t>
        </w:r>
      </w:ins>
      <w:ins w:author="ELENA GÓMEZ RICO" w:date="2026-03-24T08:44:51.594Z" w16du:dateUtc="2026-03-24T08:44:51.594Z" w:id="825122200">
        <w:r w:rsidRPr="66452F6F" w:rsidR="3BD1DB34">
          <w:rPr>
            <w:rFonts w:ascii="Times New Roman" w:hAnsi="Times New Roman" w:eastAsia="Times New Roman" w:cs="Times New Roman"/>
            <w:noProof w:val="0"/>
            <w:sz w:val="24"/>
            <w:szCs w:val="24"/>
            <w:lang w:val="en-US"/>
          </w:rPr>
          <w:t xml:space="preserve"> trust, representation, and accountability in AI-augmented infrastructures.</w:t>
        </w:r>
      </w:ins>
    </w:p>
    <w:p w:rsidR="41B8CC56" w:rsidP="66452F6F" w:rsidRDefault="41B8CC56" w14:paraId="0FE46B8F" w14:textId="05EB6493">
      <w:pPr>
        <w:pStyle w:val="Normal"/>
        <w:rPr>
          <w:rFonts w:ascii="Times New Roman" w:hAnsi="Times New Roman" w:eastAsia="Times New Roman" w:cs="Times New Roman"/>
          <w:noProof w:val="0"/>
          <w:sz w:val="24"/>
          <w:szCs w:val="24"/>
          <w:lang w:val="en-US"/>
        </w:rPr>
        <w:pPrChange w:author="ELENA GÓMEZ RICO" w:date="2026-03-23T17:42:14.042Z">
          <w:pPr>
            <w:pStyle w:val="Heading1"/>
          </w:pPr>
        </w:pPrChange>
      </w:pPr>
      <w:ins w:author="ELENA GÓMEZ RICO" w:date="2026-03-23T16:52:16.952Z" w16du:dateUtc="2026-03-23T16:52:16.952Z" w:id="938962105">
        <w:r w:rsidRPr="66452F6F" w:rsidR="69F1B1A5">
          <w:rPr>
            <w:rFonts w:ascii="Times New Roman" w:hAnsi="Times New Roman" w:eastAsia="Times New Roman" w:cs="Times New Roman"/>
            <w:noProof w:val="0"/>
            <w:sz w:val="24"/>
            <w:szCs w:val="24"/>
            <w:lang w:val="en-US"/>
            <w:rPrChange w:author="ELENA GÓMEZ RICO" w:date="2026-03-24T08:11:50.666Z" w16du:dateUtc="2026-03-24T08:11:50.666Z" w:id="585396830">
              <w:rPr>
                <w:rFonts w:ascii="Times New Roman" w:hAnsi="Times New Roman" w:eastAsia="Times New Roman" w:cs="Times New Roman"/>
                <w:noProof w:val="0"/>
                <w:sz w:val="24"/>
                <w:szCs w:val="24"/>
                <w:highlight w:val="yellow"/>
                <w:lang w:val="en-US"/>
              </w:rPr>
            </w:rPrChange>
          </w:rPr>
          <w:t>The</w:t>
        </w:r>
        <w:r w:rsidRPr="66452F6F" w:rsidR="69F1B1A5">
          <w:rPr>
            <w:rFonts w:ascii="Times New Roman" w:hAnsi="Times New Roman" w:eastAsia="Times New Roman" w:cs="Times New Roman"/>
            <w:noProof w:val="0"/>
            <w:sz w:val="24"/>
            <w:szCs w:val="24"/>
            <w:lang w:val="en-US"/>
          </w:rPr>
          <w:t xml:space="preserve"> sample </w:t>
        </w:r>
        <w:r w:rsidRPr="66452F6F" w:rsidR="69F1B1A5">
          <w:rPr>
            <w:rFonts w:ascii="Times New Roman" w:hAnsi="Times New Roman" w:eastAsia="Times New Roman" w:cs="Times New Roman"/>
            <w:noProof w:val="0"/>
            <w:sz w:val="24"/>
            <w:szCs w:val="24"/>
            <w:lang w:val="en-US"/>
          </w:rPr>
          <w:t>comprises</w:t>
        </w:r>
        <w:r w:rsidRPr="66452F6F" w:rsidR="69F1B1A5">
          <w:rPr>
            <w:rFonts w:ascii="Times New Roman" w:hAnsi="Times New Roman" w:eastAsia="Times New Roman" w:cs="Times New Roman"/>
            <w:noProof w:val="0"/>
            <w:sz w:val="24"/>
            <w:szCs w:val="24"/>
            <w:lang w:val="en-US"/>
          </w:rPr>
          <w:t xml:space="preserve"> 22 PP grouped by primary technology and </w:t>
        </w:r>
      </w:ins>
      <w:ins w:author="ELENA GÓMEZ RICO" w:date="2026-03-23T17:43:48.589Z" w16du:dateUtc="2026-03-23T17:43:48.589Z" w:id="392771496">
        <w:r w:rsidRPr="66452F6F" w:rsidR="09FA2718">
          <w:rPr>
            <w:rFonts w:ascii="Times New Roman" w:hAnsi="Times New Roman" w:eastAsia="Times New Roman" w:cs="Times New Roman"/>
            <w:noProof w:val="0"/>
            <w:sz w:val="24"/>
            <w:szCs w:val="24"/>
            <w:lang w:val="en-US"/>
          </w:rPr>
          <w:t>participative lens</w:t>
        </w:r>
      </w:ins>
      <w:ins w:author="ELENA GÓMEZ RICO" w:date="2026-03-23T16:52:16.952Z" w16du:dateUtc="2026-03-23T16:52:16.952Z" w:id="1858907673">
        <w:r w:rsidRPr="66452F6F" w:rsidR="69F1B1A5">
          <w:rPr>
            <w:rFonts w:ascii="Times New Roman" w:hAnsi="Times New Roman" w:eastAsia="Times New Roman" w:cs="Times New Roman"/>
            <w:noProof w:val="0"/>
            <w:sz w:val="24"/>
            <w:szCs w:val="24"/>
            <w:lang w:val="en-US"/>
          </w:rPr>
          <w:t>: Knowledge graph-based systems (</w:t>
        </w:r>
        <w:r w:rsidRPr="66452F6F" w:rsidR="69F1B1A5">
          <w:rPr>
            <w:rFonts w:ascii="Times New Roman" w:hAnsi="Times New Roman" w:eastAsia="Times New Roman" w:cs="Times New Roman"/>
            <w:noProof w:val="0"/>
            <w:sz w:val="24"/>
            <w:szCs w:val="24"/>
            <w:lang w:val="en-US"/>
          </w:rPr>
          <w:t>KG</w:t>
        </w:r>
      </w:ins>
      <w:ins w:author="ELENA GÓMEZ RICO" w:date="2026-03-23T16:53:05.812Z" w16du:dateUtc="2026-03-23T16:53:05.812Z" w:id="1270370132">
        <w:r w:rsidRPr="66452F6F" w:rsidR="69F1B1A5">
          <w:rPr>
            <w:rFonts w:ascii="Times New Roman" w:hAnsi="Times New Roman" w:eastAsia="Times New Roman" w:cs="Times New Roman"/>
            <w:noProof w:val="0"/>
            <w:sz w:val="24"/>
            <w:szCs w:val="24"/>
            <w:lang w:val="en-US"/>
          </w:rPr>
          <w:t>)</w:t>
        </w:r>
      </w:ins>
      <w:ins w:author="ELENA GÓMEZ RICO" w:date="2026-03-23T16:52:16.952Z" w16du:dateUtc="2026-03-23T16:52:16.952Z" w:id="1957052293">
        <w:r w:rsidRPr="66452F6F" w:rsidR="69F1B1A5">
          <w:rPr>
            <w:rFonts w:ascii="Times New Roman" w:hAnsi="Times New Roman" w:eastAsia="Times New Roman" w:cs="Times New Roman"/>
            <w:noProof w:val="0"/>
            <w:sz w:val="24"/>
            <w:szCs w:val="24"/>
            <w:lang w:val="en-US"/>
          </w:rPr>
          <w:t xml:space="preserve"> </w:t>
        </w:r>
      </w:ins>
      <w:ins w:author="ELENA GÓMEZ RICO" w:date="2026-03-24T09:45:42.481Z" w16du:dateUtc="2026-03-24T09:45:42.481Z" w:id="1236927856">
        <w:r w:rsidRPr="66452F6F" w:rsidR="59A95F3D">
          <w:rPr>
            <w:rFonts w:ascii="Times New Roman" w:hAnsi="Times New Roman" w:eastAsia="Times New Roman" w:cs="Times New Roman"/>
            <w:noProof w:val="0"/>
            <w:sz w:val="24"/>
            <w:szCs w:val="24"/>
            <w:lang w:val="en-US"/>
          </w:rPr>
          <w:t xml:space="preserve">that </w:t>
        </w:r>
      </w:ins>
      <w:ins w:author="ELENA GÓMEZ RICO" w:date="2026-03-23T16:52:16.952Z" w16du:dateUtc="2026-03-23T16:52:16.952Z" w:id="772467901">
        <w:r w:rsidRPr="66452F6F" w:rsidR="69F1B1A5">
          <w:rPr>
            <w:rFonts w:ascii="Times New Roman" w:hAnsi="Times New Roman" w:eastAsia="Times New Roman" w:cs="Times New Roman"/>
            <w:noProof w:val="0"/>
            <w:sz w:val="24"/>
            <w:szCs w:val="24"/>
            <w:lang w:val="en-US"/>
          </w:rPr>
          <w:t xml:space="preserve">enable diverse users to co-create structured knowledge representations. </w:t>
        </w:r>
        <w:r w:rsidRPr="66452F6F" w:rsidR="69F1B1A5">
          <w:rPr>
            <w:rFonts w:ascii="Times New Roman" w:hAnsi="Times New Roman" w:eastAsia="Times New Roman" w:cs="Times New Roman"/>
            <w:noProof w:val="0"/>
            <w:sz w:val="24"/>
            <w:szCs w:val="24"/>
            <w:lang w:val="en-US"/>
          </w:rPr>
          <w:t>NeSyAI</w:t>
        </w:r>
        <w:r w:rsidRPr="66452F6F" w:rsidR="69F1B1A5">
          <w:rPr>
            <w:rFonts w:ascii="Times New Roman" w:hAnsi="Times New Roman" w:eastAsia="Times New Roman" w:cs="Times New Roman"/>
            <w:noProof w:val="0"/>
            <w:sz w:val="24"/>
            <w:szCs w:val="24"/>
            <w:lang w:val="en-US"/>
          </w:rPr>
          <w:t xml:space="preserve"> systems</w:t>
        </w:r>
        <w:r w:rsidRPr="66452F6F" w:rsidR="69F1B1A5">
          <w:rPr>
            <w:rFonts w:ascii="Times New Roman" w:hAnsi="Times New Roman" w:eastAsia="Times New Roman" w:cs="Times New Roman"/>
            <w:noProof w:val="0"/>
            <w:sz w:val="24"/>
            <w:szCs w:val="24"/>
            <w:lang w:val="en-US"/>
          </w:rPr>
          <w:t xml:space="preserve"> includ</w:t>
        </w:r>
      </w:ins>
      <w:ins w:author="ELENA GÓMEZ RICO" w:date="2026-03-24T09:46:04.792Z" w16du:dateUtc="2026-03-24T09:46:04.792Z" w:id="2086685926">
        <w:r w:rsidRPr="66452F6F" w:rsidR="38DD412A">
          <w:rPr>
            <w:rFonts w:ascii="Times New Roman" w:hAnsi="Times New Roman" w:eastAsia="Times New Roman" w:cs="Times New Roman"/>
            <w:noProof w:val="0"/>
            <w:sz w:val="24"/>
            <w:szCs w:val="24"/>
            <w:lang w:val="en-US"/>
          </w:rPr>
          <w:t>ing</w:t>
        </w:r>
      </w:ins>
      <w:ins w:author="ELENA GÓMEZ RICO" w:date="2026-03-23T16:52:16.952Z" w16du:dateUtc="2026-03-23T16:52:16.952Z" w:id="540488326">
        <w:r w:rsidRPr="66452F6F" w:rsidR="69F1B1A5">
          <w:rPr>
            <w:rFonts w:ascii="Times New Roman" w:hAnsi="Times New Roman" w:eastAsia="Times New Roman" w:cs="Times New Roman"/>
            <w:noProof w:val="0"/>
            <w:sz w:val="24"/>
            <w:szCs w:val="24"/>
            <w:lang w:val="en-US"/>
          </w:rPr>
          <w:t xml:space="preserve"> explicit </w:t>
        </w:r>
        <w:r w:rsidRPr="66452F6F" w:rsidR="69F1B1A5">
          <w:rPr>
            <w:rFonts w:ascii="Times New Roman" w:hAnsi="Times New Roman" w:eastAsia="Times New Roman" w:cs="Times New Roman"/>
            <w:noProof w:val="0"/>
            <w:sz w:val="24"/>
            <w:szCs w:val="24"/>
            <w:lang w:val="en-US"/>
          </w:rPr>
          <w:t>neurosymbolic</w:t>
        </w:r>
        <w:r w:rsidRPr="66452F6F" w:rsidR="69F1B1A5">
          <w:rPr>
            <w:rFonts w:ascii="Times New Roman" w:hAnsi="Times New Roman" w:eastAsia="Times New Roman" w:cs="Times New Roman"/>
            <w:noProof w:val="0"/>
            <w:sz w:val="24"/>
            <w:szCs w:val="24"/>
            <w:lang w:val="en-US"/>
          </w:rPr>
          <w:t xml:space="preserve"> narrative generation and hybrid applications. Semantic portals and Linked Open Data platforms (LOD</w:t>
        </w:r>
        <w:r w:rsidRPr="66452F6F" w:rsidR="69F1B1A5">
          <w:rPr>
            <w:rFonts w:ascii="Times New Roman" w:hAnsi="Times New Roman" w:eastAsia="Times New Roman" w:cs="Times New Roman"/>
            <w:noProof w:val="0"/>
            <w:sz w:val="24"/>
            <w:szCs w:val="24"/>
            <w:lang w:val="en-US"/>
          </w:rPr>
          <w:t xml:space="preserve">) </w:t>
        </w:r>
      </w:ins>
      <w:ins w:author="ELENA GÓMEZ RICO" w:date="2026-03-24T09:46:18.552Z" w16du:dateUtc="2026-03-24T09:46:18.552Z" w:id="1704303284">
        <w:r w:rsidRPr="66452F6F" w:rsidR="2DC663B4">
          <w:rPr>
            <w:rFonts w:ascii="Times New Roman" w:hAnsi="Times New Roman" w:eastAsia="Times New Roman" w:cs="Times New Roman"/>
            <w:noProof w:val="0"/>
            <w:sz w:val="24"/>
            <w:szCs w:val="24"/>
            <w:lang w:val="en-US"/>
          </w:rPr>
          <w:t xml:space="preserve">are said to </w:t>
        </w:r>
      </w:ins>
      <w:ins w:author="ELENA GÓMEZ RICO" w:date="2026-03-23T16:52:16.952Z" w16du:dateUtc="2026-03-23T16:52:16.952Z" w:id="79690958">
        <w:r w:rsidRPr="66452F6F" w:rsidR="69F1B1A5">
          <w:rPr>
            <w:rFonts w:ascii="Times New Roman" w:hAnsi="Times New Roman" w:eastAsia="Times New Roman" w:cs="Times New Roman"/>
            <w:noProof w:val="0"/>
            <w:sz w:val="24"/>
            <w:szCs w:val="24"/>
            <w:lang w:val="en-US"/>
          </w:rPr>
          <w:t>facilitate</w:t>
        </w:r>
        <w:r w:rsidRPr="66452F6F" w:rsidR="69F1B1A5">
          <w:rPr>
            <w:rFonts w:ascii="Times New Roman" w:hAnsi="Times New Roman" w:eastAsia="Times New Roman" w:cs="Times New Roman"/>
            <w:noProof w:val="0"/>
            <w:sz w:val="24"/>
            <w:szCs w:val="24"/>
            <w:lang w:val="en-US"/>
          </w:rPr>
          <w:t xml:space="preserve"> community-driven content creation</w:t>
        </w:r>
      </w:ins>
      <w:ins w:author="ELENA GÓMEZ RICO" w:date="2026-03-24T09:46:53.237Z" w16du:dateUtc="2026-03-24T09:46:53.237Z" w:id="1549098079">
        <w:r w:rsidRPr="66452F6F" w:rsidR="1A99DB36">
          <w:rPr>
            <w:rFonts w:ascii="Times New Roman" w:hAnsi="Times New Roman" w:eastAsia="Times New Roman" w:cs="Times New Roman"/>
            <w:noProof w:val="0"/>
            <w:sz w:val="24"/>
            <w:szCs w:val="24"/>
            <w:lang w:val="en-US"/>
          </w:rPr>
          <w:t xml:space="preserve">; promote </w:t>
        </w:r>
      </w:ins>
      <w:ins w:author="ELENA GÓMEZ RICO" w:date="2026-03-23T16:52:16.952Z" w16du:dateUtc="2026-03-23T16:52:16.952Z" w:id="57629165">
        <w:r w:rsidRPr="66452F6F" w:rsidR="69F1B1A5">
          <w:rPr>
            <w:rFonts w:ascii="Times New Roman" w:hAnsi="Times New Roman" w:eastAsia="Times New Roman" w:cs="Times New Roman"/>
            <w:noProof w:val="0"/>
            <w:sz w:val="24"/>
            <w:szCs w:val="24"/>
            <w:lang w:val="en-US"/>
          </w:rPr>
          <w:t>interoperable publication, enrichment, and reuse of linked heritage data. Ontology-based systems</w:t>
        </w:r>
        <w:r w:rsidRPr="66452F6F" w:rsidR="69F1B1A5">
          <w:rPr>
            <w:rFonts w:ascii="Times New Roman" w:hAnsi="Times New Roman" w:eastAsia="Times New Roman" w:cs="Times New Roman"/>
            <w:noProof w:val="0"/>
            <w:sz w:val="24"/>
            <w:szCs w:val="24"/>
            <w:lang w:val="en-US"/>
          </w:rPr>
          <w:t xml:space="preserve"> support domain-specific knowledge </w:t>
        </w:r>
      </w:ins>
      <w:bookmarkStart w:name="_Int_tvfC8vv7" w:id="1328659821"/>
      <w:ins w:author="ELENA GÓMEZ RICO" w:date="2026-03-23T16:52:16.952Z" w16du:dateUtc="2026-03-23T16:52:16.952Z" w:id="525808575">
        <w:r w:rsidRPr="66452F6F" w:rsidR="69F1B1A5">
          <w:rPr>
            <w:rFonts w:ascii="Times New Roman" w:hAnsi="Times New Roman" w:eastAsia="Times New Roman" w:cs="Times New Roman"/>
            <w:noProof w:val="0"/>
            <w:sz w:val="24"/>
            <w:szCs w:val="24"/>
            <w:lang w:val="en-US"/>
          </w:rPr>
          <w:t>organization</w:t>
        </w:r>
      </w:ins>
      <w:bookmarkEnd w:id="1328659821"/>
      <w:ins w:author="ELENA GÓMEZ RICO" w:date="2026-03-23T16:52:16.952Z" w16du:dateUtc="2026-03-23T16:52:16.952Z" w:id="708764261">
        <w:r w:rsidRPr="66452F6F" w:rsidR="69F1B1A5">
          <w:rPr>
            <w:rFonts w:ascii="Times New Roman" w:hAnsi="Times New Roman" w:eastAsia="Times New Roman" w:cs="Times New Roman"/>
            <w:noProof w:val="0"/>
            <w:sz w:val="24"/>
            <w:szCs w:val="24"/>
            <w:lang w:val="en-US"/>
          </w:rPr>
          <w:t>. Semantic search and exploration systems</w:t>
        </w:r>
      </w:ins>
      <w:ins w:author="ELENA GÓMEZ RICO" w:date="2026-03-23T16:53:26.41Z" w16du:dateUtc="2026-03-23T16:53:26.41Z" w:id="1042986887">
        <w:r w:rsidRPr="66452F6F" w:rsidR="4BE38E3D">
          <w:rPr>
            <w:rFonts w:ascii="Times New Roman" w:hAnsi="Times New Roman" w:eastAsia="Times New Roman" w:cs="Times New Roman"/>
            <w:noProof w:val="0"/>
            <w:sz w:val="24"/>
            <w:szCs w:val="24"/>
            <w:lang w:val="en-US"/>
          </w:rPr>
          <w:t xml:space="preserve"> </w:t>
        </w:r>
      </w:ins>
      <w:ins w:author="ELENA GÓMEZ RICO" w:date="2026-03-24T09:47:38.15Z" w16du:dateUtc="2026-03-24T09:47:38.15Z" w:id="1550395748">
        <w:r w:rsidRPr="66452F6F" w:rsidR="3A31D4AA">
          <w:rPr>
            <w:rFonts w:ascii="Times New Roman" w:hAnsi="Times New Roman" w:eastAsia="Times New Roman" w:cs="Times New Roman"/>
            <w:noProof w:val="0"/>
            <w:sz w:val="24"/>
            <w:szCs w:val="24"/>
            <w:lang w:val="en-US"/>
          </w:rPr>
          <w:t xml:space="preserve">include </w:t>
        </w:r>
      </w:ins>
      <w:ins w:author="ELENA GÓMEZ RICO" w:date="2026-03-23T16:52:16.952Z" w16du:dateUtc="2026-03-23T16:52:16.952Z" w:id="313112825">
        <w:r w:rsidRPr="66452F6F" w:rsidR="69F1B1A5">
          <w:rPr>
            <w:rFonts w:ascii="Times New Roman" w:hAnsi="Times New Roman" w:eastAsia="Times New Roman" w:cs="Times New Roman"/>
            <w:noProof w:val="0"/>
            <w:sz w:val="24"/>
            <w:szCs w:val="24"/>
            <w:lang w:val="en-US"/>
          </w:rPr>
          <w:t xml:space="preserve">interactive retrieval and sense-making over complex </w:t>
        </w:r>
      </w:ins>
      <w:ins w:author="ELENA GÓMEZ RICO" w:date="2026-03-23T16:53:39.949Z" w16du:dateUtc="2026-03-23T16:53:39.949Z" w:id="2042035105">
        <w:r w:rsidRPr="66452F6F" w:rsidR="43E3755A">
          <w:rPr>
            <w:rFonts w:ascii="Times New Roman" w:hAnsi="Times New Roman" w:eastAsia="Times New Roman" w:cs="Times New Roman"/>
            <w:noProof w:val="0"/>
            <w:sz w:val="24"/>
            <w:szCs w:val="24"/>
            <w:lang w:val="en-US"/>
          </w:rPr>
          <w:t>graphs</w:t>
        </w:r>
      </w:ins>
      <w:ins w:author="ELENA GÓMEZ RICO" w:date="2026-03-23T16:52:16.952Z" w16du:dateUtc="2026-03-23T16:52:16.952Z" w:id="845888829">
        <w:r w:rsidRPr="66452F6F" w:rsidR="69F1B1A5">
          <w:rPr>
            <w:rFonts w:ascii="Times New Roman" w:hAnsi="Times New Roman" w:eastAsia="Times New Roman" w:cs="Times New Roman"/>
            <w:noProof w:val="0"/>
            <w:sz w:val="24"/>
            <w:szCs w:val="24"/>
            <w:lang w:val="en-US"/>
          </w:rPr>
          <w:t>. Specialized semantic tools</w:t>
        </w:r>
        <w:r w:rsidRPr="66452F6F" w:rsidR="69F1B1A5">
          <w:rPr>
            <w:rFonts w:ascii="Times New Roman" w:hAnsi="Times New Roman" w:eastAsia="Times New Roman" w:cs="Times New Roman"/>
            <w:noProof w:val="0"/>
            <w:sz w:val="24"/>
            <w:szCs w:val="24"/>
            <w:lang w:val="en-US"/>
          </w:rPr>
          <w:t xml:space="preserve"> address specific </w:t>
        </w:r>
        <w:r w:rsidRPr="66452F6F" w:rsidR="69F1B1A5">
          <w:rPr>
            <w:rFonts w:ascii="Times New Roman" w:hAnsi="Times New Roman" w:eastAsia="Times New Roman" w:cs="Times New Roman"/>
            <w:noProof w:val="0"/>
            <w:sz w:val="24"/>
            <w:szCs w:val="24"/>
            <w:lang w:val="en-US"/>
          </w:rPr>
          <w:t>knowledge</w:t>
        </w:r>
        <w:r w:rsidRPr="66452F6F" w:rsidR="69F1B1A5">
          <w:rPr>
            <w:rFonts w:ascii="Times New Roman" w:hAnsi="Times New Roman" w:eastAsia="Times New Roman" w:cs="Times New Roman"/>
            <w:noProof w:val="0"/>
            <w:sz w:val="24"/>
            <w:szCs w:val="24"/>
            <w:lang w:val="en-US"/>
          </w:rPr>
          <w:t xml:space="preserve"> organization needs</w:t>
        </w:r>
      </w:ins>
      <w:ins w:author="ELENA GÓMEZ RICO" w:date="2026-03-23T16:54:04.95Z" w16du:dateUtc="2026-03-23T16:54:04.95Z" w:id="1621891341">
        <w:r w:rsidRPr="66452F6F" w:rsidR="0ABD21DD">
          <w:rPr>
            <w:rFonts w:ascii="Times New Roman" w:hAnsi="Times New Roman" w:eastAsia="Times New Roman" w:cs="Times New Roman"/>
            <w:noProof w:val="0"/>
            <w:sz w:val="24"/>
            <w:szCs w:val="24"/>
            <w:lang w:val="en-US"/>
          </w:rPr>
          <w:t xml:space="preserve"> (see Table 2):</w:t>
        </w:r>
      </w:ins>
    </w:p>
    <w:p w:rsidRPr="00492B76" w:rsidR="00307D51" w:rsidDel="00C06622" w:rsidP="10751D0A" w:rsidRDefault="00C06622" w14:paraId="2E2EB719" w14:textId="00609918">
      <w:pPr>
        <w:pStyle w:val="Normal"/>
        <w:rPr>
          <w:ins w:author="ELENA GÓMEZ RICO" w:date="2026-03-23T08:23:10.017Z" w16du:dateUtc="2026-03-23T08:23:10.017Z" w:id="1578578943"/>
          <w:rFonts w:ascii="Times New Roman" w:hAnsi="Times New Roman" w:eastAsia="Times New Roman" w:cs="Times New Roman"/>
        </w:rPr>
      </w:pPr>
      <w:del w:author="ELENA GÓMEZ RICO" w:date="2026-03-23T16:52:08.265Z" w16du:dateUtc="2026-03-23T16:52:08.265Z" w:id="1092986360">
        <w:r w:rsidDel="00C06622">
          <w:delText>The</w:delText>
        </w:r>
      </w:del>
      <w:del w:author="ELENA GÓMEZ RICO" w:date="2026-03-19T11:44:10.106Z" w16du:dateUtc="2026-03-19T11:44:10.106Z" w:id="1577549548">
        <w:r w:rsidDel="00C06622">
          <w:delText xml:space="preserve"> </w:delText>
        </w:r>
      </w:del>
      <w:del w:author="ELENA GÓMEZ RICO" w:date="2026-03-17T21:14:00Z" w16du:dateUtc="2026-03-17T20:14:00Z" w:id="569583609">
        <w:r w:rsidDel="00C06622">
          <w:delText>presentation of findings is structured according to the analytical codebook defined in the Methods section (see Table 1). Each subsection corresponds to one dimension with the described analytical variables for content analysis of the 22 use cases. Results are reported by aggregating observations across use cases coded under the same variables, enabling systematic cross-case comparison.</w:delText>
        </w:r>
      </w:del>
    </w:p>
    <w:tbl>
      <w:tblPr>
        <w:tblStyle w:val="TableNormal"/>
        <w:bidiVisual w:val="0"/>
        <w:tblW w:w="9360" w:type="dxa"/>
        <w:jc w:val="left"/>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Change w:author="ELENA GÓMEZ RICO" w:date="2026-03-23T17:44:07.446Z" w16du:dateUtc="2026-03-23T17:44:07.446Z" w:id="467862314">
          <w:tblPr>
            <w:tblStyle w:val="TableNormal"/>
            <w:tblLook w:val="06A0" w:firstRow="1" w:lastRow="0" w:firstColumn="1" w:lastColumn="0" w:noHBand="1" w:noVBand="1"/>
          </w:tblPr>
        </w:tblPrChange>
      </w:tblPr>
      <w:tblGrid>
        <w:gridCol w:w="480"/>
        <w:gridCol w:w="2910"/>
        <w:gridCol w:w="1050"/>
        <w:gridCol w:w="1320"/>
        <w:gridCol w:w="3600"/>
      </w:tblGrid>
      <w:tr w:rsidR="03A0AAEE" w:rsidTr="3041B978" w14:paraId="39F5B58B">
        <w:trPr>
          <w:trHeight w:val="360"/>
          <w:trPrChange w:author="ELENA GÓMEZ RICO" w:date="2026-03-23T16:55:50.858Z" w16du:dateUtc="2026-03-23T16:55:50.858Z" w:id="2062893541">
            <w:trPr>
              <w:trHeight w:val="300"/>
            </w:trPr>
          </w:trPrChange>
          <w:ins w:author="ELENA GÓMEZ RICO" w:date="2026-03-23T08:23:43.796Z" w16du:dateUtc="2026-03-23T08:23:43.796Z" w:id="664810579"/>
        </w:trPr>
        <w:tc>
          <w:tcPr>
            <w:tcW w:w="480" w:type="dxa"/>
            <w:tcMar/>
            <w:vAlign w:val="center"/>
            <w:tcPrChange w:author="ELENA GÓMEZ RICO" w:date="2026-03-23T17:44:07.446Z" w:id="251078402">
              <w:tcPr>
                <w:tcW w:w="176" w:type="dxa"/>
                <w:tcMar/>
                <w:vAlign w:val="center"/>
              </w:tcPr>
            </w:tcPrChange>
          </w:tcPr>
          <w:p w:rsidR="03A0AAEE" w:rsidP="3041B978" w:rsidRDefault="03A0AAEE" w14:paraId="2806E5D4" w14:textId="0EF0F3F5">
            <w:pPr>
              <w:pStyle w:val="Normal"/>
              <w:spacing w:before="0" w:beforeAutospacing="off" w:after="0" w:afterAutospacing="off" w:line="240" w:lineRule="auto"/>
              <w:rPr>
                <w:rFonts w:ascii="Times New Roman" w:hAnsi="Times New Roman" w:eastAsia="Times New Roman" w:cs="Times New Roman"/>
                <w:b w:val="1"/>
                <w:bCs w:val="1"/>
                <w:sz w:val="20"/>
                <w:szCs w:val="20"/>
                <w:rPrChange w:author="ELENA GÓMEZ RICO" w:date="2026-03-23T08:23:53.237Z" w:id="1305286468">
                  <w:rPr>
                    <w:b w:val="1"/>
                    <w:bCs w:val="1"/>
                  </w:rPr>
                </w:rPrChange>
              </w:rPr>
              <w:pPrChange w:author="ELENA GÓMEZ RICO" w:date="2026-03-23T17:38:54.292Z">
                <w:pPr>
                  <w:pStyle w:val="Normal"/>
                </w:pPr>
              </w:pPrChange>
            </w:pPr>
            <w:ins w:author="ELENA GÓMEZ RICO" w:date="2026-03-23T08:23:43.796Z" w16du:dateUtc="2026-03-23T08:23:43.796Z" w:id="1146102328">
              <w:r w:rsidRPr="3041B978" w:rsidR="6D913031">
                <w:rPr>
                  <w:b w:val="1"/>
                  <w:bCs w:val="1"/>
                  <w:sz w:val="20"/>
                  <w:szCs w:val="20"/>
                </w:rPr>
                <w:t>#</w:t>
              </w:r>
            </w:ins>
          </w:p>
        </w:tc>
        <w:tc>
          <w:tcPr>
            <w:tcW w:w="2910" w:type="dxa"/>
            <w:tcMar/>
            <w:vAlign w:val="center"/>
            <w:tcPrChange w:author="ELENA GÓMEZ RICO" w:date="2026-03-23T17:44:07.446Z" w:id="1161732376">
              <w:tcPr>
                <w:tcW w:w="4133" w:type="dxa"/>
                <w:tcMar/>
                <w:vAlign w:val="center"/>
              </w:tcPr>
            </w:tcPrChange>
          </w:tcPr>
          <w:p w:rsidR="03A0AAEE" w:rsidP="3041B978" w:rsidRDefault="03A0AAEE" w14:paraId="1E7A5B9B" w14:textId="5716E362">
            <w:pPr>
              <w:pStyle w:val="Normal"/>
              <w:spacing w:before="0" w:beforeAutospacing="off" w:after="0" w:afterAutospacing="off" w:line="240" w:lineRule="auto"/>
              <w:jc w:val="left"/>
              <w:rPr>
                <w:rFonts w:ascii="Times New Roman" w:hAnsi="Times New Roman" w:eastAsia="Times New Roman" w:cs="Times New Roman"/>
                <w:b w:val="1"/>
                <w:bCs w:val="1"/>
                <w:sz w:val="20"/>
                <w:szCs w:val="20"/>
                <w:rPrChange w:author="ELENA GÓMEZ RICO" w:date="2026-03-23T08:23:53.237Z" w:id="861516881">
                  <w:rPr>
                    <w:b w:val="1"/>
                    <w:bCs w:val="1"/>
                  </w:rPr>
                </w:rPrChange>
              </w:rPr>
              <w:pPrChange w:author="ELENA GÓMEZ RICO" w:date="2026-03-23T17:41:53.73Z">
                <w:pPr>
                  <w:pStyle w:val="Normal"/>
                </w:pPr>
              </w:pPrChange>
            </w:pPr>
            <w:ins w:author="ELENA GÓMEZ RICO" w:date="2026-03-23T08:23:43.796Z" w16du:dateUtc="2026-03-23T08:23:43.796Z" w:id="1884832665">
              <w:r w:rsidRPr="3041B978" w:rsidR="6D913031">
                <w:rPr>
                  <w:b w:val="1"/>
                  <w:bCs w:val="1"/>
                  <w:sz w:val="20"/>
                  <w:szCs w:val="20"/>
                </w:rPr>
                <w:t>Project</w:t>
              </w:r>
            </w:ins>
          </w:p>
        </w:tc>
        <w:tc>
          <w:tcPr>
            <w:tcW w:w="1050" w:type="dxa"/>
            <w:tcMar/>
            <w:vAlign w:val="center"/>
            <w:tcPrChange w:author="ELENA GÓMEZ RICO" w:date="2026-03-23T17:44:07.446Z" w:id="629515592">
              <w:tcPr>
                <w:tcW w:w="1176" w:type="dxa"/>
                <w:tcMar/>
                <w:vAlign w:val="center"/>
              </w:tcPr>
            </w:tcPrChange>
          </w:tcPr>
          <w:p w:rsidR="03A0AAEE" w:rsidP="3041B978" w:rsidRDefault="03A0AAEE" w14:paraId="162BC0F0" w14:textId="7BA5CF4F">
            <w:pPr>
              <w:pStyle w:val="Normal"/>
              <w:spacing w:before="0" w:beforeAutospacing="off" w:after="0" w:afterAutospacing="off" w:line="240" w:lineRule="auto"/>
              <w:rPr>
                <w:rFonts w:ascii="Times New Roman" w:hAnsi="Times New Roman" w:eastAsia="Times New Roman" w:cs="Times New Roman"/>
                <w:b w:val="1"/>
                <w:bCs w:val="1"/>
                <w:sz w:val="20"/>
                <w:szCs w:val="20"/>
                <w:rPrChange w:author="ELENA GÓMEZ RICO" w:date="2026-03-23T08:23:53.238Z" w:id="1326405571">
                  <w:rPr>
                    <w:b w:val="1"/>
                    <w:bCs w:val="1"/>
                  </w:rPr>
                </w:rPrChange>
              </w:rPr>
              <w:pPrChange w:author="ELENA GÓMEZ RICO" w:date="2026-03-23T17:38:54.292Z">
                <w:pPr>
                  <w:pStyle w:val="Normal"/>
                </w:pPr>
              </w:pPrChange>
            </w:pPr>
            <w:ins w:author="ELENA GÓMEZ RICO" w:date="2026-03-23T08:23:43.796Z" w16du:dateUtc="2026-03-23T08:23:43.796Z" w:id="1466473079">
              <w:r w:rsidRPr="3041B978" w:rsidR="6D913031">
                <w:rPr>
                  <w:b w:val="1"/>
                  <w:bCs w:val="1"/>
                  <w:sz w:val="20"/>
                  <w:szCs w:val="20"/>
                </w:rPr>
                <w:t>Tech</w:t>
              </w:r>
            </w:ins>
          </w:p>
        </w:tc>
        <w:tc>
          <w:tcPr>
            <w:tcW w:w="1320" w:type="dxa"/>
            <w:tcMar/>
            <w:vAlign w:val="center"/>
            <w:tcPrChange w:author="ELENA GÓMEZ RICO" w:date="2026-03-23T17:44:07.446Z" w:id="1484655903">
              <w:tcPr>
                <w:tcW w:w="343" w:type="dxa"/>
                <w:tcMar/>
                <w:vAlign w:val="center"/>
              </w:tcPr>
            </w:tcPrChange>
          </w:tcPr>
          <w:p w:rsidR="03A0AAEE" w:rsidP="3041B978" w:rsidRDefault="03A0AAEE" w14:paraId="1BD91431" w14:textId="283CADA8">
            <w:pPr>
              <w:pStyle w:val="Normal"/>
              <w:spacing w:before="0" w:beforeAutospacing="off" w:after="0" w:afterAutospacing="off" w:line="240" w:lineRule="auto"/>
              <w:jc w:val="left"/>
              <w:rPr>
                <w:b w:val="1"/>
                <w:bCs w:val="1"/>
                <w:sz w:val="20"/>
                <w:szCs w:val="20"/>
              </w:rPr>
              <w:pPrChange w:author="ELENA GÓMEZ RICO" w:date="2026-03-23T17:44:16.929Z">
                <w:pPr>
                  <w:pStyle w:val="Normal"/>
                </w:pPr>
              </w:pPrChange>
            </w:pPr>
            <w:ins w:author="ELENA GÓMEZ RICO" w:date="2026-03-23T17:43:59.891Z" w16du:dateUtc="2026-03-23T17:43:59.891Z" w:id="2087947219">
              <w:r w:rsidRPr="3041B978" w:rsidR="6251EF90">
                <w:rPr>
                  <w:b w:val="1"/>
                  <w:bCs w:val="1"/>
                  <w:sz w:val="20"/>
                  <w:szCs w:val="20"/>
                </w:rPr>
                <w:t>Participative le</w:t>
              </w:r>
            </w:ins>
            <w:ins w:author="ELENA GÓMEZ RICO" w:date="2026-03-23T17:44:11.358Z" w16du:dateUtc="2026-03-23T17:44:11.358Z" w:id="1323612216">
              <w:r w:rsidRPr="3041B978" w:rsidR="6251EF90">
                <w:rPr>
                  <w:b w:val="1"/>
                  <w:bCs w:val="1"/>
                  <w:sz w:val="20"/>
                  <w:szCs w:val="20"/>
                </w:rPr>
                <w:t xml:space="preserve">ns </w:t>
              </w:r>
            </w:ins>
            <w:ins w:author="ELENA GÓMEZ RICO" w:date="2026-03-23T17:39:13.905Z" w16du:dateUtc="2026-03-23T17:39:13.905Z" w:id="226965651">
              <w:r w:rsidRPr="3041B978" w:rsidR="5B5E219E">
                <w:rPr>
                  <w:b w:val="1"/>
                  <w:bCs w:val="1"/>
                  <w:sz w:val="20"/>
                  <w:szCs w:val="20"/>
                </w:rPr>
                <w:t>L1/L2</w:t>
              </w:r>
            </w:ins>
          </w:p>
        </w:tc>
        <w:tc>
          <w:tcPr>
            <w:tcW w:w="3600" w:type="dxa"/>
            <w:tcMar/>
            <w:vAlign w:val="center"/>
            <w:tcPrChange w:author="ELENA GÓMEZ RICO" w:date="2026-03-23T17:44:07.446Z" w:id="16500809">
              <w:tcPr>
                <w:tcW w:w="3531" w:type="dxa"/>
                <w:tcMar/>
                <w:vAlign w:val="center"/>
              </w:tcPr>
            </w:tcPrChange>
          </w:tcPr>
          <w:p w:rsidR="03A0AAEE" w:rsidP="3041B978" w:rsidRDefault="03A0AAEE" w14:paraId="080679A8" w14:textId="7D8BC4B5">
            <w:pPr>
              <w:pStyle w:val="Normal"/>
              <w:spacing w:before="0" w:beforeAutospacing="off" w:after="0" w:afterAutospacing="off" w:line="240" w:lineRule="auto"/>
              <w:jc w:val="left"/>
              <w:rPr>
                <w:rFonts w:ascii="Times New Roman" w:hAnsi="Times New Roman" w:eastAsia="Times New Roman" w:cs="Times New Roman"/>
                <w:b w:val="1"/>
                <w:bCs w:val="1"/>
                <w:sz w:val="20"/>
                <w:szCs w:val="20"/>
                <w:rPrChange w:author="ELENA GÓMEZ RICO" w:date="2026-03-23T08:23:53.238Z" w:id="198307830">
                  <w:rPr>
                    <w:b w:val="1"/>
                    <w:bCs w:val="1"/>
                  </w:rPr>
                </w:rPrChange>
              </w:rPr>
              <w:pPrChange w:author="ELENA GÓMEZ RICO" w:date="2026-03-23T17:42:01.115Z">
                <w:pPr>
                  <w:pStyle w:val="Normal"/>
                </w:pPr>
              </w:pPrChange>
            </w:pPr>
            <w:ins w:author="ELENA GÓMEZ RICO" w:date="2026-03-23T08:23:43.796Z" w16du:dateUtc="2026-03-23T08:23:43.796Z" w:id="481543913">
              <w:r w:rsidRPr="3041B978" w:rsidR="6D913031">
                <w:rPr>
                  <w:b w:val="1"/>
                  <w:bCs w:val="1"/>
                  <w:sz w:val="20"/>
                  <w:szCs w:val="20"/>
                </w:rPr>
                <w:t>Co-created object</w:t>
              </w:r>
            </w:ins>
          </w:p>
        </w:tc>
      </w:tr>
      <w:tr w:rsidR="03A0AAEE" w:rsidTr="3041B978" w14:paraId="46772261">
        <w:trPr>
          <w:trHeight w:val="300"/>
          <w:trPrChange w:author="ELENA GÓMEZ RICO" w:date="2026-03-23T08:24:04.619Z" w16du:dateUtc="2026-03-23T08:24:04.619Z" w:id="1908704057">
            <w:trPr>
              <w:trHeight w:val="300"/>
            </w:trPr>
          </w:trPrChange>
          <w:ins w:author="ELENA GÓMEZ RICO" w:date="2026-03-23T08:23:43.796Z" w16du:dateUtc="2026-03-23T08:23:43.796Z" w:id="627810120"/>
        </w:trPr>
        <w:tc>
          <w:tcPr>
            <w:tcW w:w="480" w:type="dxa"/>
            <w:tcMar/>
            <w:vAlign w:val="center"/>
            <w:tcPrChange w:author="ELENA GÓMEZ RICO" w:date="2026-03-23T17:44:07.446Z" w:id="1381741947">
              <w:tcPr>
                <w:tcW w:w="176" w:type="dxa"/>
                <w:tcMar/>
                <w:vAlign w:val="center"/>
              </w:tcPr>
            </w:tcPrChange>
          </w:tcPr>
          <w:p w:rsidR="03A0AAEE" w:rsidP="3041B978" w:rsidRDefault="03A0AAEE" w14:paraId="21BEA4CC" w14:textId="4AEDACC4">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39Z" w:id="1997187132"/>
              </w:rPr>
              <w:pPrChange w:author="ELENA GÓMEZ RICO" w:date="2026-03-23T17:38:54.293Z">
                <w:pPr>
                  <w:pStyle w:val="Normal"/>
                </w:pPr>
              </w:pPrChange>
            </w:pPr>
            <w:ins w:author="ELENA GÓMEZ RICO" w:date="2026-03-23T08:23:43.796Z" w16du:dateUtc="2026-03-23T08:23:43.796Z" w:id="2018685803">
              <w:r w:rsidRPr="3041B978" w:rsidR="6D913031">
                <w:rPr>
                  <w:sz w:val="20"/>
                  <w:szCs w:val="20"/>
                </w:rPr>
                <w:t>1</w:t>
              </w:r>
            </w:ins>
          </w:p>
        </w:tc>
        <w:tc>
          <w:tcPr>
            <w:tcW w:w="2910" w:type="dxa"/>
            <w:tcMar/>
            <w:vAlign w:val="center"/>
            <w:tcPrChange w:author="ELENA GÓMEZ RICO" w:date="2026-03-23T17:44:07.446Z" w:id="1659312448">
              <w:tcPr>
                <w:tcW w:w="4133" w:type="dxa"/>
                <w:tcMar/>
                <w:vAlign w:val="center"/>
              </w:tcPr>
            </w:tcPrChange>
          </w:tcPr>
          <w:p w:rsidR="03A0AAEE" w:rsidP="3041B978" w:rsidRDefault="03A0AAEE" w14:paraId="7C559016" w14:textId="4B3A4B50">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4Z" w:id="1707821065"/>
              </w:rPr>
              <w:pPrChange w:author="ELENA GÓMEZ RICO" w:date="2026-03-23T17:41:53.73Z">
                <w:pPr>
                  <w:pStyle w:val="Normal"/>
                </w:pPr>
              </w:pPrChange>
            </w:pPr>
            <w:ins w:author="ELENA GÓMEZ RICO" w:date="2026-03-23T08:23:43.796Z" w16du:dateUtc="2026-03-23T08:23:43.796Z" w:id="1473956623">
              <w:r w:rsidRPr="3041B978" w:rsidR="6D913031">
                <w:rPr>
                  <w:sz w:val="20"/>
                  <w:szCs w:val="20"/>
                </w:rPr>
                <w:t>Yanyuwa</w:t>
              </w:r>
              <w:r w:rsidRPr="3041B978" w:rsidR="6D913031">
                <w:rPr>
                  <w:sz w:val="20"/>
                  <w:szCs w:val="20"/>
                </w:rPr>
                <w:t xml:space="preserve"> Comic Project</w:t>
              </w:r>
            </w:ins>
          </w:p>
        </w:tc>
        <w:tc>
          <w:tcPr>
            <w:tcW w:w="1050" w:type="dxa"/>
            <w:tcMar/>
            <w:vAlign w:val="center"/>
            <w:tcPrChange w:author="ELENA GÓMEZ RICO" w:date="2026-03-23T17:44:07.447Z" w:id="1859051473">
              <w:tcPr>
                <w:tcW w:w="1176" w:type="dxa"/>
                <w:tcMar/>
                <w:vAlign w:val="center"/>
              </w:tcPr>
            </w:tcPrChange>
          </w:tcPr>
          <w:p w:rsidR="03A0AAEE" w:rsidP="3041B978" w:rsidRDefault="03A0AAEE" w14:paraId="2592AC0B" w14:textId="302472F4">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4Z" w:id="1318867685"/>
              </w:rPr>
              <w:pPrChange w:author="ELENA GÓMEZ RICO" w:date="2026-03-23T17:38:54.293Z">
                <w:pPr>
                  <w:pStyle w:val="Normal"/>
                </w:pPr>
              </w:pPrChange>
            </w:pPr>
            <w:ins w:author="ELENA GÓMEZ RICO" w:date="2026-03-23T08:23:43.796Z" w16du:dateUtc="2026-03-23T08:23:43.796Z" w:id="2015755261">
              <w:r w:rsidRPr="3041B978" w:rsidR="6D913031">
                <w:rPr>
                  <w:sz w:val="20"/>
                  <w:szCs w:val="20"/>
                </w:rPr>
                <w:t>KG</w:t>
              </w:r>
            </w:ins>
          </w:p>
        </w:tc>
        <w:tc>
          <w:tcPr>
            <w:tcW w:w="1320" w:type="dxa"/>
            <w:tcMar/>
            <w:vAlign w:val="center"/>
            <w:tcPrChange w:author="ELENA GÓMEZ RICO" w:date="2026-03-23T17:44:07.447Z" w:id="1800921698">
              <w:tcPr>
                <w:tcW w:w="343" w:type="dxa"/>
                <w:tcMar/>
                <w:vAlign w:val="center"/>
              </w:tcPr>
            </w:tcPrChange>
          </w:tcPr>
          <w:p w:rsidR="03A0AAEE" w:rsidP="3041B978" w:rsidRDefault="03A0AAEE" w14:paraId="47136B22" w14:textId="31C1CD7D">
            <w:pPr>
              <w:pStyle w:val="Normal"/>
              <w:spacing w:before="0" w:beforeAutospacing="off" w:after="0" w:afterAutospacing="off" w:line="240" w:lineRule="auto"/>
              <w:rPr>
                <w:sz w:val="20"/>
                <w:szCs w:val="20"/>
              </w:rPr>
              <w:pPrChange w:author="ELENA GÓMEZ RICO" w:date="2026-03-23T17:38:54.293Z">
                <w:pPr>
                  <w:pStyle w:val="Normal"/>
                </w:pPr>
              </w:pPrChange>
            </w:pPr>
            <w:ins w:author="ELENA GÓMEZ RICO" w:date="2026-03-23T17:39:23.313Z" w16du:dateUtc="2026-03-23T17:39:23.313Z" w:id="1866416372">
              <w:r w:rsidRPr="3041B978" w:rsidR="2645D680">
                <w:rPr>
                  <w:sz w:val="20"/>
                  <w:szCs w:val="20"/>
                </w:rPr>
                <w:t>L1</w:t>
              </w:r>
            </w:ins>
          </w:p>
        </w:tc>
        <w:tc>
          <w:tcPr>
            <w:tcW w:w="3600" w:type="dxa"/>
            <w:tcMar/>
            <w:vAlign w:val="center"/>
            <w:tcPrChange w:author="ELENA GÓMEZ RICO" w:date="2026-03-23T17:44:07.447Z" w:id="291732008">
              <w:tcPr>
                <w:tcW w:w="3531" w:type="dxa"/>
                <w:tcMar/>
                <w:vAlign w:val="center"/>
              </w:tcPr>
            </w:tcPrChange>
          </w:tcPr>
          <w:p w:rsidR="03A0AAEE" w:rsidP="3041B978" w:rsidRDefault="03A0AAEE" w14:paraId="477847A0" w14:textId="513D7544">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41Z" w:id="641304460"/>
              </w:rPr>
              <w:pPrChange w:author="ELENA GÓMEZ RICO" w:date="2026-03-23T17:42:01.115Z">
                <w:pPr>
                  <w:pStyle w:val="Normal"/>
                </w:pPr>
              </w:pPrChange>
            </w:pPr>
            <w:ins w:author="ELENA GÓMEZ RICO" w:date="2026-03-23T08:23:43.796Z" w16du:dateUtc="2026-03-23T08:23:43.796Z" w:id="456875547">
              <w:r w:rsidRPr="3041B978" w:rsidR="6D913031">
                <w:rPr>
                  <w:sz w:val="20"/>
                  <w:szCs w:val="20"/>
                </w:rPr>
                <w:t>KG structure, data comics narratives</w:t>
              </w:r>
            </w:ins>
          </w:p>
        </w:tc>
      </w:tr>
      <w:tr w:rsidR="03A0AAEE" w:rsidTr="3041B978" w14:paraId="482A49AE">
        <w:trPr>
          <w:trHeight w:val="300"/>
          <w:trPrChange w:author="ELENA GÓMEZ RICO" w:date="2026-03-23T08:24:04.619Z" w16du:dateUtc="2026-03-23T08:24:04.619Z" w:id="643396350">
            <w:trPr>
              <w:trHeight w:val="300"/>
            </w:trPr>
          </w:trPrChange>
          <w:ins w:author="ELENA GÓMEZ RICO" w:date="2026-03-23T08:23:43.796Z" w16du:dateUtc="2026-03-23T08:23:43.796Z" w:id="1644324983"/>
        </w:trPr>
        <w:tc>
          <w:tcPr>
            <w:tcW w:w="480" w:type="dxa"/>
            <w:tcMar/>
            <w:vAlign w:val="center"/>
            <w:tcPrChange w:author="ELENA GÓMEZ RICO" w:date="2026-03-23T17:44:07.447Z" w:id="580607254">
              <w:tcPr>
                <w:tcW w:w="176" w:type="dxa"/>
                <w:tcMar/>
                <w:vAlign w:val="center"/>
              </w:tcPr>
            </w:tcPrChange>
          </w:tcPr>
          <w:p w:rsidR="03A0AAEE" w:rsidP="3041B978" w:rsidRDefault="03A0AAEE" w14:paraId="25F43C10" w14:textId="14738235">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41Z" w:id="245540536"/>
              </w:rPr>
              <w:pPrChange w:author="ELENA GÓMEZ RICO" w:date="2026-03-23T17:38:54.293Z">
                <w:pPr>
                  <w:pStyle w:val="Normal"/>
                </w:pPr>
              </w:pPrChange>
            </w:pPr>
            <w:ins w:author="ELENA GÓMEZ RICO" w:date="2026-03-23T08:23:43.796Z" w16du:dateUtc="2026-03-23T08:23:43.796Z" w:id="846698557">
              <w:r w:rsidRPr="3041B978" w:rsidR="6D913031">
                <w:rPr>
                  <w:sz w:val="20"/>
                  <w:szCs w:val="20"/>
                </w:rPr>
                <w:t>2</w:t>
              </w:r>
            </w:ins>
          </w:p>
        </w:tc>
        <w:tc>
          <w:tcPr>
            <w:tcW w:w="2910" w:type="dxa"/>
            <w:tcMar/>
            <w:vAlign w:val="center"/>
            <w:tcPrChange w:author="ELENA GÓMEZ RICO" w:date="2026-03-23T17:44:07.447Z" w:id="680412051">
              <w:tcPr>
                <w:tcW w:w="4133" w:type="dxa"/>
                <w:tcMar/>
                <w:vAlign w:val="center"/>
              </w:tcPr>
            </w:tcPrChange>
          </w:tcPr>
          <w:p w:rsidR="03A0AAEE" w:rsidP="3041B978" w:rsidRDefault="03A0AAEE" w14:paraId="5DD48A7B" w14:textId="670445D4">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42Z" w:id="1418221754"/>
              </w:rPr>
              <w:pPrChange w:author="ELENA GÓMEZ RICO" w:date="2026-03-23T17:41:53.73Z">
                <w:pPr>
                  <w:pStyle w:val="Normal"/>
                </w:pPr>
              </w:pPrChange>
            </w:pPr>
            <w:ins w:author="ELENA GÓMEZ RICO" w:date="2026-03-23T08:23:43.797Z" w16du:dateUtc="2026-03-23T08:23:43.797Z" w:id="1317640137">
              <w:r w:rsidRPr="3041B978" w:rsidR="6D913031">
                <w:rPr>
                  <w:sz w:val="20"/>
                  <w:szCs w:val="20"/>
                </w:rPr>
                <w:t>World Literature Knowledge Graph</w:t>
              </w:r>
            </w:ins>
          </w:p>
        </w:tc>
        <w:tc>
          <w:tcPr>
            <w:tcW w:w="1050" w:type="dxa"/>
            <w:tcMar/>
            <w:vAlign w:val="center"/>
            <w:tcPrChange w:author="ELENA GÓMEZ RICO" w:date="2026-03-23T17:44:07.447Z" w:id="856915346">
              <w:tcPr>
                <w:tcW w:w="1176" w:type="dxa"/>
                <w:tcMar/>
                <w:vAlign w:val="center"/>
              </w:tcPr>
            </w:tcPrChange>
          </w:tcPr>
          <w:p w:rsidR="03A0AAEE" w:rsidP="3041B978" w:rsidRDefault="03A0AAEE" w14:paraId="05EE04E0" w14:textId="1366EE75">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42Z" w:id="1789571474"/>
              </w:rPr>
              <w:pPrChange w:author="ELENA GÓMEZ RICO" w:date="2026-03-23T17:38:54.294Z">
                <w:pPr>
                  <w:pStyle w:val="Normal"/>
                </w:pPr>
              </w:pPrChange>
            </w:pPr>
            <w:ins w:author="ELENA GÓMEZ RICO" w:date="2026-03-23T08:23:43.797Z" w16du:dateUtc="2026-03-23T08:23:43.797Z" w:id="897408689">
              <w:r w:rsidRPr="3041B978" w:rsidR="6D913031">
                <w:rPr>
                  <w:sz w:val="20"/>
                  <w:szCs w:val="20"/>
                </w:rPr>
                <w:t>KG</w:t>
              </w:r>
            </w:ins>
          </w:p>
        </w:tc>
        <w:tc>
          <w:tcPr>
            <w:tcW w:w="1320" w:type="dxa"/>
            <w:tcMar/>
            <w:vAlign w:val="center"/>
            <w:tcPrChange w:author="ELENA GÓMEZ RICO" w:date="2026-03-23T17:44:07.447Z" w:id="1984592309">
              <w:tcPr>
                <w:tcW w:w="343" w:type="dxa"/>
                <w:tcMar/>
                <w:vAlign w:val="center"/>
              </w:tcPr>
            </w:tcPrChange>
          </w:tcPr>
          <w:p w:rsidR="03A0AAEE" w:rsidP="41B8CC56" w:rsidRDefault="03A0AAEE" w14:paraId="172A50FE" w14:textId="26FD8C92">
            <w:pPr>
              <w:pStyle w:val="Normal"/>
              <w:spacing w:before="0" w:beforeAutospacing="off" w:after="0" w:afterAutospacing="off" w:line="240" w:lineRule="auto"/>
              <w:rPr>
                <w:sz w:val="20"/>
                <w:szCs w:val="20"/>
              </w:rPr>
            </w:pPr>
            <w:ins w:author="ELENA GÓMEZ RICO" w:date="2026-03-23T17:39:29.488Z" w16du:dateUtc="2026-03-23T17:39:29.488Z" w:id="550299561">
              <w:r w:rsidRPr="3041B978" w:rsidR="55347330">
                <w:rPr>
                  <w:sz w:val="20"/>
                  <w:szCs w:val="20"/>
                </w:rPr>
                <w:t>L1</w:t>
              </w:r>
            </w:ins>
          </w:p>
        </w:tc>
        <w:tc>
          <w:tcPr>
            <w:tcW w:w="3600" w:type="dxa"/>
            <w:tcMar/>
            <w:vAlign w:val="center"/>
            <w:tcPrChange w:author="ELENA GÓMEZ RICO" w:date="2026-03-23T17:44:07.447Z" w:id="1547713004">
              <w:tcPr>
                <w:tcW w:w="3531" w:type="dxa"/>
                <w:tcMar/>
                <w:vAlign w:val="center"/>
              </w:tcPr>
            </w:tcPrChange>
          </w:tcPr>
          <w:p w:rsidR="03A0AAEE" w:rsidP="3041B978" w:rsidRDefault="03A0AAEE" w14:paraId="2769BB18" w14:textId="496568A0">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43Z" w:id="2141976967"/>
              </w:rPr>
              <w:pPrChange w:author="ELENA GÓMEZ RICO" w:date="2026-03-23T17:42:01.115Z">
                <w:pPr>
                  <w:pStyle w:val="Normal"/>
                </w:pPr>
              </w:pPrChange>
            </w:pPr>
            <w:ins w:author="ELENA GÓMEZ RICO" w:date="2026-03-23T08:23:43.797Z" w16du:dateUtc="2026-03-23T08:23:43.797Z" w:id="1379864520">
              <w:r w:rsidRPr="3041B978" w:rsidR="6D913031">
                <w:rPr>
                  <w:sz w:val="20"/>
                  <w:szCs w:val="20"/>
                </w:rPr>
                <w:t>Semantic model integration, reception data</w:t>
              </w:r>
            </w:ins>
          </w:p>
        </w:tc>
      </w:tr>
      <w:tr w:rsidR="03A0AAEE" w:rsidTr="3041B978" w14:paraId="68DB1850">
        <w:trPr>
          <w:trHeight w:val="300"/>
          <w:trPrChange w:author="ELENA GÓMEZ RICO" w:date="2026-03-23T08:24:04.62Z" w16du:dateUtc="2026-03-23T08:24:04.62Z" w:id="579390690">
            <w:trPr>
              <w:trHeight w:val="300"/>
            </w:trPr>
          </w:trPrChange>
          <w:ins w:author="ELENA GÓMEZ RICO" w:date="2026-03-23T08:23:43.797Z" w16du:dateUtc="2026-03-23T08:23:43.797Z" w:id="291649030"/>
        </w:trPr>
        <w:tc>
          <w:tcPr>
            <w:tcW w:w="480" w:type="dxa"/>
            <w:tcMar/>
            <w:vAlign w:val="center"/>
            <w:tcPrChange w:author="ELENA GÓMEZ RICO" w:date="2026-03-23T17:44:07.447Z" w:id="1591011281">
              <w:tcPr>
                <w:tcW w:w="176" w:type="dxa"/>
                <w:tcMar/>
                <w:vAlign w:val="center"/>
              </w:tcPr>
            </w:tcPrChange>
          </w:tcPr>
          <w:p w:rsidR="03A0AAEE" w:rsidP="3041B978" w:rsidRDefault="03A0AAEE" w14:paraId="663226F8" w14:textId="29ABD0D0">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43Z" w:id="975388777"/>
              </w:rPr>
              <w:pPrChange w:author="ELENA GÓMEZ RICO" w:date="2026-03-23T17:38:54.294Z">
                <w:pPr>
                  <w:pStyle w:val="Normal"/>
                </w:pPr>
              </w:pPrChange>
            </w:pPr>
            <w:ins w:author="ELENA GÓMEZ RICO" w:date="2026-03-23T08:23:43.797Z" w16du:dateUtc="2026-03-23T08:23:43.797Z" w:id="409671281">
              <w:r w:rsidRPr="3041B978" w:rsidR="6D913031">
                <w:rPr>
                  <w:sz w:val="20"/>
                  <w:szCs w:val="20"/>
                </w:rPr>
                <w:t>3</w:t>
              </w:r>
            </w:ins>
          </w:p>
        </w:tc>
        <w:tc>
          <w:tcPr>
            <w:tcW w:w="2910" w:type="dxa"/>
            <w:tcMar/>
            <w:vAlign w:val="center"/>
            <w:tcPrChange w:author="ELENA GÓMEZ RICO" w:date="2026-03-23T17:44:07.447Z" w:id="11387953">
              <w:tcPr>
                <w:tcW w:w="4133" w:type="dxa"/>
                <w:tcMar/>
                <w:vAlign w:val="center"/>
              </w:tcPr>
            </w:tcPrChange>
          </w:tcPr>
          <w:p w:rsidR="03A0AAEE" w:rsidP="3041B978" w:rsidRDefault="03A0AAEE" w14:paraId="0E567A0C" w14:textId="2A088E9E">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44Z" w:id="1983741138"/>
              </w:rPr>
              <w:pPrChange w:author="ELENA GÓMEZ RICO" w:date="2026-03-23T17:41:53.73Z">
                <w:pPr>
                  <w:pStyle w:val="Normal"/>
                </w:pPr>
              </w:pPrChange>
            </w:pPr>
            <w:ins w:author="ELENA GÓMEZ RICO" w:date="2026-03-23T08:23:43.797Z" w16du:dateUtc="2026-03-23T08:23:43.797Z" w:id="1887695089">
              <w:r w:rsidRPr="3041B978" w:rsidR="6D913031">
                <w:rPr>
                  <w:sz w:val="20"/>
                  <w:szCs w:val="20"/>
                </w:rPr>
                <w:t>PhD Students' Information-Sharing KG</w:t>
              </w:r>
            </w:ins>
          </w:p>
        </w:tc>
        <w:tc>
          <w:tcPr>
            <w:tcW w:w="1050" w:type="dxa"/>
            <w:tcMar/>
            <w:vAlign w:val="center"/>
            <w:tcPrChange w:author="ELENA GÓMEZ RICO" w:date="2026-03-23T17:44:07.447Z" w:id="568326997">
              <w:tcPr>
                <w:tcW w:w="1176" w:type="dxa"/>
                <w:tcMar/>
                <w:vAlign w:val="center"/>
              </w:tcPr>
            </w:tcPrChange>
          </w:tcPr>
          <w:p w:rsidR="03A0AAEE" w:rsidP="3041B978" w:rsidRDefault="03A0AAEE" w14:paraId="697E31FC" w14:textId="29E8E07B">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44Z" w:id="1655424864"/>
              </w:rPr>
              <w:pPrChange w:author="ELENA GÓMEZ RICO" w:date="2026-03-23T17:38:54.296Z">
                <w:pPr>
                  <w:pStyle w:val="Normal"/>
                </w:pPr>
              </w:pPrChange>
            </w:pPr>
            <w:ins w:author="ELENA GÓMEZ RICO" w:date="2026-03-23T08:23:43.797Z" w16du:dateUtc="2026-03-23T08:23:43.797Z" w:id="1574444510">
              <w:r w:rsidRPr="3041B978" w:rsidR="6D913031">
                <w:rPr>
                  <w:sz w:val="20"/>
                  <w:szCs w:val="20"/>
                </w:rPr>
                <w:t>KG</w:t>
              </w:r>
            </w:ins>
          </w:p>
        </w:tc>
        <w:tc>
          <w:tcPr>
            <w:tcW w:w="1320" w:type="dxa"/>
            <w:tcMar/>
            <w:vAlign w:val="center"/>
            <w:tcPrChange w:author="ELENA GÓMEZ RICO" w:date="2026-03-23T17:44:07.447Z" w:id="1286211678">
              <w:tcPr>
                <w:tcW w:w="343" w:type="dxa"/>
                <w:tcMar/>
                <w:vAlign w:val="center"/>
              </w:tcPr>
            </w:tcPrChange>
          </w:tcPr>
          <w:p w:rsidR="03A0AAEE" w:rsidP="41B8CC56" w:rsidRDefault="03A0AAEE" w14:paraId="7F12DEB1" w14:textId="31C1CD7D">
            <w:pPr>
              <w:pStyle w:val="Normal"/>
              <w:spacing w:before="0" w:beforeAutospacing="off" w:after="0" w:afterAutospacing="off" w:line="240" w:lineRule="auto"/>
              <w:rPr>
                <w:ins w:author="ELENA GÓMEZ RICO" w:date="2026-03-23T17:39:32.961Z" w16du:dateUtc="2026-03-23T17:39:32.961Z" w:id="1770687954"/>
                <w:sz w:val="20"/>
                <w:szCs w:val="20"/>
              </w:rPr>
            </w:pPr>
            <w:ins w:author="ELENA GÓMEZ RICO" w:date="2026-03-23T17:39:32.961Z" w16du:dateUtc="2026-03-23T17:39:32.961Z" w:id="282374543">
              <w:r w:rsidRPr="3041B978" w:rsidR="56503A9E">
                <w:rPr>
                  <w:sz w:val="20"/>
                  <w:szCs w:val="20"/>
                </w:rPr>
                <w:t>L1</w:t>
              </w:r>
            </w:ins>
          </w:p>
          <w:p w:rsidR="03A0AAEE" w:rsidP="41B8CC56" w:rsidRDefault="03A0AAEE" w14:paraId="4B1A9735" w14:textId="490626EA">
            <w:pPr>
              <w:pStyle w:val="Normal"/>
              <w:spacing w:before="0" w:beforeAutospacing="off" w:after="0" w:afterAutospacing="off" w:line="240" w:lineRule="auto"/>
              <w:rPr>
                <w:sz w:val="20"/>
                <w:szCs w:val="20"/>
              </w:rPr>
            </w:pPr>
          </w:p>
        </w:tc>
        <w:tc>
          <w:tcPr>
            <w:tcW w:w="3600" w:type="dxa"/>
            <w:tcMar/>
            <w:vAlign w:val="center"/>
            <w:tcPrChange w:author="ELENA GÓMEZ RICO" w:date="2026-03-23T17:44:07.447Z" w:id="1190651059">
              <w:tcPr>
                <w:tcW w:w="3531" w:type="dxa"/>
                <w:tcMar/>
                <w:vAlign w:val="center"/>
              </w:tcPr>
            </w:tcPrChange>
          </w:tcPr>
          <w:p w:rsidR="03A0AAEE" w:rsidP="3041B978" w:rsidRDefault="03A0AAEE" w14:paraId="6D916C3B" w14:textId="3A421151">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45Z" w:id="1085454880"/>
              </w:rPr>
              <w:pPrChange w:author="ELENA GÓMEZ RICO" w:date="2026-03-23T17:42:01.116Z">
                <w:pPr>
                  <w:pStyle w:val="Normal"/>
                </w:pPr>
              </w:pPrChange>
            </w:pPr>
            <w:ins w:author="ELENA GÓMEZ RICO" w:date="2026-03-23T08:23:43.797Z" w16du:dateUtc="2026-03-23T08:23:43.797Z" w:id="1265374568">
              <w:r w:rsidRPr="3041B978" w:rsidR="6D913031">
                <w:rPr>
                  <w:sz w:val="20"/>
                  <w:szCs w:val="20"/>
                </w:rPr>
                <w:t>KG data model, visualization design</w:t>
              </w:r>
            </w:ins>
          </w:p>
        </w:tc>
      </w:tr>
      <w:tr w:rsidR="03A0AAEE" w:rsidTr="3041B978" w14:paraId="71E288D9">
        <w:trPr>
          <w:trHeight w:val="300"/>
          <w:trPrChange w:author="ELENA GÓMEZ RICO" w:date="2026-03-23T08:24:04.62Z" w16du:dateUtc="2026-03-23T08:24:04.62Z" w:id="111894459">
            <w:trPr>
              <w:trHeight w:val="300"/>
            </w:trPr>
          </w:trPrChange>
          <w:ins w:author="ELENA GÓMEZ RICO" w:date="2026-03-23T08:23:43.797Z" w16du:dateUtc="2026-03-23T08:23:43.797Z" w:id="885327123"/>
        </w:trPr>
        <w:tc>
          <w:tcPr>
            <w:tcW w:w="480" w:type="dxa"/>
            <w:tcMar/>
            <w:vAlign w:val="center"/>
            <w:tcPrChange w:author="ELENA GÓMEZ RICO" w:date="2026-03-23T17:44:07.447Z" w:id="349675298">
              <w:tcPr>
                <w:tcW w:w="176" w:type="dxa"/>
                <w:tcMar/>
                <w:vAlign w:val="center"/>
              </w:tcPr>
            </w:tcPrChange>
          </w:tcPr>
          <w:p w:rsidR="03A0AAEE" w:rsidP="3041B978" w:rsidRDefault="03A0AAEE" w14:paraId="6FCB5CBB" w14:textId="7BD4FCAE">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57Z" w:id="82632691"/>
              </w:rPr>
              <w:pPrChange w:author="ELENA GÓMEZ RICO" w:date="2026-03-23T17:38:54.298Z">
                <w:pPr>
                  <w:pStyle w:val="Normal"/>
                </w:pPr>
              </w:pPrChange>
            </w:pPr>
            <w:ins w:author="ELENA GÓMEZ RICO" w:date="2026-03-23T08:23:43.797Z" w16du:dateUtc="2026-03-23T08:23:43.797Z" w:id="542122524">
              <w:r w:rsidRPr="3041B978" w:rsidR="6D913031">
                <w:rPr>
                  <w:sz w:val="20"/>
                  <w:szCs w:val="20"/>
                </w:rPr>
                <w:t>4</w:t>
              </w:r>
            </w:ins>
          </w:p>
        </w:tc>
        <w:tc>
          <w:tcPr>
            <w:tcW w:w="2910" w:type="dxa"/>
            <w:tcMar/>
            <w:vAlign w:val="center"/>
            <w:tcPrChange w:author="ELENA GÓMEZ RICO" w:date="2026-03-23T17:44:07.447Z" w:id="1553646051">
              <w:tcPr>
                <w:tcW w:w="4133" w:type="dxa"/>
                <w:tcMar/>
                <w:vAlign w:val="center"/>
              </w:tcPr>
            </w:tcPrChange>
          </w:tcPr>
          <w:p w:rsidR="03A0AAEE" w:rsidP="3041B978" w:rsidRDefault="03A0AAEE" w14:paraId="6EE94B49" w14:textId="5E83B650">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57Z" w:id="1724367156"/>
              </w:rPr>
              <w:pPrChange w:author="ELENA GÓMEZ RICO" w:date="2026-03-23T17:41:53.73Z">
                <w:pPr>
                  <w:pStyle w:val="Normal"/>
                </w:pPr>
              </w:pPrChange>
            </w:pPr>
            <w:ins w:author="ELENA GÓMEZ RICO" w:date="2026-03-23T08:23:43.797Z" w16du:dateUtc="2026-03-23T08:23:43.797Z" w:id="1146575790">
              <w:r w:rsidRPr="3041B978" w:rsidR="6D913031">
                <w:rPr>
                  <w:sz w:val="20"/>
                  <w:szCs w:val="20"/>
                </w:rPr>
                <w:t>Research Knowledge Graphs for Participatory Archives</w:t>
              </w:r>
            </w:ins>
          </w:p>
        </w:tc>
        <w:tc>
          <w:tcPr>
            <w:tcW w:w="1050" w:type="dxa"/>
            <w:tcMar/>
            <w:vAlign w:val="center"/>
            <w:tcPrChange w:author="ELENA GÓMEZ RICO" w:date="2026-03-23T17:44:07.448Z" w:id="2076968221">
              <w:tcPr>
                <w:tcW w:w="1176" w:type="dxa"/>
                <w:tcMar/>
                <w:vAlign w:val="center"/>
              </w:tcPr>
            </w:tcPrChange>
          </w:tcPr>
          <w:p w:rsidR="03A0AAEE" w:rsidP="3041B978" w:rsidRDefault="03A0AAEE" w14:paraId="3C7A3E5F" w14:textId="7A52034C">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58Z" w:id="403420263"/>
              </w:rPr>
              <w:pPrChange w:author="ELENA GÓMEZ RICO" w:date="2026-03-23T17:38:54.298Z">
                <w:pPr>
                  <w:pStyle w:val="Normal"/>
                </w:pPr>
              </w:pPrChange>
            </w:pPr>
            <w:ins w:author="ELENA GÓMEZ RICO" w:date="2026-03-23T08:23:43.797Z" w16du:dateUtc="2026-03-23T08:23:43.797Z" w:id="16400058">
              <w:r w:rsidRPr="3041B978" w:rsidR="6D913031">
                <w:rPr>
                  <w:sz w:val="20"/>
                  <w:szCs w:val="20"/>
                </w:rPr>
                <w:t>KG</w:t>
              </w:r>
            </w:ins>
          </w:p>
        </w:tc>
        <w:tc>
          <w:tcPr>
            <w:tcW w:w="1320" w:type="dxa"/>
            <w:tcMar/>
            <w:vAlign w:val="center"/>
            <w:tcPrChange w:author="ELENA GÓMEZ RICO" w:date="2026-03-23T17:44:07.448Z" w:id="1414760605">
              <w:tcPr>
                <w:tcW w:w="343" w:type="dxa"/>
                <w:tcMar/>
                <w:vAlign w:val="center"/>
              </w:tcPr>
            </w:tcPrChange>
          </w:tcPr>
          <w:p w:rsidR="03A0AAEE" w:rsidP="3041B978" w:rsidRDefault="03A0AAEE" w14:paraId="6D7E4674" w14:textId="3900EA9F">
            <w:pPr>
              <w:pStyle w:val="Normal"/>
              <w:spacing w:before="0" w:beforeAutospacing="off" w:after="0" w:afterAutospacing="off" w:line="240" w:lineRule="auto"/>
              <w:rPr>
                <w:sz w:val="20"/>
                <w:szCs w:val="20"/>
              </w:rPr>
              <w:pPrChange w:author="ELENA GÓMEZ RICO" w:date="2026-03-23T17:38:54.298Z">
                <w:pPr>
                  <w:pStyle w:val="Normal"/>
                </w:pPr>
              </w:pPrChange>
            </w:pPr>
            <w:ins w:author="ELENA GÓMEZ RICO" w:date="2026-03-23T17:41:16.157Z" w16du:dateUtc="2026-03-23T17:41:16.157Z" w:id="154268056">
              <w:r w:rsidRPr="3041B978" w:rsidR="46B42B18">
                <w:rPr>
                  <w:sz w:val="20"/>
                  <w:szCs w:val="20"/>
                </w:rPr>
                <w:t>L2</w:t>
              </w:r>
            </w:ins>
          </w:p>
        </w:tc>
        <w:tc>
          <w:tcPr>
            <w:tcW w:w="3600" w:type="dxa"/>
            <w:tcMar/>
            <w:vAlign w:val="center"/>
            <w:tcPrChange w:author="ELENA GÓMEZ RICO" w:date="2026-03-23T17:44:07.448Z" w:id="380950821">
              <w:tcPr>
                <w:tcW w:w="3531" w:type="dxa"/>
                <w:tcMar/>
                <w:vAlign w:val="center"/>
              </w:tcPr>
            </w:tcPrChange>
          </w:tcPr>
          <w:p w:rsidR="03A0AAEE" w:rsidP="3041B978" w:rsidRDefault="03A0AAEE" w14:paraId="5BFFDD03" w14:textId="630354A2">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59Z" w:id="521355082"/>
              </w:rPr>
              <w:pPrChange w:author="ELENA GÓMEZ RICO" w:date="2026-03-23T17:42:01.116Z">
                <w:pPr>
                  <w:pStyle w:val="Normal"/>
                </w:pPr>
              </w:pPrChange>
            </w:pPr>
            <w:ins w:author="ELENA GÓMEZ RICO" w:date="2026-03-23T08:23:43.797Z" w16du:dateUtc="2026-03-23T08:23:43.797Z" w:id="512874726">
              <w:r w:rsidRPr="3041B978" w:rsidR="6D913031">
                <w:rPr>
                  <w:sz w:val="20"/>
                  <w:szCs w:val="20"/>
                </w:rPr>
                <w:t>KG customization, annotation enrichment</w:t>
              </w:r>
            </w:ins>
          </w:p>
        </w:tc>
      </w:tr>
      <w:tr w:rsidR="03A0AAEE" w:rsidTr="3041B978" w14:paraId="5C87C2A1">
        <w:trPr>
          <w:trHeight w:val="300"/>
          <w:trPrChange w:author="ELENA GÓMEZ RICO" w:date="2026-03-23T08:24:04.621Z" w16du:dateUtc="2026-03-23T08:24:04.621Z" w:id="816150720">
            <w:trPr>
              <w:trHeight w:val="300"/>
            </w:trPr>
          </w:trPrChange>
          <w:ins w:author="ELENA GÓMEZ RICO" w:date="2026-03-23T08:23:43.797Z" w16du:dateUtc="2026-03-23T08:23:43.797Z" w:id="2022634740"/>
        </w:trPr>
        <w:tc>
          <w:tcPr>
            <w:tcW w:w="480" w:type="dxa"/>
            <w:tcMar/>
            <w:vAlign w:val="center"/>
            <w:tcPrChange w:author="ELENA GÓMEZ RICO" w:date="2026-03-23T17:44:07.448Z" w:id="1125605632">
              <w:tcPr>
                <w:tcW w:w="176" w:type="dxa"/>
                <w:tcMar/>
                <w:vAlign w:val="center"/>
              </w:tcPr>
            </w:tcPrChange>
          </w:tcPr>
          <w:p w:rsidR="03A0AAEE" w:rsidP="3041B978" w:rsidRDefault="03A0AAEE" w14:paraId="78912592" w14:textId="333D56F3">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59Z" w:id="2146528128"/>
              </w:rPr>
              <w:pPrChange w:author="ELENA GÓMEZ RICO" w:date="2026-03-23T17:38:54.299Z">
                <w:pPr>
                  <w:pStyle w:val="Normal"/>
                </w:pPr>
              </w:pPrChange>
            </w:pPr>
            <w:ins w:author="ELENA GÓMEZ RICO" w:date="2026-03-23T08:23:43.797Z" w16du:dateUtc="2026-03-23T08:23:43.797Z" w:id="1084261468">
              <w:r w:rsidRPr="3041B978" w:rsidR="6D913031">
                <w:rPr>
                  <w:sz w:val="20"/>
                  <w:szCs w:val="20"/>
                </w:rPr>
                <w:t>5</w:t>
              </w:r>
            </w:ins>
          </w:p>
        </w:tc>
        <w:tc>
          <w:tcPr>
            <w:tcW w:w="2910" w:type="dxa"/>
            <w:tcMar/>
            <w:vAlign w:val="center"/>
            <w:tcPrChange w:author="ELENA GÓMEZ RICO" w:date="2026-03-23T17:44:07.448Z" w:id="942416730">
              <w:tcPr>
                <w:tcW w:w="4133" w:type="dxa"/>
                <w:tcMar/>
                <w:vAlign w:val="center"/>
              </w:tcPr>
            </w:tcPrChange>
          </w:tcPr>
          <w:p w:rsidR="03A0AAEE" w:rsidP="3041B978" w:rsidRDefault="03A0AAEE" w14:paraId="19B532B5" w14:textId="0D3F1CF4">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6Z" w:id="1341871069"/>
              </w:rPr>
              <w:pPrChange w:author="ELENA GÓMEZ RICO" w:date="2026-03-23T17:41:53.73Z">
                <w:pPr>
                  <w:pStyle w:val="Normal"/>
                </w:pPr>
              </w:pPrChange>
            </w:pPr>
            <w:ins w:author="ELENA GÓMEZ RICO" w:date="2026-03-23T08:23:43.797Z" w16du:dateUtc="2026-03-23T08:23:43.797Z" w:id="74773679">
              <w:r w:rsidRPr="3041B978" w:rsidR="6D913031">
                <w:rPr>
                  <w:sz w:val="20"/>
                  <w:szCs w:val="20"/>
                </w:rPr>
                <w:t>KnowEdu</w:t>
              </w:r>
            </w:ins>
          </w:p>
        </w:tc>
        <w:tc>
          <w:tcPr>
            <w:tcW w:w="1050" w:type="dxa"/>
            <w:tcMar/>
            <w:vAlign w:val="center"/>
            <w:tcPrChange w:author="ELENA GÓMEZ RICO" w:date="2026-03-23T17:44:07.448Z" w:id="689695102">
              <w:tcPr>
                <w:tcW w:w="1176" w:type="dxa"/>
                <w:tcMar/>
                <w:vAlign w:val="center"/>
              </w:tcPr>
            </w:tcPrChange>
          </w:tcPr>
          <w:p w:rsidR="03A0AAEE" w:rsidP="3041B978" w:rsidRDefault="03A0AAEE" w14:paraId="4E9CEE73" w14:textId="768DA978">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6Z" w:id="1445904233"/>
              </w:rPr>
              <w:pPrChange w:author="ELENA GÓMEZ RICO" w:date="2026-03-23T17:38:54.299Z">
                <w:pPr>
                  <w:pStyle w:val="Normal"/>
                </w:pPr>
              </w:pPrChange>
            </w:pPr>
            <w:ins w:author="ELENA GÓMEZ RICO" w:date="2026-03-23T08:23:43.797Z" w16du:dateUtc="2026-03-23T08:23:43.797Z" w:id="1732261639">
              <w:r w:rsidRPr="3041B978" w:rsidR="6D913031">
                <w:rPr>
                  <w:sz w:val="20"/>
                  <w:szCs w:val="20"/>
                </w:rPr>
                <w:t>KG</w:t>
              </w:r>
            </w:ins>
          </w:p>
        </w:tc>
        <w:tc>
          <w:tcPr>
            <w:tcW w:w="1320" w:type="dxa"/>
            <w:tcMar/>
            <w:vAlign w:val="center"/>
            <w:tcPrChange w:author="ELENA GÓMEZ RICO" w:date="2026-03-23T17:44:07.448Z" w:id="1433620104">
              <w:tcPr>
                <w:tcW w:w="343" w:type="dxa"/>
                <w:tcMar/>
                <w:vAlign w:val="center"/>
              </w:tcPr>
            </w:tcPrChange>
          </w:tcPr>
          <w:p w:rsidR="03A0AAEE" w:rsidP="41B8CC56" w:rsidRDefault="03A0AAEE" w14:paraId="50943346" w14:textId="552EB667">
            <w:pPr>
              <w:pStyle w:val="Normal"/>
              <w:spacing w:before="0" w:beforeAutospacing="off" w:after="0" w:afterAutospacing="off" w:line="240" w:lineRule="auto"/>
              <w:rPr>
                <w:sz w:val="20"/>
                <w:szCs w:val="20"/>
              </w:rPr>
            </w:pPr>
            <w:ins w:author="ELENA GÓMEZ RICO" w:date="2026-03-23T17:39:36.581Z" w16du:dateUtc="2026-03-23T17:39:36.581Z" w:id="1485706175">
              <w:r w:rsidRPr="3041B978" w:rsidR="5F949EDA">
                <w:rPr>
                  <w:sz w:val="20"/>
                  <w:szCs w:val="20"/>
                </w:rPr>
                <w:t>L1</w:t>
              </w:r>
            </w:ins>
          </w:p>
        </w:tc>
        <w:tc>
          <w:tcPr>
            <w:tcW w:w="3600" w:type="dxa"/>
            <w:tcMar/>
            <w:vAlign w:val="center"/>
            <w:tcPrChange w:author="ELENA GÓMEZ RICO" w:date="2026-03-23T17:44:07.448Z" w:id="1896914464">
              <w:tcPr>
                <w:tcW w:w="3531" w:type="dxa"/>
                <w:tcMar/>
                <w:vAlign w:val="center"/>
              </w:tcPr>
            </w:tcPrChange>
          </w:tcPr>
          <w:p w:rsidR="03A0AAEE" w:rsidP="3041B978" w:rsidRDefault="03A0AAEE" w14:paraId="34ED486B" w14:textId="5BC42A76">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61Z" w:id="1746641147"/>
              </w:rPr>
              <w:pPrChange w:author="ELENA GÓMEZ RICO" w:date="2026-03-23T17:42:01.116Z">
                <w:pPr>
                  <w:pStyle w:val="Normal"/>
                </w:pPr>
              </w:pPrChange>
            </w:pPr>
            <w:ins w:author="ELENA GÓMEZ RICO" w:date="2026-03-23T08:23:43.797Z" w16du:dateUtc="2026-03-23T08:23:43.797Z" w:id="349404079">
              <w:r w:rsidRPr="3041B978" w:rsidR="6D913031">
                <w:rPr>
                  <w:sz w:val="20"/>
                  <w:szCs w:val="20"/>
                </w:rPr>
                <w:t>Educational KG, concept/relation ID</w:t>
              </w:r>
            </w:ins>
          </w:p>
        </w:tc>
      </w:tr>
      <w:tr w:rsidR="03A0AAEE" w:rsidTr="3041B978" w14:paraId="5FCE7C33">
        <w:trPr>
          <w:trHeight w:val="300"/>
          <w:trPrChange w:author="ELENA GÓMEZ RICO" w:date="2026-03-23T08:24:04.621Z" w16du:dateUtc="2026-03-23T08:24:04.621Z" w:id="531398563">
            <w:trPr>
              <w:trHeight w:val="300"/>
            </w:trPr>
          </w:trPrChange>
          <w:ins w:author="ELENA GÓMEZ RICO" w:date="2026-03-23T08:23:43.797Z" w16du:dateUtc="2026-03-23T08:23:43.797Z" w:id="1214542725"/>
        </w:trPr>
        <w:tc>
          <w:tcPr>
            <w:tcW w:w="480" w:type="dxa"/>
            <w:tcMar/>
            <w:vAlign w:val="center"/>
            <w:tcPrChange w:author="ELENA GÓMEZ RICO" w:date="2026-03-23T17:44:07.448Z" w:id="1575727603">
              <w:tcPr>
                <w:tcW w:w="176" w:type="dxa"/>
                <w:tcMar/>
                <w:vAlign w:val="center"/>
              </w:tcPr>
            </w:tcPrChange>
          </w:tcPr>
          <w:p w:rsidR="03A0AAEE" w:rsidP="3041B978" w:rsidRDefault="03A0AAEE" w14:paraId="10513676" w14:textId="73241257">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61Z" w:id="1216039273"/>
              </w:rPr>
              <w:pPrChange w:author="ELENA GÓMEZ RICO" w:date="2026-03-23T17:38:54.299Z">
                <w:pPr>
                  <w:pStyle w:val="Normal"/>
                </w:pPr>
              </w:pPrChange>
            </w:pPr>
            <w:ins w:author="ELENA GÓMEZ RICO" w:date="2026-03-23T08:23:43.797Z" w16du:dateUtc="2026-03-23T08:23:43.797Z" w:id="1705486982">
              <w:r w:rsidRPr="3041B978" w:rsidR="6D913031">
                <w:rPr>
                  <w:sz w:val="20"/>
                  <w:szCs w:val="20"/>
                </w:rPr>
                <w:t>6</w:t>
              </w:r>
            </w:ins>
          </w:p>
        </w:tc>
        <w:tc>
          <w:tcPr>
            <w:tcW w:w="2910" w:type="dxa"/>
            <w:tcMar/>
            <w:vAlign w:val="center"/>
            <w:tcPrChange w:author="ELENA GÓMEZ RICO" w:date="2026-03-23T17:44:07.448Z" w:id="837925335">
              <w:tcPr>
                <w:tcW w:w="4133" w:type="dxa"/>
                <w:tcMar/>
                <w:vAlign w:val="center"/>
              </w:tcPr>
            </w:tcPrChange>
          </w:tcPr>
          <w:p w:rsidR="03A0AAEE" w:rsidP="3041B978" w:rsidRDefault="03A0AAEE" w14:paraId="2EB11987" w14:textId="03CF78EE">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61Z" w:id="1915740154"/>
              </w:rPr>
              <w:pPrChange w:author="ELENA GÓMEZ RICO" w:date="2026-03-23T17:41:53.73Z">
                <w:pPr>
                  <w:pStyle w:val="Normal"/>
                </w:pPr>
              </w:pPrChange>
            </w:pPr>
            <w:ins w:author="ELENA GÓMEZ RICO" w:date="2026-03-23T08:23:43.797Z" w16du:dateUtc="2026-03-23T08:23:43.797Z" w:id="1522384751">
              <w:r w:rsidRPr="3041B978" w:rsidR="6D913031">
                <w:rPr>
                  <w:sz w:val="20"/>
                  <w:szCs w:val="20"/>
                </w:rPr>
                <w:t>Polariscope Collaborative Storytelling Platform</w:t>
              </w:r>
            </w:ins>
          </w:p>
        </w:tc>
        <w:tc>
          <w:tcPr>
            <w:tcW w:w="1050" w:type="dxa"/>
            <w:tcMar/>
            <w:vAlign w:val="center"/>
            <w:tcPrChange w:author="ELENA GÓMEZ RICO" w:date="2026-03-23T17:44:07.448Z" w:id="699173398">
              <w:tcPr>
                <w:tcW w:w="1176" w:type="dxa"/>
                <w:tcMar/>
                <w:vAlign w:val="center"/>
              </w:tcPr>
            </w:tcPrChange>
          </w:tcPr>
          <w:p w:rsidR="03A0AAEE" w:rsidP="3041B978" w:rsidRDefault="03A0AAEE" w14:paraId="269FD7E3" w14:textId="29CCD561">
            <w:pPr>
              <w:pStyle w:val="Normal"/>
              <w:spacing w:before="0" w:beforeAutospacing="off" w:after="0" w:afterAutospacing="off" w:line="240" w:lineRule="auto"/>
              <w:rPr>
                <w:sz w:val="20"/>
                <w:szCs w:val="20"/>
              </w:rPr>
              <w:pPrChange w:author="ELENA GÓMEZ RICO" w:date="2026-03-23T17:38:54.3Z">
                <w:pPr>
                  <w:pStyle w:val="Normal"/>
                </w:pPr>
              </w:pPrChange>
            </w:pPr>
            <w:ins w:author="ELENA GÓMEZ RICO" w:date="2026-03-23T08:23:43.797Z" w16du:dateUtc="2026-03-23T08:23:43.797Z" w:id="840852365">
              <w:r w:rsidRPr="3041B978" w:rsidR="6D913031">
                <w:rPr>
                  <w:sz w:val="20"/>
                  <w:szCs w:val="20"/>
                </w:rPr>
                <w:t>NeSy</w:t>
              </w:r>
            </w:ins>
            <w:ins w:author="ELENA GÓMEZ RICO" w:date="2026-03-23T16:54:20.918Z" w16du:dateUtc="2026-03-23T16:54:20.918Z" w:id="1093198153">
              <w:r w:rsidRPr="3041B978" w:rsidR="2E46C71C">
                <w:rPr>
                  <w:sz w:val="20"/>
                  <w:szCs w:val="20"/>
                </w:rPr>
                <w:t>AI</w:t>
              </w:r>
            </w:ins>
          </w:p>
        </w:tc>
        <w:tc>
          <w:tcPr>
            <w:tcW w:w="1320" w:type="dxa"/>
            <w:tcMar/>
            <w:vAlign w:val="center"/>
            <w:tcPrChange w:author="ELENA GÓMEZ RICO" w:date="2026-03-23T17:44:07.448Z" w:id="470022613">
              <w:tcPr>
                <w:tcW w:w="343" w:type="dxa"/>
                <w:tcMar/>
                <w:vAlign w:val="center"/>
              </w:tcPr>
            </w:tcPrChange>
          </w:tcPr>
          <w:p w:rsidR="03A0AAEE" w:rsidP="41B8CC56" w:rsidRDefault="03A0AAEE" w14:paraId="5F5CF024" w14:textId="513B9520">
            <w:pPr>
              <w:pStyle w:val="Normal"/>
              <w:spacing w:before="0" w:beforeAutospacing="off" w:after="0" w:afterAutospacing="off" w:line="240" w:lineRule="auto"/>
              <w:rPr>
                <w:sz w:val="20"/>
                <w:szCs w:val="20"/>
              </w:rPr>
            </w:pPr>
            <w:ins w:author="ELENA GÓMEZ RICO" w:date="2026-03-23T17:39:44.272Z" w16du:dateUtc="2026-03-23T17:39:44.272Z" w:id="793898935">
              <w:r w:rsidRPr="3041B978" w:rsidR="556344F2">
                <w:rPr>
                  <w:sz w:val="20"/>
                  <w:szCs w:val="20"/>
                </w:rPr>
                <w:t>L1</w:t>
              </w:r>
            </w:ins>
          </w:p>
        </w:tc>
        <w:tc>
          <w:tcPr>
            <w:tcW w:w="3600" w:type="dxa"/>
            <w:tcMar/>
            <w:vAlign w:val="center"/>
            <w:tcPrChange w:author="ELENA GÓMEZ RICO" w:date="2026-03-23T17:44:07.449Z" w:id="1167167089">
              <w:tcPr>
                <w:tcW w:w="3531" w:type="dxa"/>
                <w:tcMar/>
                <w:vAlign w:val="center"/>
              </w:tcPr>
            </w:tcPrChange>
          </w:tcPr>
          <w:p w:rsidR="03A0AAEE" w:rsidP="3041B978" w:rsidRDefault="03A0AAEE" w14:paraId="0E1DE4FF" w14:textId="61DB5860">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63Z" w:id="119073226"/>
              </w:rPr>
              <w:pPrChange w:author="ELENA GÓMEZ RICO" w:date="2026-03-23T17:42:01.116Z">
                <w:pPr>
                  <w:pStyle w:val="Normal"/>
                </w:pPr>
              </w:pPrChange>
            </w:pPr>
            <w:ins w:author="ELENA GÓMEZ RICO" w:date="2026-03-23T08:23:43.798Z" w16du:dateUtc="2026-03-23T08:23:43.798Z" w:id="1019300265">
              <w:r w:rsidRPr="3041B978" w:rsidR="6D913031">
                <w:rPr>
                  <w:sz w:val="20"/>
                  <w:szCs w:val="20"/>
                </w:rPr>
                <w:t>Collaborative storytelling platform (CH archives)</w:t>
              </w:r>
            </w:ins>
          </w:p>
        </w:tc>
      </w:tr>
      <w:tr w:rsidR="03A0AAEE" w:rsidTr="3041B978" w14:paraId="514DABE4">
        <w:trPr>
          <w:trHeight w:val="300"/>
          <w:trPrChange w:author="ELENA GÓMEZ RICO" w:date="2026-03-23T08:24:04.621Z" w16du:dateUtc="2026-03-23T08:24:04.621Z" w:id="1979174303">
            <w:trPr>
              <w:trHeight w:val="300"/>
            </w:trPr>
          </w:trPrChange>
          <w:ins w:author="ELENA GÓMEZ RICO" w:date="2026-03-23T08:23:43.798Z" w16du:dateUtc="2026-03-23T08:23:43.798Z" w:id="1011091234"/>
        </w:trPr>
        <w:tc>
          <w:tcPr>
            <w:tcW w:w="480" w:type="dxa"/>
            <w:tcMar/>
            <w:vAlign w:val="center"/>
            <w:tcPrChange w:author="ELENA GÓMEZ RICO" w:date="2026-03-23T17:44:07.449Z" w:id="1449950089">
              <w:tcPr>
                <w:tcW w:w="176" w:type="dxa"/>
                <w:tcMar/>
                <w:vAlign w:val="center"/>
              </w:tcPr>
            </w:tcPrChange>
          </w:tcPr>
          <w:p w:rsidR="03A0AAEE" w:rsidP="3041B978" w:rsidRDefault="03A0AAEE" w14:paraId="6E66EC63" w14:textId="35D72BB1">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63Z" w:id="170596226"/>
              </w:rPr>
              <w:pPrChange w:author="ELENA GÓMEZ RICO" w:date="2026-03-23T17:38:54.3Z">
                <w:pPr>
                  <w:pStyle w:val="Normal"/>
                </w:pPr>
              </w:pPrChange>
            </w:pPr>
            <w:ins w:author="ELENA GÓMEZ RICO" w:date="2026-03-23T08:23:43.798Z" w16du:dateUtc="2026-03-23T08:23:43.798Z" w:id="1755037384">
              <w:r w:rsidRPr="3041B978" w:rsidR="6D913031">
                <w:rPr>
                  <w:sz w:val="20"/>
                  <w:szCs w:val="20"/>
                </w:rPr>
                <w:t>7</w:t>
              </w:r>
            </w:ins>
          </w:p>
        </w:tc>
        <w:tc>
          <w:tcPr>
            <w:tcW w:w="2910" w:type="dxa"/>
            <w:tcMar/>
            <w:vAlign w:val="center"/>
            <w:tcPrChange w:author="ELENA GÓMEZ RICO" w:date="2026-03-23T17:44:07.449Z" w:id="661466852">
              <w:tcPr>
                <w:tcW w:w="4133" w:type="dxa"/>
                <w:tcMar/>
                <w:vAlign w:val="center"/>
              </w:tcPr>
            </w:tcPrChange>
          </w:tcPr>
          <w:p w:rsidR="03A0AAEE" w:rsidP="3041B978" w:rsidRDefault="03A0AAEE" w14:paraId="63ACFD01" w14:textId="3C5AE7DA">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64Z" w:id="1688110172"/>
              </w:rPr>
              <w:pPrChange w:author="ELENA GÓMEZ RICO" w:date="2026-03-23T17:41:53.73Z">
                <w:pPr>
                  <w:pStyle w:val="Normal"/>
                </w:pPr>
              </w:pPrChange>
            </w:pPr>
            <w:ins w:author="ELENA GÓMEZ RICO" w:date="2026-03-23T08:23:43.798Z" w16du:dateUtc="2026-03-23T08:23:43.798Z" w:id="686577789">
              <w:r w:rsidRPr="3041B978" w:rsidR="6D913031">
                <w:rPr>
                  <w:sz w:val="20"/>
                  <w:szCs w:val="20"/>
                </w:rPr>
                <w:t>GTDOnto</w:t>
              </w:r>
            </w:ins>
          </w:p>
        </w:tc>
        <w:tc>
          <w:tcPr>
            <w:tcW w:w="1050" w:type="dxa"/>
            <w:tcMar/>
            <w:vAlign w:val="center"/>
            <w:tcPrChange w:author="ELENA GÓMEZ RICO" w:date="2026-03-23T17:44:07.449Z" w:id="227639620">
              <w:tcPr>
                <w:tcW w:w="1176" w:type="dxa"/>
                <w:tcMar/>
                <w:vAlign w:val="center"/>
              </w:tcPr>
            </w:tcPrChange>
          </w:tcPr>
          <w:p w:rsidR="03A0AAEE" w:rsidP="3041B978" w:rsidRDefault="03A0AAEE" w14:paraId="550993CB" w14:textId="4E5C68D5">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64Z" w:id="348909696"/>
              </w:rPr>
              <w:pPrChange w:author="ELENA GÓMEZ RICO" w:date="2026-03-23T17:38:54.3Z">
                <w:pPr>
                  <w:pStyle w:val="Normal"/>
                </w:pPr>
              </w:pPrChange>
            </w:pPr>
            <w:ins w:author="ELENA GÓMEZ RICO" w:date="2026-03-23T08:23:43.798Z" w16du:dateUtc="2026-03-23T08:23:43.798Z" w:id="329567527">
              <w:r w:rsidRPr="3041B978" w:rsidR="6D913031">
                <w:rPr>
                  <w:sz w:val="20"/>
                  <w:szCs w:val="20"/>
                </w:rPr>
                <w:t>Ontology</w:t>
              </w:r>
            </w:ins>
          </w:p>
        </w:tc>
        <w:tc>
          <w:tcPr>
            <w:tcW w:w="1320" w:type="dxa"/>
            <w:tcMar/>
            <w:vAlign w:val="center"/>
            <w:tcPrChange w:author="ELENA GÓMEZ RICO" w:date="2026-03-23T17:44:07.449Z" w:id="1261885700">
              <w:tcPr>
                <w:tcW w:w="343" w:type="dxa"/>
                <w:tcMar/>
                <w:vAlign w:val="center"/>
              </w:tcPr>
            </w:tcPrChange>
          </w:tcPr>
          <w:p w:rsidR="03A0AAEE" w:rsidP="41B8CC56" w:rsidRDefault="03A0AAEE" w14:paraId="0BDC482F" w14:textId="40D541B7">
            <w:pPr>
              <w:pStyle w:val="Normal"/>
              <w:spacing w:before="0" w:beforeAutospacing="off" w:after="0" w:afterAutospacing="off" w:line="240" w:lineRule="auto"/>
              <w:rPr>
                <w:sz w:val="20"/>
                <w:szCs w:val="20"/>
              </w:rPr>
            </w:pPr>
            <w:ins w:author="ELENA GÓMEZ RICO" w:date="2026-03-23T17:39:53.338Z" w16du:dateUtc="2026-03-23T17:39:53.338Z" w:id="1531590442">
              <w:r w:rsidRPr="3041B978" w:rsidR="72482E96">
                <w:rPr>
                  <w:sz w:val="20"/>
                  <w:szCs w:val="20"/>
                </w:rPr>
                <w:t>L1</w:t>
              </w:r>
            </w:ins>
          </w:p>
        </w:tc>
        <w:tc>
          <w:tcPr>
            <w:tcW w:w="3600" w:type="dxa"/>
            <w:tcMar/>
            <w:vAlign w:val="center"/>
            <w:tcPrChange w:author="ELENA GÓMEZ RICO" w:date="2026-03-23T17:44:07.449Z" w:id="1342953326">
              <w:tcPr>
                <w:tcW w:w="3531" w:type="dxa"/>
                <w:tcMar/>
                <w:vAlign w:val="center"/>
              </w:tcPr>
            </w:tcPrChange>
          </w:tcPr>
          <w:p w:rsidR="03A0AAEE" w:rsidP="3041B978" w:rsidRDefault="03A0AAEE" w14:paraId="0BC9F69E" w14:textId="6E7CB939">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65Z" w:id="2116095329"/>
              </w:rPr>
              <w:pPrChange w:author="ELENA GÓMEZ RICO" w:date="2026-03-23T17:42:01.116Z">
                <w:pPr>
                  <w:pStyle w:val="Normal"/>
                </w:pPr>
              </w:pPrChange>
            </w:pPr>
            <w:ins w:author="ELENA GÓMEZ RICO" w:date="2026-03-23T08:23:43.798Z" w16du:dateUtc="2026-03-23T08:23:43.798Z" w:id="2122500965">
              <w:r w:rsidRPr="3041B978" w:rsidR="6D913031">
                <w:rPr>
                  <w:sz w:val="20"/>
                  <w:szCs w:val="20"/>
                </w:rPr>
                <w:t>Ontology (terrorism domain)</w:t>
              </w:r>
            </w:ins>
          </w:p>
        </w:tc>
      </w:tr>
      <w:tr w:rsidR="03A0AAEE" w:rsidTr="3041B978" w14:paraId="1FBD615D">
        <w:trPr>
          <w:trHeight w:val="300"/>
          <w:trPrChange w:author="ELENA GÓMEZ RICO" w:date="2026-03-23T08:24:04.622Z" w16du:dateUtc="2026-03-23T08:24:04.622Z" w:id="1082533300">
            <w:trPr>
              <w:trHeight w:val="300"/>
            </w:trPr>
          </w:trPrChange>
          <w:ins w:author="ELENA GÓMEZ RICO" w:date="2026-03-23T08:23:43.798Z" w16du:dateUtc="2026-03-23T08:23:43.798Z" w:id="1388651898"/>
        </w:trPr>
        <w:tc>
          <w:tcPr>
            <w:tcW w:w="480" w:type="dxa"/>
            <w:tcMar/>
            <w:vAlign w:val="center"/>
            <w:tcPrChange w:author="ELENA GÓMEZ RICO" w:date="2026-03-23T17:44:07.449Z" w:id="726608472">
              <w:tcPr>
                <w:tcW w:w="176" w:type="dxa"/>
                <w:tcMar/>
                <w:vAlign w:val="center"/>
              </w:tcPr>
            </w:tcPrChange>
          </w:tcPr>
          <w:p w:rsidR="03A0AAEE" w:rsidP="3041B978" w:rsidRDefault="03A0AAEE" w14:paraId="54DA6786" w14:textId="722050F1">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65Z" w:id="1729309606"/>
              </w:rPr>
              <w:pPrChange w:author="ELENA GÓMEZ RICO" w:date="2026-03-23T17:38:54.301Z">
                <w:pPr>
                  <w:pStyle w:val="Normal"/>
                </w:pPr>
              </w:pPrChange>
            </w:pPr>
            <w:ins w:author="ELENA GÓMEZ RICO" w:date="2026-03-23T08:23:43.798Z" w16du:dateUtc="2026-03-23T08:23:43.798Z" w:id="476896943">
              <w:r w:rsidRPr="3041B978" w:rsidR="6D913031">
                <w:rPr>
                  <w:sz w:val="20"/>
                  <w:szCs w:val="20"/>
                </w:rPr>
                <w:t>8</w:t>
              </w:r>
            </w:ins>
          </w:p>
        </w:tc>
        <w:tc>
          <w:tcPr>
            <w:tcW w:w="2910" w:type="dxa"/>
            <w:tcMar/>
            <w:vAlign w:val="center"/>
            <w:tcPrChange w:author="ELENA GÓMEZ RICO" w:date="2026-03-23T17:44:07.449Z" w:id="757217131">
              <w:tcPr>
                <w:tcW w:w="4133" w:type="dxa"/>
                <w:tcMar/>
                <w:vAlign w:val="center"/>
              </w:tcPr>
            </w:tcPrChange>
          </w:tcPr>
          <w:p w:rsidR="03A0AAEE" w:rsidP="3041B978" w:rsidRDefault="03A0AAEE" w14:paraId="47CC1733" w14:textId="6F36E676">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66Z" w:id="1699811533"/>
              </w:rPr>
              <w:pPrChange w:author="ELENA GÓMEZ RICO" w:date="2026-03-23T17:41:53.73Z">
                <w:pPr>
                  <w:pStyle w:val="Normal"/>
                </w:pPr>
              </w:pPrChange>
            </w:pPr>
            <w:ins w:author="ELENA GÓMEZ RICO" w:date="2026-03-23T08:23:43.798Z" w16du:dateUtc="2026-03-23T08:23:43.798Z" w:id="1050740959">
              <w:r w:rsidRPr="3041B978" w:rsidR="6D913031">
                <w:rPr>
                  <w:sz w:val="20"/>
                  <w:szCs w:val="20"/>
                </w:rPr>
                <w:t>DigiNUMA</w:t>
              </w:r>
            </w:ins>
          </w:p>
        </w:tc>
        <w:tc>
          <w:tcPr>
            <w:tcW w:w="1050" w:type="dxa"/>
            <w:tcMar/>
            <w:vAlign w:val="center"/>
            <w:tcPrChange w:author="ELENA GÓMEZ RICO" w:date="2026-03-23T17:44:07.449Z" w:id="1275473537">
              <w:tcPr>
                <w:tcW w:w="1176" w:type="dxa"/>
                <w:tcMar/>
                <w:vAlign w:val="center"/>
              </w:tcPr>
            </w:tcPrChange>
          </w:tcPr>
          <w:p w:rsidR="03A0AAEE" w:rsidP="3041B978" w:rsidRDefault="03A0AAEE" w14:paraId="6DD8E698" w14:textId="06432CB9">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66Z" w:id="614313241"/>
              </w:rPr>
              <w:pPrChange w:author="ELENA GÓMEZ RICO" w:date="2026-03-23T17:38:54.301Z">
                <w:pPr>
                  <w:pStyle w:val="Normal"/>
                </w:pPr>
              </w:pPrChange>
            </w:pPr>
            <w:ins w:author="ELENA GÓMEZ RICO" w:date="2026-03-23T08:23:43.798Z" w16du:dateUtc="2026-03-23T08:23:43.798Z" w:id="976368121">
              <w:r w:rsidRPr="3041B978" w:rsidR="6D913031">
                <w:rPr>
                  <w:sz w:val="20"/>
                  <w:szCs w:val="20"/>
                </w:rPr>
                <w:t>LOD</w:t>
              </w:r>
            </w:ins>
          </w:p>
        </w:tc>
        <w:tc>
          <w:tcPr>
            <w:tcW w:w="1320" w:type="dxa"/>
            <w:tcMar/>
            <w:vAlign w:val="center"/>
            <w:tcPrChange w:author="ELENA GÓMEZ RICO" w:date="2026-03-23T17:44:07.449Z" w:id="463369998">
              <w:tcPr>
                <w:tcW w:w="343" w:type="dxa"/>
                <w:tcMar/>
                <w:vAlign w:val="center"/>
              </w:tcPr>
            </w:tcPrChange>
          </w:tcPr>
          <w:p w:rsidR="03A0AAEE" w:rsidP="3041B978" w:rsidRDefault="03A0AAEE" w14:paraId="65622634" w14:textId="078DCA24">
            <w:pPr>
              <w:pStyle w:val="Normal"/>
              <w:spacing w:before="0" w:beforeAutospacing="off" w:after="0" w:afterAutospacing="off" w:line="240" w:lineRule="auto"/>
              <w:rPr>
                <w:sz w:val="20"/>
                <w:szCs w:val="20"/>
              </w:rPr>
              <w:pPrChange w:author="ELENA GÓMEZ RICO" w:date="2026-03-23T17:38:54.301Z">
                <w:pPr>
                  <w:pStyle w:val="Normal"/>
                </w:pPr>
              </w:pPrChange>
            </w:pPr>
            <w:ins w:author="ELENA GÓMEZ RICO" w:date="2026-03-23T17:41:12.244Z" w16du:dateUtc="2026-03-23T17:41:12.244Z" w:id="864452199">
              <w:r w:rsidRPr="3041B978" w:rsidR="06DD5636">
                <w:rPr>
                  <w:sz w:val="20"/>
                  <w:szCs w:val="20"/>
                </w:rPr>
                <w:t>L2</w:t>
              </w:r>
            </w:ins>
          </w:p>
        </w:tc>
        <w:tc>
          <w:tcPr>
            <w:tcW w:w="3600" w:type="dxa"/>
            <w:tcMar/>
            <w:vAlign w:val="center"/>
            <w:tcPrChange w:author="ELENA GÓMEZ RICO" w:date="2026-03-23T17:44:07.45Z" w:id="1915483419">
              <w:tcPr>
                <w:tcW w:w="3531" w:type="dxa"/>
                <w:tcMar/>
                <w:vAlign w:val="center"/>
              </w:tcPr>
            </w:tcPrChange>
          </w:tcPr>
          <w:p w:rsidR="03A0AAEE" w:rsidP="3041B978" w:rsidRDefault="03A0AAEE" w14:paraId="4D3C09A9" w14:textId="0DB6B6BE">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67Z" w:id="1090588586"/>
              </w:rPr>
              <w:pPrChange w:author="ELENA GÓMEZ RICO" w:date="2026-03-23T17:42:01.116Z">
                <w:pPr>
                  <w:pStyle w:val="Normal"/>
                </w:pPr>
              </w:pPrChange>
            </w:pPr>
            <w:ins w:author="ELENA GÓMEZ RICO" w:date="2026-03-23T08:23:43.798Z" w16du:dateUtc="2026-03-23T08:23:43.798Z" w:id="1373592771">
              <w:r w:rsidRPr="3041B978" w:rsidR="6D913031">
                <w:rPr>
                  <w:sz w:val="20"/>
                  <w:szCs w:val="20"/>
                </w:rPr>
                <w:t>Numismatic/archaeological KG</w:t>
              </w:r>
            </w:ins>
          </w:p>
        </w:tc>
      </w:tr>
      <w:tr w:rsidR="03A0AAEE" w:rsidTr="3041B978" w14:paraId="70AC913A">
        <w:trPr>
          <w:trHeight w:val="300"/>
          <w:trPrChange w:author="ELENA GÓMEZ RICO" w:date="2026-03-23T08:24:04.622Z" w16du:dateUtc="2026-03-23T08:24:04.622Z" w:id="2104271818">
            <w:trPr>
              <w:trHeight w:val="300"/>
            </w:trPr>
          </w:trPrChange>
          <w:ins w:author="ELENA GÓMEZ RICO" w:date="2026-03-23T08:23:43.798Z" w16du:dateUtc="2026-03-23T08:23:43.798Z" w:id="1597624668"/>
        </w:trPr>
        <w:tc>
          <w:tcPr>
            <w:tcW w:w="480" w:type="dxa"/>
            <w:tcMar/>
            <w:vAlign w:val="center"/>
            <w:tcPrChange w:author="ELENA GÓMEZ RICO" w:date="2026-03-23T17:44:07.45Z" w:id="1908861560">
              <w:tcPr>
                <w:tcW w:w="176" w:type="dxa"/>
                <w:tcMar/>
                <w:vAlign w:val="center"/>
              </w:tcPr>
            </w:tcPrChange>
          </w:tcPr>
          <w:p w:rsidR="03A0AAEE" w:rsidP="3041B978" w:rsidRDefault="03A0AAEE" w14:paraId="62D1A8D9" w14:textId="3036631B">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68Z" w:id="454166084"/>
              </w:rPr>
              <w:pPrChange w:author="ELENA GÓMEZ RICO" w:date="2026-03-23T17:38:54.301Z">
                <w:pPr>
                  <w:pStyle w:val="Normal"/>
                </w:pPr>
              </w:pPrChange>
            </w:pPr>
            <w:ins w:author="ELENA GÓMEZ RICO" w:date="2026-03-23T08:23:43.798Z" w16du:dateUtc="2026-03-23T08:23:43.798Z" w:id="1791996150">
              <w:r w:rsidRPr="3041B978" w:rsidR="6D913031">
                <w:rPr>
                  <w:sz w:val="20"/>
                  <w:szCs w:val="20"/>
                </w:rPr>
                <w:t>9</w:t>
              </w:r>
            </w:ins>
          </w:p>
        </w:tc>
        <w:tc>
          <w:tcPr>
            <w:tcW w:w="2910" w:type="dxa"/>
            <w:tcMar/>
            <w:vAlign w:val="center"/>
            <w:tcPrChange w:author="ELENA GÓMEZ RICO" w:date="2026-03-23T17:44:07.45Z" w:id="2026373474">
              <w:tcPr>
                <w:tcW w:w="4133" w:type="dxa"/>
                <w:tcMar/>
                <w:vAlign w:val="center"/>
              </w:tcPr>
            </w:tcPrChange>
          </w:tcPr>
          <w:p w:rsidR="03A0AAEE" w:rsidP="3041B978" w:rsidRDefault="03A0AAEE" w14:paraId="4AA910D1" w14:textId="13B24639">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68Z" w:id="1126209894"/>
              </w:rPr>
              <w:pPrChange w:author="ELENA GÓMEZ RICO" w:date="2026-03-23T17:41:53.73Z">
                <w:pPr>
                  <w:pStyle w:val="Normal"/>
                </w:pPr>
              </w:pPrChange>
            </w:pPr>
            <w:ins w:author="ELENA GÓMEZ RICO" w:date="2026-03-23T08:23:43.798Z" w16du:dateUtc="2026-03-23T08:23:43.798Z" w:id="179598560">
              <w:r w:rsidRPr="3041B978" w:rsidR="6D913031">
                <w:rPr>
                  <w:sz w:val="20"/>
                  <w:szCs w:val="20"/>
                </w:rPr>
                <w:t>SAMPO Model Projects</w:t>
              </w:r>
            </w:ins>
          </w:p>
        </w:tc>
        <w:tc>
          <w:tcPr>
            <w:tcW w:w="1050" w:type="dxa"/>
            <w:tcMar/>
            <w:vAlign w:val="center"/>
            <w:tcPrChange w:author="ELENA GÓMEZ RICO" w:date="2026-03-23T17:44:07.45Z" w:id="1313288999">
              <w:tcPr>
                <w:tcW w:w="1176" w:type="dxa"/>
                <w:tcMar/>
                <w:vAlign w:val="center"/>
              </w:tcPr>
            </w:tcPrChange>
          </w:tcPr>
          <w:p w:rsidR="03A0AAEE" w:rsidP="3041B978" w:rsidRDefault="03A0AAEE" w14:paraId="30D90F7F" w14:textId="287CDF82">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68Z" w:id="2030707147"/>
              </w:rPr>
              <w:pPrChange w:author="ELENA GÓMEZ RICO" w:date="2026-03-23T17:38:54.302Z">
                <w:pPr>
                  <w:pStyle w:val="Normal"/>
                </w:pPr>
              </w:pPrChange>
            </w:pPr>
            <w:ins w:author="ELENA GÓMEZ RICO" w:date="2026-03-23T08:23:43.798Z" w16du:dateUtc="2026-03-23T08:23:43.798Z" w:id="956672757">
              <w:r w:rsidRPr="3041B978" w:rsidR="6D913031">
                <w:rPr>
                  <w:sz w:val="20"/>
                  <w:szCs w:val="20"/>
                </w:rPr>
                <w:t>LOD</w:t>
              </w:r>
            </w:ins>
          </w:p>
        </w:tc>
        <w:tc>
          <w:tcPr>
            <w:tcW w:w="1320" w:type="dxa"/>
            <w:tcMar/>
            <w:vAlign w:val="center"/>
            <w:tcPrChange w:author="ELENA GÓMEZ RICO" w:date="2026-03-23T17:44:07.45Z" w:id="827324337">
              <w:tcPr>
                <w:tcW w:w="343" w:type="dxa"/>
                <w:tcMar/>
                <w:vAlign w:val="center"/>
              </w:tcPr>
            </w:tcPrChange>
          </w:tcPr>
          <w:p w:rsidR="03A0AAEE" w:rsidP="41B8CC56" w:rsidRDefault="03A0AAEE" w14:paraId="3E105826" w14:textId="01EF6DC3">
            <w:pPr>
              <w:pStyle w:val="Normal"/>
              <w:spacing w:before="0" w:beforeAutospacing="off" w:after="0" w:afterAutospacing="off" w:line="240" w:lineRule="auto"/>
              <w:rPr>
                <w:sz w:val="20"/>
                <w:szCs w:val="20"/>
              </w:rPr>
            </w:pPr>
            <w:ins w:author="ELENA GÓMEZ RICO" w:date="2026-03-23T17:40:01.448Z" w16du:dateUtc="2026-03-23T17:40:01.448Z" w:id="1682612466">
              <w:r w:rsidRPr="3041B978" w:rsidR="306E2404">
                <w:rPr>
                  <w:sz w:val="20"/>
                  <w:szCs w:val="20"/>
                </w:rPr>
                <w:t>L1</w:t>
              </w:r>
            </w:ins>
          </w:p>
        </w:tc>
        <w:tc>
          <w:tcPr>
            <w:tcW w:w="3600" w:type="dxa"/>
            <w:tcMar/>
            <w:vAlign w:val="center"/>
            <w:tcPrChange w:author="ELENA GÓMEZ RICO" w:date="2026-03-23T17:44:07.45Z" w:id="1681999071">
              <w:tcPr>
                <w:tcW w:w="3531" w:type="dxa"/>
                <w:tcMar/>
                <w:vAlign w:val="center"/>
              </w:tcPr>
            </w:tcPrChange>
          </w:tcPr>
          <w:p w:rsidR="03A0AAEE" w:rsidP="3041B978" w:rsidRDefault="03A0AAEE" w14:paraId="68FD3AD6" w14:textId="5CB64590">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7Z" w:id="1308805797"/>
              </w:rPr>
              <w:pPrChange w:author="ELENA GÓMEZ RICO" w:date="2026-03-23T17:42:01.116Z">
                <w:pPr>
                  <w:pStyle w:val="Normal"/>
                </w:pPr>
              </w:pPrChange>
            </w:pPr>
            <w:ins w:author="ELENA GÓMEZ RICO" w:date="2026-03-23T08:23:43.798Z" w16du:dateUtc="2026-03-23T08:23:43.798Z" w:id="1293209503">
              <w:r w:rsidRPr="3041B978" w:rsidR="6D913031">
                <w:rPr>
                  <w:sz w:val="20"/>
                  <w:szCs w:val="20"/>
                </w:rPr>
                <w:t>Semantic portals, configurable views</w:t>
              </w:r>
            </w:ins>
          </w:p>
        </w:tc>
      </w:tr>
      <w:tr w:rsidR="03A0AAEE" w:rsidTr="3041B978" w14:paraId="3FEE09DE">
        <w:trPr>
          <w:trHeight w:val="300"/>
          <w:trPrChange w:author="ELENA GÓMEZ RICO" w:date="2026-03-23T08:24:04.623Z" w16du:dateUtc="2026-03-23T08:24:04.623Z" w:id="666901489">
            <w:trPr>
              <w:trHeight w:val="300"/>
            </w:trPr>
          </w:trPrChange>
          <w:ins w:author="ELENA GÓMEZ RICO" w:date="2026-03-23T08:23:43.798Z" w16du:dateUtc="2026-03-23T08:23:43.798Z" w:id="1508627607"/>
        </w:trPr>
        <w:tc>
          <w:tcPr>
            <w:tcW w:w="480" w:type="dxa"/>
            <w:tcMar/>
            <w:vAlign w:val="center"/>
            <w:tcPrChange w:author="ELENA GÓMEZ RICO" w:date="2026-03-23T17:44:07.45Z" w:id="1295524466">
              <w:tcPr>
                <w:tcW w:w="176" w:type="dxa"/>
                <w:tcMar/>
                <w:vAlign w:val="center"/>
              </w:tcPr>
            </w:tcPrChange>
          </w:tcPr>
          <w:p w:rsidR="03A0AAEE" w:rsidP="3041B978" w:rsidRDefault="03A0AAEE" w14:paraId="052F6484" w14:textId="2C5C9B10">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Z" w:id="1572456316"/>
              </w:rPr>
              <w:pPrChange w:author="ELENA GÓMEZ RICO" w:date="2026-03-23T17:38:54.302Z">
                <w:pPr>
                  <w:pStyle w:val="Normal"/>
                </w:pPr>
              </w:pPrChange>
            </w:pPr>
            <w:ins w:author="ELENA GÓMEZ RICO" w:date="2026-03-23T08:23:43.798Z" w16du:dateUtc="2026-03-23T08:23:43.798Z" w:id="176559721">
              <w:r w:rsidRPr="3041B978" w:rsidR="6D913031">
                <w:rPr>
                  <w:sz w:val="20"/>
                  <w:szCs w:val="20"/>
                </w:rPr>
                <w:t>10</w:t>
              </w:r>
            </w:ins>
          </w:p>
        </w:tc>
        <w:tc>
          <w:tcPr>
            <w:tcW w:w="2910" w:type="dxa"/>
            <w:tcMar/>
            <w:vAlign w:val="center"/>
            <w:tcPrChange w:author="ELENA GÓMEZ RICO" w:date="2026-03-23T17:44:07.45Z" w:id="723602959">
              <w:tcPr>
                <w:tcW w:w="4133" w:type="dxa"/>
                <w:tcMar/>
                <w:vAlign w:val="center"/>
              </w:tcPr>
            </w:tcPrChange>
          </w:tcPr>
          <w:p w:rsidR="03A0AAEE" w:rsidP="3041B978" w:rsidRDefault="03A0AAEE" w14:paraId="7461609A" w14:textId="237F3D80">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71Z" w:id="1796545623"/>
              </w:rPr>
              <w:pPrChange w:author="ELENA GÓMEZ RICO" w:date="2026-03-23T17:41:53.731Z">
                <w:pPr>
                  <w:pStyle w:val="Normal"/>
                </w:pPr>
              </w:pPrChange>
            </w:pPr>
            <w:ins w:author="ELENA GÓMEZ RICO" w:date="2026-03-23T08:23:43.798Z" w16du:dateUtc="2026-03-23T08:23:43.798Z" w:id="1173411028">
              <w:r w:rsidRPr="3041B978" w:rsidR="6D913031">
                <w:rPr>
                  <w:sz w:val="20"/>
                  <w:szCs w:val="20"/>
                </w:rPr>
                <w:t>Wikibase</w:t>
              </w:r>
              <w:r w:rsidRPr="3041B978" w:rsidR="6D913031">
                <w:rPr>
                  <w:sz w:val="20"/>
                  <w:szCs w:val="20"/>
                </w:rPr>
                <w:t xml:space="preserve"> for Cultural Heritage</w:t>
              </w:r>
            </w:ins>
          </w:p>
        </w:tc>
        <w:tc>
          <w:tcPr>
            <w:tcW w:w="1050" w:type="dxa"/>
            <w:tcMar/>
            <w:vAlign w:val="center"/>
            <w:tcPrChange w:author="ELENA GÓMEZ RICO" w:date="2026-03-23T17:44:07.45Z" w:id="1154987939">
              <w:tcPr>
                <w:tcW w:w="1176" w:type="dxa"/>
                <w:tcMar/>
                <w:vAlign w:val="center"/>
              </w:tcPr>
            </w:tcPrChange>
          </w:tcPr>
          <w:p w:rsidR="03A0AAEE" w:rsidP="3041B978" w:rsidRDefault="03A0AAEE" w14:paraId="29124241" w14:textId="6A04145B">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1Z" w:id="779585350"/>
              </w:rPr>
              <w:pPrChange w:author="ELENA GÓMEZ RICO" w:date="2026-03-23T17:38:54.302Z">
                <w:pPr>
                  <w:pStyle w:val="Normal"/>
                </w:pPr>
              </w:pPrChange>
            </w:pPr>
            <w:ins w:author="ELENA GÓMEZ RICO" w:date="2026-03-23T08:23:43.798Z" w16du:dateUtc="2026-03-23T08:23:43.798Z" w:id="199430971">
              <w:r w:rsidRPr="3041B978" w:rsidR="6D913031">
                <w:rPr>
                  <w:sz w:val="20"/>
                  <w:szCs w:val="20"/>
                </w:rPr>
                <w:t>LOD</w:t>
              </w:r>
            </w:ins>
          </w:p>
        </w:tc>
        <w:tc>
          <w:tcPr>
            <w:tcW w:w="1320" w:type="dxa"/>
            <w:tcMar/>
            <w:vAlign w:val="center"/>
            <w:tcPrChange w:author="ELENA GÓMEZ RICO" w:date="2026-03-23T17:44:07.45Z" w:id="1386811378">
              <w:tcPr>
                <w:tcW w:w="343" w:type="dxa"/>
                <w:tcMar/>
                <w:vAlign w:val="center"/>
              </w:tcPr>
            </w:tcPrChange>
          </w:tcPr>
          <w:p w:rsidR="03A0AAEE" w:rsidP="3041B978" w:rsidRDefault="03A0AAEE" w14:paraId="3A0B4058" w14:textId="5AD997B3">
            <w:pPr>
              <w:pStyle w:val="Normal"/>
              <w:spacing w:before="0" w:beforeAutospacing="off" w:after="0" w:afterAutospacing="off" w:line="240" w:lineRule="auto"/>
              <w:rPr>
                <w:sz w:val="20"/>
                <w:szCs w:val="20"/>
              </w:rPr>
              <w:pPrChange w:author="ELENA GÓMEZ RICO" w:date="2026-03-23T17:38:54.302Z">
                <w:pPr>
                  <w:pStyle w:val="Normal"/>
                </w:pPr>
              </w:pPrChange>
            </w:pPr>
            <w:ins w:author="ELENA GÓMEZ RICO" w:date="2026-03-23T17:41:08.992Z" w16du:dateUtc="2026-03-23T17:41:08.992Z" w:id="1814483271">
              <w:r w:rsidRPr="3041B978" w:rsidR="069CD02E">
                <w:rPr>
                  <w:sz w:val="20"/>
                  <w:szCs w:val="20"/>
                </w:rPr>
                <w:t>L2</w:t>
              </w:r>
            </w:ins>
          </w:p>
        </w:tc>
        <w:tc>
          <w:tcPr>
            <w:tcW w:w="3600" w:type="dxa"/>
            <w:tcMar/>
            <w:vAlign w:val="center"/>
            <w:tcPrChange w:author="ELENA GÓMEZ RICO" w:date="2026-03-23T17:44:07.45Z" w:id="2125317877">
              <w:tcPr>
                <w:tcW w:w="3531" w:type="dxa"/>
                <w:tcMar/>
                <w:vAlign w:val="center"/>
              </w:tcPr>
            </w:tcPrChange>
          </w:tcPr>
          <w:p w:rsidR="03A0AAEE" w:rsidP="3041B978" w:rsidRDefault="03A0AAEE" w14:paraId="5A4869CF" w14:textId="0BED579F">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72Z" w:id="1601838321"/>
              </w:rPr>
              <w:pPrChange w:author="ELENA GÓMEZ RICO" w:date="2026-03-23T17:42:01.117Z">
                <w:pPr>
                  <w:pStyle w:val="Normal"/>
                </w:pPr>
              </w:pPrChange>
            </w:pPr>
            <w:ins w:author="ELENA GÓMEZ RICO" w:date="2026-03-23T08:23:43.798Z" w16du:dateUtc="2026-03-23T08:23:43.798Z" w:id="1891342853">
              <w:r w:rsidRPr="3041B978" w:rsidR="6D913031">
                <w:rPr>
                  <w:sz w:val="20"/>
                  <w:szCs w:val="20"/>
                </w:rPr>
                <w:t>Collaborative editing environment</w:t>
              </w:r>
            </w:ins>
          </w:p>
        </w:tc>
      </w:tr>
      <w:tr w:rsidR="03A0AAEE" w:rsidTr="3041B978" w14:paraId="71DAD0BA">
        <w:trPr>
          <w:trHeight w:val="300"/>
          <w:trPrChange w:author="ELENA GÓMEZ RICO" w:date="2026-03-23T08:24:04.623Z" w16du:dateUtc="2026-03-23T08:24:04.623Z" w:id="453534916">
            <w:trPr>
              <w:trHeight w:val="300"/>
            </w:trPr>
          </w:trPrChange>
          <w:ins w:author="ELENA GÓMEZ RICO" w:date="2026-03-23T08:23:43.798Z" w16du:dateUtc="2026-03-23T08:23:43.798Z" w:id="1486799581"/>
        </w:trPr>
        <w:tc>
          <w:tcPr>
            <w:tcW w:w="480" w:type="dxa"/>
            <w:tcMar/>
            <w:vAlign w:val="center"/>
            <w:tcPrChange w:author="ELENA GÓMEZ RICO" w:date="2026-03-23T17:44:07.45Z" w:id="249082970">
              <w:tcPr>
                <w:tcW w:w="176" w:type="dxa"/>
                <w:tcMar/>
                <w:vAlign w:val="center"/>
              </w:tcPr>
            </w:tcPrChange>
          </w:tcPr>
          <w:p w:rsidR="03A0AAEE" w:rsidP="3041B978" w:rsidRDefault="03A0AAEE" w14:paraId="0B90A067" w14:textId="1D26E92B">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2Z" w:id="850973906"/>
              </w:rPr>
              <w:pPrChange w:author="ELENA GÓMEZ RICO" w:date="2026-03-23T17:38:54.303Z">
                <w:pPr>
                  <w:pStyle w:val="Normal"/>
                </w:pPr>
              </w:pPrChange>
            </w:pPr>
            <w:ins w:author="ELENA GÓMEZ RICO" w:date="2026-03-23T08:23:43.798Z" w16du:dateUtc="2026-03-23T08:23:43.798Z" w:id="939084700">
              <w:r w:rsidRPr="3041B978" w:rsidR="6D913031">
                <w:rPr>
                  <w:sz w:val="20"/>
                  <w:szCs w:val="20"/>
                </w:rPr>
                <w:t>11</w:t>
              </w:r>
            </w:ins>
          </w:p>
        </w:tc>
        <w:tc>
          <w:tcPr>
            <w:tcW w:w="2910" w:type="dxa"/>
            <w:tcMar/>
            <w:vAlign w:val="center"/>
            <w:tcPrChange w:author="ELENA GÓMEZ RICO" w:date="2026-03-23T17:44:07.45Z" w:id="1473505085">
              <w:tcPr>
                <w:tcW w:w="4133" w:type="dxa"/>
                <w:tcMar/>
                <w:vAlign w:val="center"/>
              </w:tcPr>
            </w:tcPrChange>
          </w:tcPr>
          <w:p w:rsidR="03A0AAEE" w:rsidP="3041B978" w:rsidRDefault="03A0AAEE" w14:paraId="32AEC3B9" w14:textId="135B5703">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73Z" w:id="1357508130"/>
              </w:rPr>
              <w:pPrChange w:author="ELENA GÓMEZ RICO" w:date="2026-03-23T17:41:53.731Z">
                <w:pPr>
                  <w:pStyle w:val="Normal"/>
                </w:pPr>
              </w:pPrChange>
            </w:pPr>
            <w:ins w:author="ELENA GÓMEZ RICO" w:date="2026-03-23T08:23:43.798Z" w16du:dateUtc="2026-03-23T08:23:43.798Z" w:id="246733923">
              <w:r w:rsidRPr="3041B978" w:rsidR="6D913031">
                <w:rPr>
                  <w:sz w:val="20"/>
                  <w:szCs w:val="20"/>
                </w:rPr>
                <w:t>Cultural Leaf Semantic Portal</w:t>
              </w:r>
            </w:ins>
          </w:p>
        </w:tc>
        <w:tc>
          <w:tcPr>
            <w:tcW w:w="1050" w:type="dxa"/>
            <w:tcMar/>
            <w:vAlign w:val="center"/>
            <w:tcPrChange w:author="ELENA GÓMEZ RICO" w:date="2026-03-23T17:44:07.45Z" w:id="1959444688">
              <w:tcPr>
                <w:tcW w:w="1176" w:type="dxa"/>
                <w:tcMar/>
                <w:vAlign w:val="center"/>
              </w:tcPr>
            </w:tcPrChange>
          </w:tcPr>
          <w:p w:rsidR="03A0AAEE" w:rsidP="3041B978" w:rsidRDefault="03A0AAEE" w14:paraId="49D68FE6" w14:textId="272F1026">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3Z" w:id="1588828311"/>
              </w:rPr>
              <w:pPrChange w:author="ELENA GÓMEZ RICO" w:date="2026-03-23T17:38:54.303Z">
                <w:pPr>
                  <w:pStyle w:val="Normal"/>
                </w:pPr>
              </w:pPrChange>
            </w:pPr>
            <w:ins w:author="ELENA GÓMEZ RICO" w:date="2026-03-23T08:23:43.798Z" w16du:dateUtc="2026-03-23T08:23:43.798Z" w:id="1689025453">
              <w:r w:rsidRPr="3041B978" w:rsidR="6D913031">
                <w:rPr>
                  <w:sz w:val="20"/>
                  <w:szCs w:val="20"/>
                </w:rPr>
                <w:t>LOD</w:t>
              </w:r>
            </w:ins>
          </w:p>
        </w:tc>
        <w:tc>
          <w:tcPr>
            <w:tcW w:w="1320" w:type="dxa"/>
            <w:tcMar/>
            <w:vAlign w:val="center"/>
            <w:tcPrChange w:author="ELENA GÓMEZ RICO" w:date="2026-03-23T17:44:07.45Z" w:id="1106383152">
              <w:tcPr>
                <w:tcW w:w="343" w:type="dxa"/>
                <w:tcMar/>
                <w:vAlign w:val="center"/>
              </w:tcPr>
            </w:tcPrChange>
          </w:tcPr>
          <w:p w:rsidR="03A0AAEE" w:rsidP="41B8CC56" w:rsidRDefault="03A0AAEE" w14:paraId="6915FC5F" w14:textId="7B309352">
            <w:pPr>
              <w:pStyle w:val="Normal"/>
              <w:spacing w:before="0" w:beforeAutospacing="off" w:after="0" w:afterAutospacing="off" w:line="240" w:lineRule="auto"/>
              <w:rPr>
                <w:sz w:val="20"/>
                <w:szCs w:val="20"/>
              </w:rPr>
            </w:pPr>
            <w:ins w:author="ELENA GÓMEZ RICO" w:date="2026-03-23T17:40:04.624Z" w16du:dateUtc="2026-03-23T17:40:04.624Z" w:id="1974610568">
              <w:r w:rsidRPr="3041B978" w:rsidR="31462F30">
                <w:rPr>
                  <w:sz w:val="20"/>
                  <w:szCs w:val="20"/>
                </w:rPr>
                <w:t>L1</w:t>
              </w:r>
            </w:ins>
          </w:p>
        </w:tc>
        <w:tc>
          <w:tcPr>
            <w:tcW w:w="3600" w:type="dxa"/>
            <w:tcMar/>
            <w:vAlign w:val="center"/>
            <w:tcPrChange w:author="ELENA GÓMEZ RICO" w:date="2026-03-23T17:44:07.45Z" w:id="1687490271">
              <w:tcPr>
                <w:tcW w:w="3531" w:type="dxa"/>
                <w:tcMar/>
                <w:vAlign w:val="center"/>
              </w:tcPr>
            </w:tcPrChange>
          </w:tcPr>
          <w:p w:rsidR="03A0AAEE" w:rsidP="3041B978" w:rsidRDefault="03A0AAEE" w14:paraId="09017A2F" w14:textId="0F346A66">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74Z" w:id="1475794844"/>
              </w:rPr>
              <w:pPrChange w:author="ELENA GÓMEZ RICO" w:date="2026-03-23T17:42:01.117Z">
                <w:pPr>
                  <w:pStyle w:val="Normal"/>
                </w:pPr>
              </w:pPrChange>
            </w:pPr>
            <w:ins w:author="ELENA GÓMEZ RICO" w:date="2026-03-23T08:23:43.798Z" w16du:dateUtc="2026-03-23T08:23:43.798Z" w:id="759041232">
              <w:r w:rsidRPr="3041B978" w:rsidR="6D913031">
                <w:rPr>
                  <w:sz w:val="20"/>
                  <w:szCs w:val="20"/>
                </w:rPr>
                <w:t>LOD portal (cultural heritage)</w:t>
              </w:r>
            </w:ins>
          </w:p>
        </w:tc>
      </w:tr>
      <w:tr w:rsidR="03A0AAEE" w:rsidTr="3041B978" w14:paraId="40846E23">
        <w:trPr>
          <w:trHeight w:val="300"/>
          <w:trPrChange w:author="ELENA GÓMEZ RICO" w:date="2026-03-23T08:24:04.623Z" w16du:dateUtc="2026-03-23T08:24:04.623Z" w:id="2060936096">
            <w:trPr>
              <w:trHeight w:val="300"/>
            </w:trPr>
          </w:trPrChange>
          <w:ins w:author="ELENA GÓMEZ RICO" w:date="2026-03-23T08:23:43.798Z" w16du:dateUtc="2026-03-23T08:23:43.798Z" w:id="1746046308"/>
        </w:trPr>
        <w:tc>
          <w:tcPr>
            <w:tcW w:w="480" w:type="dxa"/>
            <w:tcMar/>
            <w:vAlign w:val="center"/>
            <w:tcPrChange w:author="ELENA GÓMEZ RICO" w:date="2026-03-23T17:44:07.45Z" w:id="1539126635">
              <w:tcPr>
                <w:tcW w:w="176" w:type="dxa"/>
                <w:tcMar/>
                <w:vAlign w:val="center"/>
              </w:tcPr>
            </w:tcPrChange>
          </w:tcPr>
          <w:p w:rsidR="03A0AAEE" w:rsidP="3041B978" w:rsidRDefault="03A0AAEE" w14:paraId="47493FC5" w14:textId="0CE15BB9">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4Z" w:id="692741727"/>
              </w:rPr>
              <w:pPrChange w:author="ELENA GÓMEZ RICO" w:date="2026-03-23T17:38:54.303Z">
                <w:pPr>
                  <w:pStyle w:val="Normal"/>
                </w:pPr>
              </w:pPrChange>
            </w:pPr>
            <w:ins w:author="ELENA GÓMEZ RICO" w:date="2026-03-23T08:23:43.799Z" w16du:dateUtc="2026-03-23T08:23:43.799Z" w:id="1908281832">
              <w:r w:rsidRPr="3041B978" w:rsidR="6D913031">
                <w:rPr>
                  <w:sz w:val="20"/>
                  <w:szCs w:val="20"/>
                </w:rPr>
                <w:t>12</w:t>
              </w:r>
            </w:ins>
          </w:p>
        </w:tc>
        <w:tc>
          <w:tcPr>
            <w:tcW w:w="2910" w:type="dxa"/>
            <w:tcMar/>
            <w:vAlign w:val="center"/>
            <w:tcPrChange w:author="ELENA GÓMEZ RICO" w:date="2026-03-23T17:44:07.45Z" w:id="636511273">
              <w:tcPr>
                <w:tcW w:w="4133" w:type="dxa"/>
                <w:tcMar/>
                <w:vAlign w:val="center"/>
              </w:tcPr>
            </w:tcPrChange>
          </w:tcPr>
          <w:p w:rsidR="03A0AAEE" w:rsidP="3041B978" w:rsidRDefault="03A0AAEE" w14:paraId="06EEA6C8" w14:textId="63CB5799">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75Z" w:id="1070608885"/>
              </w:rPr>
              <w:pPrChange w:author="ELENA GÓMEZ RICO" w:date="2026-03-23T17:41:53.731Z">
                <w:pPr>
                  <w:pStyle w:val="Normal"/>
                </w:pPr>
              </w:pPrChange>
            </w:pPr>
            <w:ins w:author="ELENA GÓMEZ RICO" w:date="2026-03-23T08:23:43.799Z" w16du:dateUtc="2026-03-23T08:23:43.799Z" w:id="1022959336">
              <w:r w:rsidRPr="3041B978" w:rsidR="6D913031">
                <w:rPr>
                  <w:sz w:val="20"/>
                  <w:szCs w:val="20"/>
                </w:rPr>
                <w:t>European Cultural Gems</w:t>
              </w:r>
            </w:ins>
          </w:p>
        </w:tc>
        <w:tc>
          <w:tcPr>
            <w:tcW w:w="1050" w:type="dxa"/>
            <w:tcMar/>
            <w:vAlign w:val="center"/>
            <w:tcPrChange w:author="ELENA GÓMEZ RICO" w:date="2026-03-23T17:44:07.45Z" w:id="633059376">
              <w:tcPr>
                <w:tcW w:w="1176" w:type="dxa"/>
                <w:tcMar/>
                <w:vAlign w:val="center"/>
              </w:tcPr>
            </w:tcPrChange>
          </w:tcPr>
          <w:p w:rsidR="03A0AAEE" w:rsidP="3041B978" w:rsidRDefault="03A0AAEE" w14:paraId="31005E6B" w14:textId="7E12B792">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5Z" w:id="1990522499"/>
              </w:rPr>
              <w:pPrChange w:author="ELENA GÓMEZ RICO" w:date="2026-03-23T17:38:54.304Z">
                <w:pPr>
                  <w:pStyle w:val="Normal"/>
                </w:pPr>
              </w:pPrChange>
            </w:pPr>
            <w:ins w:author="ELENA GÓMEZ RICO" w:date="2026-03-23T08:23:43.799Z" w16du:dateUtc="2026-03-23T08:23:43.799Z" w:id="323578744">
              <w:r w:rsidRPr="3041B978" w:rsidR="6D913031">
                <w:rPr>
                  <w:sz w:val="20"/>
                  <w:szCs w:val="20"/>
                </w:rPr>
                <w:t>LOD</w:t>
              </w:r>
            </w:ins>
          </w:p>
        </w:tc>
        <w:tc>
          <w:tcPr>
            <w:tcW w:w="1320" w:type="dxa"/>
            <w:tcMar/>
            <w:vAlign w:val="center"/>
            <w:tcPrChange w:author="ELENA GÓMEZ RICO" w:date="2026-03-23T17:44:07.451Z" w:id="499894373">
              <w:tcPr>
                <w:tcW w:w="343" w:type="dxa"/>
                <w:tcMar/>
                <w:vAlign w:val="center"/>
              </w:tcPr>
            </w:tcPrChange>
          </w:tcPr>
          <w:p w:rsidR="03A0AAEE" w:rsidP="3041B978" w:rsidRDefault="03A0AAEE" w14:paraId="40C94D75" w14:textId="423C7B1B">
            <w:pPr>
              <w:pStyle w:val="Normal"/>
              <w:spacing w:before="0" w:beforeAutospacing="off" w:after="0" w:afterAutospacing="off" w:line="240" w:lineRule="auto"/>
              <w:rPr>
                <w:sz w:val="20"/>
                <w:szCs w:val="20"/>
              </w:rPr>
              <w:pPrChange w:author="ELENA GÓMEZ RICO" w:date="2026-03-23T17:38:54.305Z">
                <w:pPr>
                  <w:pStyle w:val="Normal"/>
                </w:pPr>
              </w:pPrChange>
            </w:pPr>
            <w:ins w:author="ELENA GÓMEZ RICO" w:date="2026-03-23T17:41:03.993Z" w16du:dateUtc="2026-03-23T17:41:03.993Z" w:id="705528707">
              <w:r w:rsidRPr="3041B978" w:rsidR="7D0EDEF9">
                <w:rPr>
                  <w:sz w:val="20"/>
                  <w:szCs w:val="20"/>
                </w:rPr>
                <w:t>L2</w:t>
              </w:r>
            </w:ins>
          </w:p>
        </w:tc>
        <w:tc>
          <w:tcPr>
            <w:tcW w:w="3600" w:type="dxa"/>
            <w:tcMar/>
            <w:vAlign w:val="center"/>
            <w:tcPrChange w:author="ELENA GÓMEZ RICO" w:date="2026-03-23T17:44:07.451Z" w:id="806620373">
              <w:tcPr>
                <w:tcW w:w="3531" w:type="dxa"/>
                <w:tcMar/>
                <w:vAlign w:val="center"/>
              </w:tcPr>
            </w:tcPrChange>
          </w:tcPr>
          <w:p w:rsidR="03A0AAEE" w:rsidP="3041B978" w:rsidRDefault="03A0AAEE" w14:paraId="2B275CE0" w14:textId="7E8E0E8F">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76Z" w:id="2016912682"/>
              </w:rPr>
              <w:pPrChange w:author="ELENA GÓMEZ RICO" w:date="2026-03-23T17:42:01.117Z">
                <w:pPr>
                  <w:pStyle w:val="Normal"/>
                </w:pPr>
              </w:pPrChange>
            </w:pPr>
            <w:ins w:author="ELENA GÓMEZ RICO" w:date="2026-03-23T08:23:43.799Z" w16du:dateUtc="2026-03-23T08:23:43.799Z" w:id="576751343">
              <w:r w:rsidRPr="3041B978" w:rsidR="6D913031">
                <w:rPr>
                  <w:sz w:val="20"/>
                  <w:szCs w:val="20"/>
                </w:rPr>
                <w:t>Crowdsourced platform, cultural information</w:t>
              </w:r>
            </w:ins>
          </w:p>
        </w:tc>
      </w:tr>
      <w:tr w:rsidR="03A0AAEE" w:rsidTr="3041B978" w14:paraId="0E962181">
        <w:trPr>
          <w:trHeight w:val="300"/>
          <w:trPrChange w:author="ELENA GÓMEZ RICO" w:date="2026-03-23T08:24:04.624Z" w16du:dateUtc="2026-03-23T08:24:04.624Z" w:id="685747177">
            <w:trPr>
              <w:trHeight w:val="300"/>
            </w:trPr>
          </w:trPrChange>
          <w:ins w:author="ELENA GÓMEZ RICO" w:date="2026-03-23T08:23:43.799Z" w16du:dateUtc="2026-03-23T08:23:43.799Z" w:id="843492493"/>
        </w:trPr>
        <w:tc>
          <w:tcPr>
            <w:tcW w:w="480" w:type="dxa"/>
            <w:tcMar/>
            <w:vAlign w:val="center"/>
            <w:tcPrChange w:author="ELENA GÓMEZ RICO" w:date="2026-03-23T17:44:07.451Z" w:id="107009754">
              <w:tcPr>
                <w:tcW w:w="176" w:type="dxa"/>
                <w:tcMar/>
                <w:vAlign w:val="center"/>
              </w:tcPr>
            </w:tcPrChange>
          </w:tcPr>
          <w:p w:rsidR="03A0AAEE" w:rsidP="3041B978" w:rsidRDefault="03A0AAEE" w14:paraId="7D1B50CA" w14:textId="56845B22">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6Z" w:id="78562506"/>
              </w:rPr>
              <w:pPrChange w:author="ELENA GÓMEZ RICO" w:date="2026-03-23T17:38:54.305Z">
                <w:pPr>
                  <w:pStyle w:val="Normal"/>
                </w:pPr>
              </w:pPrChange>
            </w:pPr>
            <w:ins w:author="ELENA GÓMEZ RICO" w:date="2026-03-23T08:23:43.799Z" w16du:dateUtc="2026-03-23T08:23:43.799Z" w:id="445289492">
              <w:r w:rsidRPr="3041B978" w:rsidR="6D913031">
                <w:rPr>
                  <w:sz w:val="20"/>
                  <w:szCs w:val="20"/>
                </w:rPr>
                <w:t>13</w:t>
              </w:r>
            </w:ins>
          </w:p>
        </w:tc>
        <w:tc>
          <w:tcPr>
            <w:tcW w:w="2910" w:type="dxa"/>
            <w:tcMar/>
            <w:vAlign w:val="center"/>
            <w:tcPrChange w:author="ELENA GÓMEZ RICO" w:date="2026-03-23T17:44:07.451Z" w:id="1986293703">
              <w:tcPr>
                <w:tcW w:w="4133" w:type="dxa"/>
                <w:tcMar/>
                <w:vAlign w:val="center"/>
              </w:tcPr>
            </w:tcPrChange>
          </w:tcPr>
          <w:p w:rsidR="03A0AAEE" w:rsidP="3041B978" w:rsidRDefault="03A0AAEE" w14:paraId="6CAFD42F" w14:textId="3AB50686">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77Z" w:id="796690683"/>
              </w:rPr>
              <w:pPrChange w:author="ELENA GÓMEZ RICO" w:date="2026-03-23T17:41:53.731Z">
                <w:pPr>
                  <w:pStyle w:val="Normal"/>
                </w:pPr>
              </w:pPrChange>
            </w:pPr>
            <w:ins w:author="ELENA GÓMEZ RICO" w:date="2026-03-23T08:23:43.799Z" w16du:dateUtc="2026-03-23T08:23:43.799Z" w:id="992050082">
              <w:r w:rsidRPr="3041B978" w:rsidR="6D913031">
                <w:rPr>
                  <w:sz w:val="20"/>
                  <w:szCs w:val="20"/>
                </w:rPr>
                <w:t>ARCA</w:t>
              </w:r>
            </w:ins>
          </w:p>
        </w:tc>
        <w:tc>
          <w:tcPr>
            <w:tcW w:w="1050" w:type="dxa"/>
            <w:tcMar/>
            <w:vAlign w:val="center"/>
            <w:tcPrChange w:author="ELENA GÓMEZ RICO" w:date="2026-03-23T17:44:07.451Z" w:id="379647117">
              <w:tcPr>
                <w:tcW w:w="1176" w:type="dxa"/>
                <w:tcMar/>
                <w:vAlign w:val="center"/>
              </w:tcPr>
            </w:tcPrChange>
          </w:tcPr>
          <w:p w:rsidR="03A0AAEE" w:rsidP="3041B978" w:rsidRDefault="03A0AAEE" w14:paraId="7FD3D763" w14:textId="3EABC68A">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7Z" w:id="982559224"/>
              </w:rPr>
              <w:pPrChange w:author="ELENA GÓMEZ RICO" w:date="2026-03-23T17:38:54.306Z">
                <w:pPr>
                  <w:pStyle w:val="Normal"/>
                </w:pPr>
              </w:pPrChange>
            </w:pPr>
            <w:ins w:author="ELENA GÓMEZ RICO" w:date="2026-03-23T08:23:43.799Z" w16du:dateUtc="2026-03-23T08:23:43.799Z" w:id="1464926712">
              <w:r w:rsidRPr="3041B978" w:rsidR="6D913031">
                <w:rPr>
                  <w:sz w:val="20"/>
                  <w:szCs w:val="20"/>
                </w:rPr>
                <w:t>Semantic Search</w:t>
              </w:r>
            </w:ins>
          </w:p>
        </w:tc>
        <w:tc>
          <w:tcPr>
            <w:tcW w:w="1320" w:type="dxa"/>
            <w:tcMar/>
            <w:vAlign w:val="center"/>
            <w:tcPrChange w:author="ELENA GÓMEZ RICO" w:date="2026-03-23T17:44:07.451Z" w:id="367567987">
              <w:tcPr>
                <w:tcW w:w="343" w:type="dxa"/>
                <w:tcMar/>
                <w:vAlign w:val="center"/>
              </w:tcPr>
            </w:tcPrChange>
          </w:tcPr>
          <w:p w:rsidR="03A0AAEE" w:rsidP="41B8CC56" w:rsidRDefault="03A0AAEE" w14:paraId="4786C748" w14:textId="3B52D9F1">
            <w:pPr>
              <w:pStyle w:val="Normal"/>
              <w:spacing w:before="0" w:beforeAutospacing="off" w:after="0" w:afterAutospacing="off" w:line="240" w:lineRule="auto"/>
              <w:rPr>
                <w:sz w:val="20"/>
                <w:szCs w:val="20"/>
              </w:rPr>
            </w:pPr>
            <w:ins w:author="ELENA GÓMEZ RICO" w:date="2026-03-23T17:40:07.902Z" w16du:dateUtc="2026-03-23T17:40:07.902Z" w:id="9987516">
              <w:r w:rsidRPr="3041B978" w:rsidR="52013DD3">
                <w:rPr>
                  <w:sz w:val="20"/>
                  <w:szCs w:val="20"/>
                </w:rPr>
                <w:t>L1</w:t>
              </w:r>
            </w:ins>
          </w:p>
        </w:tc>
        <w:tc>
          <w:tcPr>
            <w:tcW w:w="3600" w:type="dxa"/>
            <w:tcMar/>
            <w:vAlign w:val="center"/>
            <w:tcPrChange w:author="ELENA GÓMEZ RICO" w:date="2026-03-23T17:44:07.451Z" w:id="265775977">
              <w:tcPr>
                <w:tcW w:w="3531" w:type="dxa"/>
                <w:tcMar/>
                <w:vAlign w:val="center"/>
              </w:tcPr>
            </w:tcPrChange>
          </w:tcPr>
          <w:p w:rsidR="03A0AAEE" w:rsidP="3041B978" w:rsidRDefault="03A0AAEE" w14:paraId="312BBAF2" w14:textId="146FFFFD">
            <w:pPr>
              <w:pStyle w:val="Normal"/>
              <w:spacing w:before="0" w:beforeAutospacing="off" w:after="0" w:afterAutospacing="off" w:line="240" w:lineRule="auto"/>
              <w:jc w:val="left"/>
              <w:rPr>
                <w:rFonts w:ascii="Times New Roman" w:hAnsi="Times New Roman" w:eastAsia="Times New Roman" w:cs="Times New Roman"/>
                <w:noProof w:val="0"/>
                <w:sz w:val="20"/>
                <w:szCs w:val="20"/>
                <w:lang w:val="en-US"/>
                <w:rPrChange w:author="ELENA GÓMEZ RICO" w:date="2026-03-23T17:38:36.867Z" w:id="266051666"/>
              </w:rPr>
              <w:pPrChange w:author="ELENA GÓMEZ RICO" w:date="2026-03-23T17:42:01.117Z">
                <w:pPr>
                  <w:pStyle w:val="Normal"/>
                </w:pPr>
              </w:pPrChange>
            </w:pPr>
            <w:ins w:author="ELENA GÓMEZ RICO" w:date="2026-03-23T08:23:43.799Z" w16du:dateUtc="2026-03-23T08:23:43.799Z" w:id="1313358703">
              <w:r w:rsidRPr="3041B978" w:rsidR="58BAC0F1">
                <w:rPr>
                  <w:sz w:val="20"/>
                  <w:szCs w:val="20"/>
                </w:rPr>
                <w:t xml:space="preserve">Semantic search, KG </w:t>
              </w:r>
            </w:ins>
            <w:ins w:author="ELENA GÓMEZ RICO" w:date="2026-03-23T21:43:56.928Z" w16du:dateUtc="2026-03-23T21:43:56.928Z" w:id="1850738351">
              <w:r w:rsidRPr="3041B978" w:rsidR="379B8203">
                <w:rPr>
                  <w:sz w:val="20"/>
                  <w:szCs w:val="20"/>
                </w:rPr>
                <w:t>exploration,</w:t>
              </w:r>
            </w:ins>
            <w:ins w:author="ELENA GÓMEZ RICO" w:date="2026-03-23T16:54:52.339Z" w16du:dateUtc="2026-03-23T16:54:52.339Z" w:id="870110039">
              <w:r w:rsidRPr="3041B978" w:rsidR="2C576E40">
                <w:rPr>
                  <w:sz w:val="20"/>
                  <w:szCs w:val="20"/>
                </w:rPr>
                <w:t xml:space="preserve"> and </w:t>
              </w:r>
            </w:ins>
            <w:ins w:author="ELENA GÓMEZ RICO" w:date="2026-03-23T16:55:00.058Z" w16du:dateUtc="2026-03-23T16:55:00.058Z" w:id="341603663">
              <w:r w:rsidRPr="3041B978" w:rsidR="2C576E40">
                <w:rPr>
                  <w:sz w:val="20"/>
                  <w:szCs w:val="20"/>
                </w:rPr>
                <w:t>i</w:t>
              </w:r>
            </w:ins>
            <w:ins w:author="ELENA GÓMEZ RICO" w:date="2026-03-23T16:54:52.339Z" w16du:dateUtc="2026-03-23T16:54:52.339Z" w:id="21368932">
              <w:r w:rsidRPr="3041B978" w:rsidR="2C576E40">
                <w:rPr>
                  <w:rFonts w:ascii="Times New Roman" w:hAnsi="Times New Roman" w:eastAsia="Times New Roman" w:cs="Times New Roman"/>
                  <w:noProof w:val="0"/>
                  <w:sz w:val="20"/>
                  <w:szCs w:val="20"/>
                  <w:lang w:val="en-US"/>
                  <w:rPrChange w:author="ELENA GÓMEZ RICO" w:date="2026-03-23T17:38:36.866Z" w16du:dateUtc="2026-03-23T17:38:36.866Z" w:id="215891784">
                    <w:rPr>
                      <w:rFonts w:ascii="Times New Roman" w:hAnsi="Times New Roman" w:eastAsia="Times New Roman" w:cs="Times New Roman"/>
                      <w:noProof w:val="0"/>
                      <w:sz w:val="24"/>
                      <w:szCs w:val="24"/>
                      <w:lang w:val="en-US"/>
                    </w:rPr>
                  </w:rPrChange>
                </w:rPr>
                <w:t>nformation retrieval (IR)</w:t>
              </w:r>
            </w:ins>
          </w:p>
        </w:tc>
      </w:tr>
      <w:tr w:rsidR="03A0AAEE" w:rsidTr="3041B978" w14:paraId="638C0393">
        <w:trPr>
          <w:trHeight w:val="300"/>
          <w:trPrChange w:author="ELENA GÓMEZ RICO" w:date="2026-03-23T08:24:04.624Z" w16du:dateUtc="2026-03-23T08:24:04.624Z" w:id="1674023100">
            <w:trPr>
              <w:trHeight w:val="300"/>
            </w:trPr>
          </w:trPrChange>
          <w:ins w:author="ELENA GÓMEZ RICO" w:date="2026-03-23T08:23:43.799Z" w16du:dateUtc="2026-03-23T08:23:43.799Z" w:id="588758346"/>
        </w:trPr>
        <w:tc>
          <w:tcPr>
            <w:tcW w:w="480" w:type="dxa"/>
            <w:tcMar/>
            <w:vAlign w:val="center"/>
            <w:tcPrChange w:author="ELENA GÓMEZ RICO" w:date="2026-03-23T17:44:07.451Z" w:id="1856515326">
              <w:tcPr>
                <w:tcW w:w="176" w:type="dxa"/>
                <w:tcMar/>
                <w:vAlign w:val="center"/>
              </w:tcPr>
            </w:tcPrChange>
          </w:tcPr>
          <w:p w:rsidR="03A0AAEE" w:rsidP="3041B978" w:rsidRDefault="03A0AAEE" w14:paraId="5605E325" w14:textId="2E0955D8">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8Z" w:id="1949875729"/>
              </w:rPr>
              <w:pPrChange w:author="ELENA GÓMEZ RICO" w:date="2026-03-23T17:38:54.307Z">
                <w:pPr>
                  <w:pStyle w:val="Normal"/>
                </w:pPr>
              </w:pPrChange>
            </w:pPr>
            <w:ins w:author="ELENA GÓMEZ RICO" w:date="2026-03-23T08:23:43.799Z" w16du:dateUtc="2026-03-23T08:23:43.799Z" w:id="1202560705">
              <w:r w:rsidRPr="3041B978" w:rsidR="6D913031">
                <w:rPr>
                  <w:sz w:val="20"/>
                  <w:szCs w:val="20"/>
                </w:rPr>
                <w:t>14</w:t>
              </w:r>
            </w:ins>
          </w:p>
        </w:tc>
        <w:tc>
          <w:tcPr>
            <w:tcW w:w="2910" w:type="dxa"/>
            <w:tcMar/>
            <w:vAlign w:val="center"/>
            <w:tcPrChange w:author="ELENA GÓMEZ RICO" w:date="2026-03-23T17:44:07.451Z" w:id="35902787">
              <w:tcPr>
                <w:tcW w:w="4133" w:type="dxa"/>
                <w:tcMar/>
                <w:vAlign w:val="center"/>
              </w:tcPr>
            </w:tcPrChange>
          </w:tcPr>
          <w:p w:rsidR="03A0AAEE" w:rsidP="3041B978" w:rsidRDefault="03A0AAEE" w14:paraId="2B3F15B5" w14:textId="58AE0FC1">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79Z" w:id="76041243"/>
              </w:rPr>
              <w:pPrChange w:author="ELENA GÓMEZ RICO" w:date="2026-03-23T17:41:53.731Z">
                <w:pPr>
                  <w:pStyle w:val="Normal"/>
                </w:pPr>
              </w:pPrChange>
            </w:pPr>
            <w:ins w:author="ELENA GÓMEZ RICO" w:date="2026-03-23T08:23:43.799Z" w16du:dateUtc="2026-03-23T08:23:43.799Z" w:id="1828151622">
              <w:r w:rsidRPr="3041B978" w:rsidR="6D913031">
                <w:rPr>
                  <w:sz w:val="20"/>
                  <w:szCs w:val="20"/>
                </w:rPr>
                <w:t>InTaVia</w:t>
              </w:r>
            </w:ins>
          </w:p>
        </w:tc>
        <w:tc>
          <w:tcPr>
            <w:tcW w:w="1050" w:type="dxa"/>
            <w:tcMar/>
            <w:vAlign w:val="center"/>
            <w:tcPrChange w:author="ELENA GÓMEZ RICO" w:date="2026-03-23T17:44:07.451Z" w:id="1058905610">
              <w:tcPr>
                <w:tcW w:w="1176" w:type="dxa"/>
                <w:tcMar/>
                <w:vAlign w:val="center"/>
              </w:tcPr>
            </w:tcPrChange>
          </w:tcPr>
          <w:p w:rsidR="03A0AAEE" w:rsidP="3041B978" w:rsidRDefault="03A0AAEE" w14:paraId="31320C4F" w14:textId="2CD3BEA2">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79Z" w:id="1751669210"/>
              </w:rPr>
              <w:pPrChange w:author="ELENA GÓMEZ RICO" w:date="2026-03-23T17:38:54.308Z">
                <w:pPr>
                  <w:pStyle w:val="Normal"/>
                </w:pPr>
              </w:pPrChange>
            </w:pPr>
            <w:ins w:author="ELENA GÓMEZ RICO" w:date="2026-03-23T08:23:43.799Z" w16du:dateUtc="2026-03-23T08:23:43.799Z" w:id="1502069206">
              <w:r w:rsidRPr="3041B978" w:rsidR="6D913031">
                <w:rPr>
                  <w:sz w:val="20"/>
                  <w:szCs w:val="20"/>
                </w:rPr>
                <w:t>NeSy</w:t>
              </w:r>
            </w:ins>
            <w:ins w:author="ELENA GÓMEZ RICO" w:date="2026-03-23T16:54:27.01Z" w16du:dateUtc="2026-03-23T16:54:27.01Z" w:id="1749174029">
              <w:r w:rsidRPr="3041B978" w:rsidR="5F921983">
                <w:rPr>
                  <w:sz w:val="20"/>
                  <w:szCs w:val="20"/>
                </w:rPr>
                <w:t>AI</w:t>
              </w:r>
            </w:ins>
          </w:p>
        </w:tc>
        <w:tc>
          <w:tcPr>
            <w:tcW w:w="1320" w:type="dxa"/>
            <w:tcMar/>
            <w:vAlign w:val="center"/>
            <w:tcPrChange w:author="ELENA GÓMEZ RICO" w:date="2026-03-23T17:44:07.451Z" w:id="368709058">
              <w:tcPr>
                <w:tcW w:w="343" w:type="dxa"/>
                <w:tcMar/>
                <w:vAlign w:val="center"/>
              </w:tcPr>
            </w:tcPrChange>
          </w:tcPr>
          <w:p w:rsidR="03A0AAEE" w:rsidP="41B8CC56" w:rsidRDefault="03A0AAEE" w14:paraId="0873CDE5" w14:textId="31C1CD7D">
            <w:pPr>
              <w:pStyle w:val="Normal"/>
              <w:spacing w:before="0" w:beforeAutospacing="off" w:after="0" w:afterAutospacing="off" w:line="240" w:lineRule="auto"/>
              <w:rPr>
                <w:ins w:author="ELENA GÓMEZ RICO" w:date="2026-03-23T17:40:17.986Z" w16du:dateUtc="2026-03-23T17:40:17.986Z" w:id="1751819033"/>
                <w:sz w:val="20"/>
                <w:szCs w:val="20"/>
              </w:rPr>
            </w:pPr>
            <w:ins w:author="ELENA GÓMEZ RICO" w:date="2026-03-23T17:40:17.986Z" w16du:dateUtc="2026-03-23T17:40:17.986Z" w:id="2080307740">
              <w:r w:rsidRPr="3041B978" w:rsidR="7BC10C9D">
                <w:rPr>
                  <w:sz w:val="20"/>
                  <w:szCs w:val="20"/>
                </w:rPr>
                <w:t>L1</w:t>
              </w:r>
            </w:ins>
          </w:p>
          <w:p w:rsidR="03A0AAEE" w:rsidP="41B8CC56" w:rsidRDefault="03A0AAEE" w14:paraId="03B5752B" w14:textId="47A892C5">
            <w:pPr>
              <w:pStyle w:val="Normal"/>
              <w:spacing w:before="0" w:beforeAutospacing="off" w:after="0" w:afterAutospacing="off" w:line="240" w:lineRule="auto"/>
              <w:rPr>
                <w:sz w:val="20"/>
                <w:szCs w:val="20"/>
              </w:rPr>
            </w:pPr>
          </w:p>
        </w:tc>
        <w:tc>
          <w:tcPr>
            <w:tcW w:w="3600" w:type="dxa"/>
            <w:tcMar/>
            <w:vAlign w:val="center"/>
            <w:tcPrChange w:author="ELENA GÓMEZ RICO" w:date="2026-03-23T17:44:07.451Z" w:id="1197781253">
              <w:tcPr>
                <w:tcW w:w="3531" w:type="dxa"/>
                <w:tcMar/>
                <w:vAlign w:val="center"/>
              </w:tcPr>
            </w:tcPrChange>
          </w:tcPr>
          <w:p w:rsidR="03A0AAEE" w:rsidP="3041B978" w:rsidRDefault="03A0AAEE" w14:paraId="627F9974" w14:textId="42688CF7">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Z" w:id="314671298"/>
              </w:rPr>
              <w:pPrChange w:author="ELENA GÓMEZ RICO" w:date="2026-03-23T17:42:01.117Z">
                <w:pPr>
                  <w:pStyle w:val="Normal"/>
                </w:pPr>
              </w:pPrChange>
            </w:pPr>
            <w:ins w:author="ELENA GÓMEZ RICO" w:date="2026-03-23T08:23:43.799Z" w16du:dateUtc="2026-03-23T08:23:43.799Z" w:id="1515079622">
              <w:r w:rsidRPr="3041B978" w:rsidR="6D913031">
                <w:rPr>
                  <w:sz w:val="20"/>
                  <w:szCs w:val="20"/>
                </w:rPr>
                <w:t>KG, visualization platform</w:t>
              </w:r>
            </w:ins>
          </w:p>
        </w:tc>
      </w:tr>
      <w:tr w:rsidR="03A0AAEE" w:rsidTr="3041B978" w14:paraId="6E2CD23D">
        <w:trPr>
          <w:trHeight w:val="300"/>
          <w:trPrChange w:author="ELENA GÓMEZ RICO" w:date="2026-03-23T08:24:04.625Z" w16du:dateUtc="2026-03-23T08:24:04.625Z" w:id="337141734">
            <w:trPr>
              <w:trHeight w:val="300"/>
            </w:trPr>
          </w:trPrChange>
          <w:ins w:author="ELENA GÓMEZ RICO" w:date="2026-03-23T08:23:43.799Z" w16du:dateUtc="2026-03-23T08:23:43.799Z" w:id="159822987"/>
        </w:trPr>
        <w:tc>
          <w:tcPr>
            <w:tcW w:w="480" w:type="dxa"/>
            <w:tcMar/>
            <w:vAlign w:val="center"/>
            <w:tcPrChange w:author="ELENA GÓMEZ RICO" w:date="2026-03-23T17:44:07.451Z" w:id="1643899659">
              <w:tcPr>
                <w:tcW w:w="176" w:type="dxa"/>
                <w:tcMar/>
                <w:vAlign w:val="center"/>
              </w:tcPr>
            </w:tcPrChange>
          </w:tcPr>
          <w:p w:rsidR="03A0AAEE" w:rsidP="3041B978" w:rsidRDefault="03A0AAEE" w14:paraId="62CE89C8" w14:textId="507BE61F">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Z" w:id="529845035"/>
              </w:rPr>
              <w:pPrChange w:author="ELENA GÓMEZ RICO" w:date="2026-03-23T17:38:54.308Z">
                <w:pPr>
                  <w:pStyle w:val="Normal"/>
                </w:pPr>
              </w:pPrChange>
            </w:pPr>
            <w:ins w:author="ELENA GÓMEZ RICO" w:date="2026-03-23T08:23:43.799Z" w16du:dateUtc="2026-03-23T08:23:43.799Z" w:id="2048884374">
              <w:r w:rsidRPr="3041B978" w:rsidR="6D913031">
                <w:rPr>
                  <w:sz w:val="20"/>
                  <w:szCs w:val="20"/>
                </w:rPr>
                <w:t>15</w:t>
              </w:r>
            </w:ins>
          </w:p>
        </w:tc>
        <w:tc>
          <w:tcPr>
            <w:tcW w:w="2910" w:type="dxa"/>
            <w:tcMar/>
            <w:vAlign w:val="center"/>
            <w:tcPrChange w:author="ELENA GÓMEZ RICO" w:date="2026-03-23T17:44:07.451Z" w:id="560093013">
              <w:tcPr>
                <w:tcW w:w="4133" w:type="dxa"/>
                <w:tcMar/>
                <w:vAlign w:val="center"/>
              </w:tcPr>
            </w:tcPrChange>
          </w:tcPr>
          <w:p w:rsidR="03A0AAEE" w:rsidP="3041B978" w:rsidRDefault="03A0AAEE" w14:paraId="71079B62" w14:textId="23E22B2A">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1Z" w:id="2053837360"/>
              </w:rPr>
              <w:pPrChange w:author="ELENA GÓMEZ RICO" w:date="2026-03-23T17:41:53.731Z">
                <w:pPr>
                  <w:pStyle w:val="Normal"/>
                </w:pPr>
              </w:pPrChange>
            </w:pPr>
            <w:ins w:author="ELENA GÓMEZ RICO" w:date="2026-03-23T08:23:43.799Z" w16du:dateUtc="2026-03-23T08:23:43.799Z" w:id="1482912738">
              <w:r w:rsidRPr="3041B978" w:rsidR="6D913031">
                <w:rPr>
                  <w:sz w:val="20"/>
                  <w:szCs w:val="20"/>
                </w:rPr>
                <w:t>ATLAS</w:t>
              </w:r>
            </w:ins>
          </w:p>
        </w:tc>
        <w:tc>
          <w:tcPr>
            <w:tcW w:w="1050" w:type="dxa"/>
            <w:tcMar/>
            <w:vAlign w:val="center"/>
            <w:tcPrChange w:author="ELENA GÓMEZ RICO" w:date="2026-03-23T17:44:07.451Z" w:id="1049278094">
              <w:tcPr>
                <w:tcW w:w="1176" w:type="dxa"/>
                <w:tcMar/>
                <w:vAlign w:val="center"/>
              </w:tcPr>
            </w:tcPrChange>
          </w:tcPr>
          <w:p w:rsidR="03A0AAEE" w:rsidP="3041B978" w:rsidRDefault="03A0AAEE" w14:paraId="4A738E0E" w14:textId="233384FA">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1Z" w:id="1110353767"/>
              </w:rPr>
              <w:pPrChange w:author="ELENA GÓMEZ RICO" w:date="2026-03-23T17:38:54.308Z">
                <w:pPr>
                  <w:pStyle w:val="Normal"/>
                </w:pPr>
              </w:pPrChange>
            </w:pPr>
            <w:ins w:author="ELENA GÓMEZ RICO" w:date="2026-03-23T08:23:43.799Z" w16du:dateUtc="2026-03-23T08:23:43.799Z" w:id="1585178594">
              <w:r w:rsidRPr="3041B978" w:rsidR="6D913031">
                <w:rPr>
                  <w:sz w:val="20"/>
                  <w:szCs w:val="20"/>
                </w:rPr>
                <w:t>KG</w:t>
              </w:r>
            </w:ins>
          </w:p>
        </w:tc>
        <w:tc>
          <w:tcPr>
            <w:tcW w:w="1320" w:type="dxa"/>
            <w:tcMar/>
            <w:vAlign w:val="center"/>
            <w:tcPrChange w:author="ELENA GÓMEZ RICO" w:date="2026-03-23T17:44:07.451Z" w:id="63828289">
              <w:tcPr>
                <w:tcW w:w="343" w:type="dxa"/>
                <w:tcMar/>
                <w:vAlign w:val="center"/>
              </w:tcPr>
            </w:tcPrChange>
          </w:tcPr>
          <w:p w:rsidR="03A0AAEE" w:rsidP="3041B978" w:rsidRDefault="03A0AAEE" w14:paraId="7C35129D" w14:textId="04379031">
            <w:pPr>
              <w:pStyle w:val="Normal"/>
              <w:spacing w:before="0" w:beforeAutospacing="off" w:after="0" w:afterAutospacing="off" w:line="240" w:lineRule="auto"/>
              <w:rPr>
                <w:sz w:val="20"/>
                <w:szCs w:val="20"/>
              </w:rPr>
              <w:pPrChange w:author="ELENA GÓMEZ RICO" w:date="2026-03-23T17:38:54.308Z">
                <w:pPr>
                  <w:pStyle w:val="Normal"/>
                </w:pPr>
              </w:pPrChange>
            </w:pPr>
            <w:ins w:author="ELENA GÓMEZ RICO" w:date="2026-03-23T17:41:01.115Z" w16du:dateUtc="2026-03-23T17:41:01.115Z" w:id="589698476">
              <w:r w:rsidRPr="3041B978" w:rsidR="61BB93D5">
                <w:rPr>
                  <w:sz w:val="20"/>
                  <w:szCs w:val="20"/>
                </w:rPr>
                <w:t>L2</w:t>
              </w:r>
            </w:ins>
          </w:p>
        </w:tc>
        <w:tc>
          <w:tcPr>
            <w:tcW w:w="3600" w:type="dxa"/>
            <w:tcMar/>
            <w:vAlign w:val="center"/>
            <w:tcPrChange w:author="ELENA GÓMEZ RICO" w:date="2026-03-23T17:44:07.451Z" w:id="2017281716">
              <w:tcPr>
                <w:tcW w:w="3531" w:type="dxa"/>
                <w:tcMar/>
                <w:vAlign w:val="center"/>
              </w:tcPr>
            </w:tcPrChange>
          </w:tcPr>
          <w:p w:rsidR="03A0AAEE" w:rsidP="3041B978" w:rsidRDefault="03A0AAEE" w14:paraId="1021A01A" w14:textId="055E0D83">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2Z" w:id="1274650721"/>
              </w:rPr>
              <w:pPrChange w:author="ELENA GÓMEZ RICO" w:date="2026-03-23T17:42:01.117Z">
                <w:pPr>
                  <w:pStyle w:val="Normal"/>
                </w:pPr>
              </w:pPrChange>
            </w:pPr>
            <w:ins w:author="ELENA GÓMEZ RICO" w:date="2026-03-23T08:23:43.799Z" w16du:dateUtc="2026-03-23T08:23:43.799Z" w:id="1112216301">
              <w:r w:rsidRPr="3041B978" w:rsidR="6D913031">
                <w:rPr>
                  <w:sz w:val="20"/>
                  <w:szCs w:val="20"/>
                </w:rPr>
                <w:t>KG, ontology, CLEF platform</w:t>
              </w:r>
            </w:ins>
          </w:p>
        </w:tc>
      </w:tr>
      <w:tr w:rsidR="03A0AAEE" w:rsidTr="3041B978" w14:paraId="276272CE">
        <w:trPr>
          <w:trHeight w:val="300"/>
          <w:trPrChange w:author="ELENA GÓMEZ RICO" w:date="2026-03-23T08:24:04.625Z" w16du:dateUtc="2026-03-23T08:24:04.625Z" w:id="121765641">
            <w:trPr>
              <w:trHeight w:val="300"/>
            </w:trPr>
          </w:trPrChange>
          <w:ins w:author="ELENA GÓMEZ RICO" w:date="2026-03-23T08:23:43.799Z" w16du:dateUtc="2026-03-23T08:23:43.799Z" w:id="1005580927"/>
        </w:trPr>
        <w:tc>
          <w:tcPr>
            <w:tcW w:w="480" w:type="dxa"/>
            <w:tcMar/>
            <w:vAlign w:val="center"/>
            <w:tcPrChange w:author="ELENA GÓMEZ RICO" w:date="2026-03-23T17:44:07.451Z" w:id="1614248579">
              <w:tcPr>
                <w:tcW w:w="176" w:type="dxa"/>
                <w:tcMar/>
                <w:vAlign w:val="center"/>
              </w:tcPr>
            </w:tcPrChange>
          </w:tcPr>
          <w:p w:rsidR="03A0AAEE" w:rsidP="3041B978" w:rsidRDefault="03A0AAEE" w14:paraId="6F583C33" w14:textId="58A3CE26">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2Z" w:id="2077822128"/>
              </w:rPr>
              <w:pPrChange w:author="ELENA GÓMEZ RICO" w:date="2026-03-23T17:38:54.309Z">
                <w:pPr>
                  <w:pStyle w:val="Normal"/>
                </w:pPr>
              </w:pPrChange>
            </w:pPr>
            <w:ins w:author="ELENA GÓMEZ RICO" w:date="2026-03-23T08:23:43.799Z" w16du:dateUtc="2026-03-23T08:23:43.799Z" w:id="48879271">
              <w:r w:rsidRPr="3041B978" w:rsidR="6D913031">
                <w:rPr>
                  <w:sz w:val="20"/>
                  <w:szCs w:val="20"/>
                </w:rPr>
                <w:t>16</w:t>
              </w:r>
            </w:ins>
          </w:p>
        </w:tc>
        <w:tc>
          <w:tcPr>
            <w:tcW w:w="2910" w:type="dxa"/>
            <w:tcMar/>
            <w:vAlign w:val="center"/>
            <w:tcPrChange w:author="ELENA GÓMEZ RICO" w:date="2026-03-23T17:44:07.451Z" w:id="1977709809">
              <w:tcPr>
                <w:tcW w:w="4133" w:type="dxa"/>
                <w:tcMar/>
                <w:vAlign w:val="center"/>
              </w:tcPr>
            </w:tcPrChange>
          </w:tcPr>
          <w:p w:rsidR="03A0AAEE" w:rsidP="3041B978" w:rsidRDefault="03A0AAEE" w14:paraId="7603A5E7" w14:textId="05953DAB">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2Z" w:id="1111550150"/>
              </w:rPr>
              <w:pPrChange w:author="ELENA GÓMEZ RICO" w:date="2026-03-23T17:41:53.731Z">
                <w:pPr>
                  <w:pStyle w:val="Normal"/>
                </w:pPr>
              </w:pPrChange>
            </w:pPr>
            <w:ins w:author="ELENA GÓMEZ RICO" w:date="2026-03-23T08:23:43.799Z" w16du:dateUtc="2026-03-23T08:23:43.799Z" w:id="1708387841">
              <w:r w:rsidRPr="3041B978" w:rsidR="6D913031">
                <w:rPr>
                  <w:sz w:val="20"/>
                  <w:szCs w:val="20"/>
                </w:rPr>
                <w:t>Neurosymbolic</w:t>
              </w:r>
              <w:r w:rsidRPr="3041B978" w:rsidR="6D913031">
                <w:rPr>
                  <w:sz w:val="20"/>
                  <w:szCs w:val="20"/>
                </w:rPr>
                <w:t xml:space="preserve"> Narrative Generation for Cultural Heritage</w:t>
              </w:r>
            </w:ins>
          </w:p>
        </w:tc>
        <w:tc>
          <w:tcPr>
            <w:tcW w:w="1050" w:type="dxa"/>
            <w:tcMar/>
            <w:vAlign w:val="center"/>
            <w:tcPrChange w:author="ELENA GÓMEZ RICO" w:date="2026-03-23T17:44:07.451Z" w:id="325059950">
              <w:tcPr>
                <w:tcW w:w="1176" w:type="dxa"/>
                <w:tcMar/>
                <w:vAlign w:val="center"/>
              </w:tcPr>
            </w:tcPrChange>
          </w:tcPr>
          <w:p w:rsidR="03A0AAEE" w:rsidP="3041B978" w:rsidRDefault="03A0AAEE" w14:paraId="46AB8D1A" w14:textId="5B378C42">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3Z" w:id="2062725218"/>
              </w:rPr>
              <w:pPrChange w:author="ELENA GÓMEZ RICO" w:date="2026-03-23T17:38:54.309Z">
                <w:pPr>
                  <w:pStyle w:val="Normal"/>
                </w:pPr>
              </w:pPrChange>
            </w:pPr>
            <w:ins w:author="ELENA GÓMEZ RICO" w:date="2026-03-23T08:23:43.799Z" w16du:dateUtc="2026-03-23T08:23:43.799Z" w:id="1875028677">
              <w:r w:rsidRPr="3041B978" w:rsidR="6D913031">
                <w:rPr>
                  <w:sz w:val="20"/>
                  <w:szCs w:val="20"/>
                </w:rPr>
                <w:t>NeSy</w:t>
              </w:r>
            </w:ins>
            <w:ins w:author="ELENA GÓMEZ RICO" w:date="2026-03-23T16:54:31.339Z" w16du:dateUtc="2026-03-23T16:54:31.339Z" w:id="195253512">
              <w:r w:rsidRPr="3041B978" w:rsidR="21C0FA3B">
                <w:rPr>
                  <w:sz w:val="20"/>
                  <w:szCs w:val="20"/>
                </w:rPr>
                <w:t>AI</w:t>
              </w:r>
            </w:ins>
          </w:p>
        </w:tc>
        <w:tc>
          <w:tcPr>
            <w:tcW w:w="1320" w:type="dxa"/>
            <w:tcMar/>
            <w:vAlign w:val="center"/>
            <w:tcPrChange w:author="ELENA GÓMEZ RICO" w:date="2026-03-23T17:44:07.451Z" w:id="113886847">
              <w:tcPr>
                <w:tcW w:w="343" w:type="dxa"/>
                <w:tcMar/>
                <w:vAlign w:val="center"/>
              </w:tcPr>
            </w:tcPrChange>
          </w:tcPr>
          <w:p w:rsidR="03A0AAEE" w:rsidP="41B8CC56" w:rsidRDefault="03A0AAEE" w14:paraId="66F8CC72" w14:textId="478470F6">
            <w:pPr>
              <w:pStyle w:val="Normal"/>
              <w:spacing w:before="0" w:beforeAutospacing="off" w:after="0" w:afterAutospacing="off" w:line="240" w:lineRule="auto"/>
              <w:rPr>
                <w:sz w:val="20"/>
                <w:szCs w:val="20"/>
              </w:rPr>
            </w:pPr>
            <w:ins w:author="ELENA GÓMEZ RICO" w:date="2026-03-23T17:40:22.356Z" w16du:dateUtc="2026-03-23T17:40:22.356Z" w:id="1694311590">
              <w:r w:rsidRPr="3041B978" w:rsidR="45EB5C8A">
                <w:rPr>
                  <w:sz w:val="20"/>
                  <w:szCs w:val="20"/>
                </w:rPr>
                <w:t>L1</w:t>
              </w:r>
            </w:ins>
          </w:p>
        </w:tc>
        <w:tc>
          <w:tcPr>
            <w:tcW w:w="3600" w:type="dxa"/>
            <w:tcMar/>
            <w:vAlign w:val="center"/>
            <w:tcPrChange w:author="ELENA GÓMEZ RICO" w:date="2026-03-23T17:44:07.451Z" w:id="241419170">
              <w:tcPr>
                <w:tcW w:w="3531" w:type="dxa"/>
                <w:tcMar/>
                <w:vAlign w:val="center"/>
              </w:tcPr>
            </w:tcPrChange>
          </w:tcPr>
          <w:p w:rsidR="03A0AAEE" w:rsidP="3041B978" w:rsidRDefault="03A0AAEE" w14:paraId="3DC4A287" w14:textId="48C20B24">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4Z" w:id="1813253818"/>
              </w:rPr>
              <w:pPrChange w:author="ELENA GÓMEZ RICO" w:date="2026-03-23T17:42:01.117Z">
                <w:pPr>
                  <w:pStyle w:val="Normal"/>
                </w:pPr>
              </w:pPrChange>
            </w:pPr>
            <w:ins w:author="ELENA GÓMEZ RICO" w:date="2026-03-23T08:23:43.8Z" w16du:dateUtc="2026-03-23T08:23:43.8Z" w:id="1507567025">
              <w:r w:rsidRPr="3041B978" w:rsidR="6D913031">
                <w:rPr>
                  <w:sz w:val="20"/>
                  <w:szCs w:val="20"/>
                </w:rPr>
                <w:t>Narrative generation system</w:t>
              </w:r>
            </w:ins>
          </w:p>
        </w:tc>
      </w:tr>
      <w:tr w:rsidR="03A0AAEE" w:rsidTr="3041B978" w14:paraId="6332F66C">
        <w:trPr>
          <w:trHeight w:val="300"/>
          <w:trPrChange w:author="ELENA GÓMEZ RICO" w:date="2026-03-23T08:24:04.625Z" w16du:dateUtc="2026-03-23T08:24:04.625Z" w:id="1918132960">
            <w:trPr>
              <w:trHeight w:val="300"/>
            </w:trPr>
          </w:trPrChange>
          <w:ins w:author="ELENA GÓMEZ RICO" w:date="2026-03-23T08:23:43.8Z" w16du:dateUtc="2026-03-23T08:23:43.8Z" w:id="1568733310"/>
        </w:trPr>
        <w:tc>
          <w:tcPr>
            <w:tcW w:w="480" w:type="dxa"/>
            <w:tcMar/>
            <w:vAlign w:val="center"/>
            <w:tcPrChange w:author="ELENA GÓMEZ RICO" w:date="2026-03-23T17:44:07.451Z" w:id="553450617">
              <w:tcPr>
                <w:tcW w:w="176" w:type="dxa"/>
                <w:tcMar/>
                <w:vAlign w:val="center"/>
              </w:tcPr>
            </w:tcPrChange>
          </w:tcPr>
          <w:p w:rsidR="03A0AAEE" w:rsidP="3041B978" w:rsidRDefault="03A0AAEE" w14:paraId="13435722" w14:textId="54C697F3">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4Z" w:id="502551561"/>
              </w:rPr>
              <w:pPrChange w:author="ELENA GÓMEZ RICO" w:date="2026-03-23T17:38:54.31Z">
                <w:pPr>
                  <w:pStyle w:val="Normal"/>
                </w:pPr>
              </w:pPrChange>
            </w:pPr>
            <w:ins w:author="ELENA GÓMEZ RICO" w:date="2026-03-23T08:23:43.8Z" w16du:dateUtc="2026-03-23T08:23:43.8Z" w:id="2091526622">
              <w:r w:rsidRPr="3041B978" w:rsidR="6D913031">
                <w:rPr>
                  <w:sz w:val="20"/>
                  <w:szCs w:val="20"/>
                </w:rPr>
                <w:t>17</w:t>
              </w:r>
            </w:ins>
          </w:p>
        </w:tc>
        <w:tc>
          <w:tcPr>
            <w:tcW w:w="2910" w:type="dxa"/>
            <w:tcMar/>
            <w:vAlign w:val="center"/>
            <w:tcPrChange w:author="ELENA GÓMEZ RICO" w:date="2026-03-23T17:44:07.451Z" w:id="2122227299">
              <w:tcPr>
                <w:tcW w:w="4133" w:type="dxa"/>
                <w:tcMar/>
                <w:vAlign w:val="center"/>
              </w:tcPr>
            </w:tcPrChange>
          </w:tcPr>
          <w:p w:rsidR="03A0AAEE" w:rsidP="3041B978" w:rsidRDefault="03A0AAEE" w14:paraId="2682352A" w14:textId="349057A9">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4Z" w:id="475262012"/>
              </w:rPr>
              <w:pPrChange w:author="ELENA GÓMEZ RICO" w:date="2026-03-23T17:41:53.731Z">
                <w:pPr>
                  <w:pStyle w:val="Normal"/>
                </w:pPr>
              </w:pPrChange>
            </w:pPr>
            <w:ins w:author="ELENA GÓMEZ RICO" w:date="2026-03-23T08:23:43.8Z" w16du:dateUtc="2026-03-23T08:23:43.8Z" w:id="1830906241">
              <w:r w:rsidRPr="3041B978" w:rsidR="6D913031">
                <w:rPr>
                  <w:sz w:val="20"/>
                  <w:szCs w:val="20"/>
                </w:rPr>
                <w:t>ArsEmotica</w:t>
              </w:r>
            </w:ins>
          </w:p>
        </w:tc>
        <w:tc>
          <w:tcPr>
            <w:tcW w:w="1050" w:type="dxa"/>
            <w:tcMar/>
            <w:vAlign w:val="center"/>
            <w:tcPrChange w:author="ELENA GÓMEZ RICO" w:date="2026-03-23T17:44:07.451Z" w:id="2010174091">
              <w:tcPr>
                <w:tcW w:w="1176" w:type="dxa"/>
                <w:tcMar/>
                <w:vAlign w:val="center"/>
              </w:tcPr>
            </w:tcPrChange>
          </w:tcPr>
          <w:p w:rsidR="03A0AAEE" w:rsidP="3041B978" w:rsidRDefault="03A0AAEE" w14:paraId="6F87BD93" w14:textId="436CBF02">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5Z" w:id="698558913"/>
              </w:rPr>
              <w:pPrChange w:author="ELENA GÓMEZ RICO" w:date="2026-03-23T17:38:54.31Z">
                <w:pPr>
                  <w:pStyle w:val="Normal"/>
                </w:pPr>
              </w:pPrChange>
            </w:pPr>
            <w:ins w:author="ELENA GÓMEZ RICO" w:date="2026-03-23T08:23:43.8Z" w16du:dateUtc="2026-03-23T08:23:43.8Z" w:id="1755660960">
              <w:r w:rsidRPr="3041B978" w:rsidR="6D913031">
                <w:rPr>
                  <w:sz w:val="20"/>
                  <w:szCs w:val="20"/>
                </w:rPr>
                <w:t>Specific tool</w:t>
              </w:r>
            </w:ins>
          </w:p>
        </w:tc>
        <w:tc>
          <w:tcPr>
            <w:tcW w:w="1320" w:type="dxa"/>
            <w:tcMar/>
            <w:vAlign w:val="center"/>
            <w:tcPrChange w:author="ELENA GÓMEZ RICO" w:date="2026-03-23T17:44:07.451Z" w:id="1536670452">
              <w:tcPr>
                <w:tcW w:w="343" w:type="dxa"/>
                <w:tcMar/>
                <w:vAlign w:val="center"/>
              </w:tcPr>
            </w:tcPrChange>
          </w:tcPr>
          <w:p w:rsidR="03A0AAEE" w:rsidP="3041B978" w:rsidRDefault="03A0AAEE" w14:paraId="4BCF469B" w14:textId="5FB23714">
            <w:pPr>
              <w:pStyle w:val="Normal"/>
              <w:spacing w:before="0" w:beforeAutospacing="off" w:after="0" w:afterAutospacing="off" w:line="240" w:lineRule="auto"/>
              <w:rPr>
                <w:sz w:val="20"/>
                <w:szCs w:val="20"/>
              </w:rPr>
              <w:pPrChange w:author="ELENA GÓMEZ RICO" w:date="2026-03-23T17:38:54.31Z">
                <w:pPr>
                  <w:pStyle w:val="Normal"/>
                </w:pPr>
              </w:pPrChange>
            </w:pPr>
            <w:ins w:author="ELENA GÓMEZ RICO" w:date="2026-03-23T17:40:58.126Z" w16du:dateUtc="2026-03-23T17:40:58.126Z" w:id="1404170944">
              <w:r w:rsidRPr="3041B978" w:rsidR="1E70251E">
                <w:rPr>
                  <w:sz w:val="20"/>
                  <w:szCs w:val="20"/>
                </w:rPr>
                <w:t>L2</w:t>
              </w:r>
            </w:ins>
          </w:p>
        </w:tc>
        <w:tc>
          <w:tcPr>
            <w:tcW w:w="3600" w:type="dxa"/>
            <w:tcMar/>
            <w:vAlign w:val="center"/>
            <w:tcPrChange w:author="ELENA GÓMEZ RICO" w:date="2026-03-23T17:44:07.451Z" w:id="417285724">
              <w:tcPr>
                <w:tcW w:w="3531" w:type="dxa"/>
                <w:tcMar/>
                <w:vAlign w:val="center"/>
              </w:tcPr>
            </w:tcPrChange>
          </w:tcPr>
          <w:p w:rsidR="03A0AAEE" w:rsidP="3041B978" w:rsidRDefault="03A0AAEE" w14:paraId="79D55A80" w14:textId="52062BFC">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5Z" w:id="1566076671"/>
              </w:rPr>
              <w:pPrChange w:author="ELENA GÓMEZ RICO" w:date="2026-03-23T17:42:01.117Z">
                <w:pPr>
                  <w:pStyle w:val="Normal"/>
                </w:pPr>
              </w:pPrChange>
            </w:pPr>
            <w:ins w:author="ELENA GÓMEZ RICO" w:date="2026-03-23T08:23:43.8Z" w16du:dateUtc="2026-03-23T08:23:43.8Z" w:id="571556166">
              <w:r w:rsidRPr="3041B978" w:rsidR="6D913031">
                <w:rPr>
                  <w:sz w:val="20"/>
                  <w:szCs w:val="20"/>
                </w:rPr>
                <w:t>Emotional metadata, affective responses</w:t>
              </w:r>
            </w:ins>
          </w:p>
        </w:tc>
      </w:tr>
      <w:tr w:rsidR="03A0AAEE" w:rsidTr="3041B978" w14:paraId="441FD291">
        <w:trPr>
          <w:trHeight w:val="300"/>
          <w:trPrChange w:author="ELENA GÓMEZ RICO" w:date="2026-03-23T08:24:04.626Z" w16du:dateUtc="2026-03-23T08:24:04.626Z" w:id="289248165">
            <w:trPr>
              <w:trHeight w:val="300"/>
            </w:trPr>
          </w:trPrChange>
          <w:ins w:author="ELENA GÓMEZ RICO" w:date="2026-03-23T08:23:43.8Z" w16du:dateUtc="2026-03-23T08:23:43.8Z" w:id="1142049189"/>
        </w:trPr>
        <w:tc>
          <w:tcPr>
            <w:tcW w:w="480" w:type="dxa"/>
            <w:tcMar/>
            <w:vAlign w:val="center"/>
            <w:tcPrChange w:author="ELENA GÓMEZ RICO" w:date="2026-03-23T17:44:07.452Z" w:id="1693163359">
              <w:tcPr>
                <w:tcW w:w="176" w:type="dxa"/>
                <w:tcMar/>
                <w:vAlign w:val="center"/>
              </w:tcPr>
            </w:tcPrChange>
          </w:tcPr>
          <w:p w:rsidR="03A0AAEE" w:rsidP="3041B978" w:rsidRDefault="03A0AAEE" w14:paraId="5CFB054C" w14:textId="18BFC6CE">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6Z" w:id="1196277654"/>
              </w:rPr>
              <w:pPrChange w:author="ELENA GÓMEZ RICO" w:date="2026-03-23T17:38:54.311Z">
                <w:pPr>
                  <w:pStyle w:val="Normal"/>
                </w:pPr>
              </w:pPrChange>
            </w:pPr>
            <w:ins w:author="ELENA GÓMEZ RICO" w:date="2026-03-23T08:23:43.8Z" w16du:dateUtc="2026-03-23T08:23:43.8Z" w:id="1455523820">
              <w:r w:rsidRPr="3041B978" w:rsidR="6D913031">
                <w:rPr>
                  <w:sz w:val="20"/>
                  <w:szCs w:val="20"/>
                </w:rPr>
                <w:t>18</w:t>
              </w:r>
            </w:ins>
          </w:p>
        </w:tc>
        <w:tc>
          <w:tcPr>
            <w:tcW w:w="2910" w:type="dxa"/>
            <w:tcMar/>
            <w:vAlign w:val="center"/>
            <w:tcPrChange w:author="ELENA GÓMEZ RICO" w:date="2026-03-23T17:44:07.452Z" w:id="1302957384">
              <w:tcPr>
                <w:tcW w:w="4133" w:type="dxa"/>
                <w:tcMar/>
                <w:vAlign w:val="center"/>
              </w:tcPr>
            </w:tcPrChange>
          </w:tcPr>
          <w:p w:rsidR="03A0AAEE" w:rsidP="3041B978" w:rsidRDefault="03A0AAEE" w14:paraId="483A4638" w14:textId="68C0DC9C">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6Z" w:id="2036893286"/>
              </w:rPr>
              <w:pPrChange w:author="ELENA GÓMEZ RICO" w:date="2026-03-23T17:41:53.731Z">
                <w:pPr>
                  <w:pStyle w:val="Normal"/>
                </w:pPr>
              </w:pPrChange>
            </w:pPr>
            <w:ins w:author="ELENA GÓMEZ RICO" w:date="2026-03-23T08:23:43.8Z" w16du:dateUtc="2026-03-23T08:23:43.8Z" w:id="159747368">
              <w:r w:rsidRPr="3041B978" w:rsidR="6D913031">
                <w:rPr>
                  <w:sz w:val="20"/>
                  <w:szCs w:val="20"/>
                </w:rPr>
                <w:t>Participatory Indexing for Academic Digital Libraries</w:t>
              </w:r>
            </w:ins>
          </w:p>
        </w:tc>
        <w:tc>
          <w:tcPr>
            <w:tcW w:w="1050" w:type="dxa"/>
            <w:tcMar/>
            <w:vAlign w:val="center"/>
            <w:tcPrChange w:author="ELENA GÓMEZ RICO" w:date="2026-03-23T17:44:07.452Z" w:id="981094871">
              <w:tcPr>
                <w:tcW w:w="1176" w:type="dxa"/>
                <w:tcMar/>
                <w:vAlign w:val="center"/>
              </w:tcPr>
            </w:tcPrChange>
          </w:tcPr>
          <w:p w:rsidR="03A0AAEE" w:rsidP="3041B978" w:rsidRDefault="03A0AAEE" w14:paraId="6A62EF3E" w14:textId="42258135">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6Z" w:id="2001053341"/>
              </w:rPr>
              <w:pPrChange w:author="ELENA GÓMEZ RICO" w:date="2026-03-23T17:38:54.312Z">
                <w:pPr>
                  <w:pStyle w:val="Normal"/>
                </w:pPr>
              </w:pPrChange>
            </w:pPr>
            <w:ins w:author="ELENA GÓMEZ RICO" w:date="2026-03-23T08:23:43.8Z" w16du:dateUtc="2026-03-23T08:23:43.8Z" w:id="308964824">
              <w:r w:rsidRPr="3041B978" w:rsidR="6D913031">
                <w:rPr>
                  <w:sz w:val="20"/>
                  <w:szCs w:val="20"/>
                </w:rPr>
                <w:t>Specific tool</w:t>
              </w:r>
            </w:ins>
          </w:p>
        </w:tc>
        <w:tc>
          <w:tcPr>
            <w:tcW w:w="1320" w:type="dxa"/>
            <w:tcMar/>
            <w:vAlign w:val="center"/>
            <w:tcPrChange w:author="ELENA GÓMEZ RICO" w:date="2026-03-23T17:44:07.452Z" w:id="1045864720">
              <w:tcPr>
                <w:tcW w:w="343" w:type="dxa"/>
                <w:tcMar/>
                <w:vAlign w:val="center"/>
              </w:tcPr>
            </w:tcPrChange>
          </w:tcPr>
          <w:p w:rsidR="03A0AAEE" w:rsidP="3041B978" w:rsidRDefault="03A0AAEE" w14:paraId="2F49BA7C" w14:textId="02562332">
            <w:pPr>
              <w:pStyle w:val="Normal"/>
              <w:spacing w:before="0" w:beforeAutospacing="off" w:after="0" w:afterAutospacing="off" w:line="240" w:lineRule="auto"/>
              <w:rPr>
                <w:sz w:val="20"/>
                <w:szCs w:val="20"/>
              </w:rPr>
              <w:pPrChange w:author="ELENA GÓMEZ RICO" w:date="2026-03-23T17:38:54.313Z">
                <w:pPr>
                  <w:pStyle w:val="Normal"/>
                </w:pPr>
              </w:pPrChange>
            </w:pPr>
            <w:ins w:author="ELENA GÓMEZ RICO" w:date="2026-03-23T17:40:54.272Z" w16du:dateUtc="2026-03-23T17:40:54.272Z" w:id="178750534">
              <w:r w:rsidRPr="3041B978" w:rsidR="138D0B87">
                <w:rPr>
                  <w:sz w:val="20"/>
                  <w:szCs w:val="20"/>
                </w:rPr>
                <w:t>L2</w:t>
              </w:r>
            </w:ins>
          </w:p>
        </w:tc>
        <w:tc>
          <w:tcPr>
            <w:tcW w:w="3600" w:type="dxa"/>
            <w:tcMar/>
            <w:vAlign w:val="center"/>
            <w:tcPrChange w:author="ELENA GÓMEZ RICO" w:date="2026-03-23T17:44:07.452Z" w:id="289048105">
              <w:tcPr>
                <w:tcW w:w="3531" w:type="dxa"/>
                <w:tcMar/>
                <w:vAlign w:val="center"/>
              </w:tcPr>
            </w:tcPrChange>
          </w:tcPr>
          <w:p w:rsidR="03A0AAEE" w:rsidP="3041B978" w:rsidRDefault="03A0AAEE" w14:paraId="717279BA" w14:textId="33884A4E">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7Z" w:id="740072681"/>
              </w:rPr>
              <w:pPrChange w:author="ELENA GÓMEZ RICO" w:date="2026-03-23T17:42:01.118Z">
                <w:pPr>
                  <w:pStyle w:val="Normal"/>
                </w:pPr>
              </w:pPrChange>
            </w:pPr>
            <w:ins w:author="ELENA GÓMEZ RICO" w:date="2026-03-23T08:23:43.8Z" w16du:dateUtc="2026-03-23T08:23:43.8Z" w:id="1663688189">
              <w:r w:rsidRPr="3041B978" w:rsidR="6D913031">
                <w:rPr>
                  <w:sz w:val="20"/>
                  <w:szCs w:val="20"/>
                </w:rPr>
                <w:t>Participatory indexing services, workflows</w:t>
              </w:r>
            </w:ins>
          </w:p>
        </w:tc>
      </w:tr>
      <w:tr w:rsidR="03A0AAEE" w:rsidTr="3041B978" w14:paraId="61CEEEFD">
        <w:trPr>
          <w:trHeight w:val="300"/>
          <w:trPrChange w:author="ELENA GÓMEZ RICO" w:date="2026-03-23T08:24:04.626Z" w16du:dateUtc="2026-03-23T08:24:04.626Z" w:id="1153538820">
            <w:trPr>
              <w:trHeight w:val="300"/>
            </w:trPr>
          </w:trPrChange>
          <w:ins w:author="ELENA GÓMEZ RICO" w:date="2026-03-23T08:23:43.8Z" w16du:dateUtc="2026-03-23T08:23:43.8Z" w:id="1469214309"/>
        </w:trPr>
        <w:tc>
          <w:tcPr>
            <w:tcW w:w="480" w:type="dxa"/>
            <w:tcMar/>
            <w:vAlign w:val="center"/>
            <w:tcPrChange w:author="ELENA GÓMEZ RICO" w:date="2026-03-23T17:44:07.452Z" w:id="261516206">
              <w:tcPr>
                <w:tcW w:w="176" w:type="dxa"/>
                <w:tcMar/>
                <w:vAlign w:val="center"/>
              </w:tcPr>
            </w:tcPrChange>
          </w:tcPr>
          <w:p w:rsidR="03A0AAEE" w:rsidP="3041B978" w:rsidRDefault="03A0AAEE" w14:paraId="363B4C22" w14:textId="3797874A">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7Z" w:id="898175242"/>
              </w:rPr>
              <w:pPrChange w:author="ELENA GÓMEZ RICO" w:date="2026-03-23T17:38:54.316Z">
                <w:pPr>
                  <w:pStyle w:val="Normal"/>
                </w:pPr>
              </w:pPrChange>
            </w:pPr>
            <w:ins w:author="ELENA GÓMEZ RICO" w:date="2026-03-23T08:23:43.8Z" w16du:dateUtc="2026-03-23T08:23:43.8Z" w:id="1048632305">
              <w:r w:rsidRPr="3041B978" w:rsidR="6D913031">
                <w:rPr>
                  <w:sz w:val="20"/>
                  <w:szCs w:val="20"/>
                </w:rPr>
                <w:t>19</w:t>
              </w:r>
            </w:ins>
          </w:p>
        </w:tc>
        <w:tc>
          <w:tcPr>
            <w:tcW w:w="2910" w:type="dxa"/>
            <w:tcMar/>
            <w:vAlign w:val="center"/>
            <w:tcPrChange w:author="ELENA GÓMEZ RICO" w:date="2026-03-23T17:44:07.452Z" w:id="1951691953">
              <w:tcPr>
                <w:tcW w:w="4133" w:type="dxa"/>
                <w:tcMar/>
                <w:vAlign w:val="center"/>
              </w:tcPr>
            </w:tcPrChange>
          </w:tcPr>
          <w:p w:rsidR="03A0AAEE" w:rsidP="3041B978" w:rsidRDefault="03A0AAEE" w14:paraId="74217E5C" w14:textId="0D45E4AD">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8Z" w:id="954434732"/>
              </w:rPr>
              <w:pPrChange w:author="ELENA GÓMEZ RICO" w:date="2026-03-23T17:41:53.731Z">
                <w:pPr>
                  <w:pStyle w:val="Normal"/>
                </w:pPr>
              </w:pPrChange>
            </w:pPr>
            <w:ins w:author="ELENA GÓMEZ RICO" w:date="2026-03-23T08:23:43.8Z" w16du:dateUtc="2026-03-23T08:23:43.8Z" w:id="2052698157">
              <w:r w:rsidRPr="3041B978" w:rsidR="6D913031">
                <w:rPr>
                  <w:sz w:val="20"/>
                  <w:szCs w:val="20"/>
                </w:rPr>
                <w:t>ProvKOS</w:t>
              </w:r>
            </w:ins>
          </w:p>
        </w:tc>
        <w:tc>
          <w:tcPr>
            <w:tcW w:w="1050" w:type="dxa"/>
            <w:tcMar/>
            <w:vAlign w:val="center"/>
            <w:tcPrChange w:author="ELENA GÓMEZ RICO" w:date="2026-03-23T17:44:07.452Z" w:id="129730231">
              <w:tcPr>
                <w:tcW w:w="1176" w:type="dxa"/>
                <w:tcMar/>
                <w:vAlign w:val="center"/>
              </w:tcPr>
            </w:tcPrChange>
          </w:tcPr>
          <w:p w:rsidR="03A0AAEE" w:rsidP="3041B978" w:rsidRDefault="03A0AAEE" w14:paraId="7C7BFEFD" w14:textId="5A42CC62">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8Z" w:id="926347263"/>
              </w:rPr>
              <w:pPrChange w:author="ELENA GÓMEZ RICO" w:date="2026-03-23T17:38:54.316Z">
                <w:pPr>
                  <w:pStyle w:val="Normal"/>
                </w:pPr>
              </w:pPrChange>
            </w:pPr>
            <w:ins w:author="ELENA GÓMEZ RICO" w:date="2026-03-23T08:23:43.8Z" w16du:dateUtc="2026-03-23T08:23:43.8Z" w:id="2060367370">
              <w:r w:rsidRPr="3041B978" w:rsidR="6D913031">
                <w:rPr>
                  <w:sz w:val="20"/>
                  <w:szCs w:val="20"/>
                </w:rPr>
                <w:t>Ontology</w:t>
              </w:r>
            </w:ins>
          </w:p>
        </w:tc>
        <w:tc>
          <w:tcPr>
            <w:tcW w:w="1320" w:type="dxa"/>
            <w:tcMar/>
            <w:vAlign w:val="center"/>
            <w:tcPrChange w:author="ELENA GÓMEZ RICO" w:date="2026-03-23T17:44:07.452Z" w:id="1651299949">
              <w:tcPr>
                <w:tcW w:w="343" w:type="dxa"/>
                <w:tcMar/>
                <w:vAlign w:val="center"/>
              </w:tcPr>
            </w:tcPrChange>
          </w:tcPr>
          <w:p w:rsidR="03A0AAEE" w:rsidP="41B8CC56" w:rsidRDefault="03A0AAEE" w14:paraId="26471BF7" w14:textId="5E1D71AD">
            <w:pPr>
              <w:pStyle w:val="Normal"/>
              <w:spacing w:before="0" w:beforeAutospacing="off" w:after="0" w:afterAutospacing="off" w:line="240" w:lineRule="auto"/>
              <w:rPr>
                <w:sz w:val="20"/>
                <w:szCs w:val="20"/>
              </w:rPr>
            </w:pPr>
            <w:ins w:author="ELENA GÓMEZ RICO" w:date="2026-03-23T17:40:35.489Z" w16du:dateUtc="2026-03-23T17:40:35.489Z" w:id="1637164161">
              <w:r w:rsidRPr="3041B978" w:rsidR="7687E436">
                <w:rPr>
                  <w:sz w:val="20"/>
                  <w:szCs w:val="20"/>
                </w:rPr>
                <w:t>L1</w:t>
              </w:r>
            </w:ins>
          </w:p>
        </w:tc>
        <w:tc>
          <w:tcPr>
            <w:tcW w:w="3600" w:type="dxa"/>
            <w:tcMar/>
            <w:vAlign w:val="center"/>
            <w:tcPrChange w:author="ELENA GÓMEZ RICO" w:date="2026-03-23T17:44:07.452Z" w:id="1234809568">
              <w:tcPr>
                <w:tcW w:w="3531" w:type="dxa"/>
                <w:tcMar/>
                <w:vAlign w:val="center"/>
              </w:tcPr>
            </w:tcPrChange>
          </w:tcPr>
          <w:p w:rsidR="03A0AAEE" w:rsidP="3041B978" w:rsidRDefault="03A0AAEE" w14:paraId="3700693B" w14:textId="6493C4CB">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89Z" w:id="2035349504"/>
              </w:rPr>
              <w:pPrChange w:author="ELENA GÓMEZ RICO" w:date="2026-03-23T17:42:01.118Z">
                <w:pPr>
                  <w:pStyle w:val="Normal"/>
                </w:pPr>
              </w:pPrChange>
            </w:pPr>
            <w:ins w:author="ELENA GÓMEZ RICO" w:date="2026-03-23T08:23:43.8Z" w16du:dateUtc="2026-03-23T08:23:43.8Z" w:id="1206926578">
              <w:r w:rsidRPr="3041B978" w:rsidR="6D913031">
                <w:rPr>
                  <w:sz w:val="20"/>
                  <w:szCs w:val="20"/>
                </w:rPr>
                <w:t>Provenance tracking model</w:t>
              </w:r>
            </w:ins>
          </w:p>
        </w:tc>
      </w:tr>
      <w:tr w:rsidR="03A0AAEE" w:rsidTr="3041B978" w14:paraId="2D77EE61">
        <w:trPr>
          <w:trHeight w:val="300"/>
          <w:trPrChange w:author="ELENA GÓMEZ RICO" w:date="2026-03-23T08:24:04.627Z" w16du:dateUtc="2026-03-23T08:24:04.627Z" w:id="1537032711">
            <w:trPr>
              <w:trHeight w:val="300"/>
            </w:trPr>
          </w:trPrChange>
          <w:ins w:author="ELENA GÓMEZ RICO" w:date="2026-03-23T08:23:43.8Z" w16du:dateUtc="2026-03-23T08:23:43.8Z" w:id="1328712794"/>
        </w:trPr>
        <w:tc>
          <w:tcPr>
            <w:tcW w:w="480" w:type="dxa"/>
            <w:tcMar/>
            <w:vAlign w:val="center"/>
            <w:tcPrChange w:author="ELENA GÓMEZ RICO" w:date="2026-03-23T17:44:07.452Z" w:id="1624899905">
              <w:tcPr>
                <w:tcW w:w="176" w:type="dxa"/>
                <w:tcMar/>
                <w:vAlign w:val="center"/>
              </w:tcPr>
            </w:tcPrChange>
          </w:tcPr>
          <w:p w:rsidR="03A0AAEE" w:rsidP="3041B978" w:rsidRDefault="03A0AAEE" w14:paraId="5EBACDA4" w14:textId="626B7F20">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89Z" w:id="376800399"/>
              </w:rPr>
              <w:pPrChange w:author="ELENA GÓMEZ RICO" w:date="2026-03-23T17:38:54.317Z">
                <w:pPr>
                  <w:pStyle w:val="Normal"/>
                </w:pPr>
              </w:pPrChange>
            </w:pPr>
            <w:ins w:author="ELENA GÓMEZ RICO" w:date="2026-03-23T08:23:43.8Z" w16du:dateUtc="2026-03-23T08:23:43.8Z" w:id="2103437080">
              <w:r w:rsidRPr="3041B978" w:rsidR="6D913031">
                <w:rPr>
                  <w:sz w:val="20"/>
                  <w:szCs w:val="20"/>
                </w:rPr>
                <w:t>20</w:t>
              </w:r>
            </w:ins>
          </w:p>
        </w:tc>
        <w:tc>
          <w:tcPr>
            <w:tcW w:w="2910" w:type="dxa"/>
            <w:tcMar/>
            <w:vAlign w:val="center"/>
            <w:tcPrChange w:author="ELENA GÓMEZ RICO" w:date="2026-03-23T17:44:07.452Z" w:id="1429113046">
              <w:tcPr>
                <w:tcW w:w="4133" w:type="dxa"/>
                <w:tcMar/>
                <w:vAlign w:val="center"/>
              </w:tcPr>
            </w:tcPrChange>
          </w:tcPr>
          <w:p w:rsidR="03A0AAEE" w:rsidP="3041B978" w:rsidRDefault="03A0AAEE" w14:paraId="05A131CA" w14:textId="14B7761F">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9Z" w:id="1035304877"/>
              </w:rPr>
              <w:pPrChange w:author="ELENA GÓMEZ RICO" w:date="2026-03-23T17:41:53.732Z">
                <w:pPr>
                  <w:pStyle w:val="Normal"/>
                </w:pPr>
              </w:pPrChange>
            </w:pPr>
            <w:ins w:author="ELENA GÓMEZ RICO" w:date="2026-03-23T08:23:43.8Z" w16du:dateUtc="2026-03-23T08:23:43.8Z" w:id="427185182">
              <w:r w:rsidRPr="3041B978" w:rsidR="6D913031">
                <w:rPr>
                  <w:sz w:val="20"/>
                  <w:szCs w:val="20"/>
                </w:rPr>
                <w:t>Inuvialuit Digital Library</w:t>
              </w:r>
            </w:ins>
          </w:p>
        </w:tc>
        <w:tc>
          <w:tcPr>
            <w:tcW w:w="1050" w:type="dxa"/>
            <w:tcMar/>
            <w:vAlign w:val="center"/>
            <w:tcPrChange w:author="ELENA GÓMEZ RICO" w:date="2026-03-23T17:44:07.452Z" w:id="1326838850">
              <w:tcPr>
                <w:tcW w:w="1176" w:type="dxa"/>
                <w:tcMar/>
                <w:vAlign w:val="center"/>
              </w:tcPr>
            </w:tcPrChange>
          </w:tcPr>
          <w:p w:rsidR="03A0AAEE" w:rsidP="3041B978" w:rsidRDefault="03A0AAEE" w14:paraId="3553F651" w14:textId="256D02A0">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9Z" w:id="1968198170"/>
              </w:rPr>
              <w:pPrChange w:author="ELENA GÓMEZ RICO" w:date="2026-03-23T17:38:54.317Z">
                <w:pPr>
                  <w:pStyle w:val="Normal"/>
                </w:pPr>
              </w:pPrChange>
            </w:pPr>
            <w:ins w:author="ELENA GÓMEZ RICO" w:date="2026-03-23T08:23:43.8Z" w16du:dateUtc="2026-03-23T08:23:43.8Z" w:id="154794369">
              <w:r w:rsidRPr="3041B978" w:rsidR="6D913031">
                <w:rPr>
                  <w:sz w:val="20"/>
                  <w:szCs w:val="20"/>
                </w:rPr>
                <w:t>Specific tool</w:t>
              </w:r>
            </w:ins>
          </w:p>
        </w:tc>
        <w:tc>
          <w:tcPr>
            <w:tcW w:w="1320" w:type="dxa"/>
            <w:tcMar/>
            <w:vAlign w:val="center"/>
            <w:tcPrChange w:author="ELENA GÓMEZ RICO" w:date="2026-03-23T17:44:07.452Z" w:id="1096473361">
              <w:tcPr>
                <w:tcW w:w="343" w:type="dxa"/>
                <w:tcMar/>
                <w:vAlign w:val="center"/>
              </w:tcPr>
            </w:tcPrChange>
          </w:tcPr>
          <w:p w:rsidR="03A0AAEE" w:rsidP="3041B978" w:rsidRDefault="03A0AAEE" w14:paraId="64808EF0" w14:textId="2AD0F574">
            <w:pPr>
              <w:pStyle w:val="Normal"/>
              <w:spacing w:before="0" w:beforeAutospacing="off" w:after="0" w:afterAutospacing="off" w:line="240" w:lineRule="auto"/>
              <w:rPr>
                <w:sz w:val="20"/>
                <w:szCs w:val="20"/>
              </w:rPr>
              <w:pPrChange w:author="ELENA GÓMEZ RICO" w:date="2026-03-23T17:38:54.317Z">
                <w:pPr>
                  <w:pStyle w:val="Normal"/>
                </w:pPr>
              </w:pPrChange>
            </w:pPr>
            <w:ins w:author="ELENA GÓMEZ RICO" w:date="2026-03-23T17:40:52.018Z" w16du:dateUtc="2026-03-23T17:40:52.018Z" w:id="1397854147">
              <w:r w:rsidRPr="3041B978" w:rsidR="183D9E10">
                <w:rPr>
                  <w:sz w:val="20"/>
                  <w:szCs w:val="20"/>
                </w:rPr>
                <w:t>L2</w:t>
              </w:r>
            </w:ins>
          </w:p>
        </w:tc>
        <w:tc>
          <w:tcPr>
            <w:tcW w:w="3600" w:type="dxa"/>
            <w:tcMar/>
            <w:vAlign w:val="center"/>
            <w:tcPrChange w:author="ELENA GÓMEZ RICO" w:date="2026-03-23T17:44:07.452Z" w:id="1329140818">
              <w:tcPr>
                <w:tcW w:w="3531" w:type="dxa"/>
                <w:tcMar/>
                <w:vAlign w:val="center"/>
              </w:tcPr>
            </w:tcPrChange>
          </w:tcPr>
          <w:p w:rsidR="03A0AAEE" w:rsidP="3041B978" w:rsidRDefault="03A0AAEE" w14:paraId="04F1786F" w14:textId="304F354A">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91Z" w:id="1134933130"/>
              </w:rPr>
              <w:pPrChange w:author="ELENA GÓMEZ RICO" w:date="2026-03-23T17:42:01.118Z">
                <w:pPr>
                  <w:pStyle w:val="Normal"/>
                </w:pPr>
              </w:pPrChange>
            </w:pPr>
            <w:ins w:author="ELENA GÓMEZ RICO" w:date="2026-03-23T08:23:43.8Z" w16du:dateUtc="2026-03-23T08:23:43.8Z" w:id="734096858">
              <w:r w:rsidRPr="3041B978" w:rsidR="6D913031">
                <w:rPr>
                  <w:sz w:val="20"/>
                  <w:szCs w:val="20"/>
                </w:rPr>
                <w:t>Metadata framework, DL structure, Omeka access</w:t>
              </w:r>
            </w:ins>
          </w:p>
        </w:tc>
      </w:tr>
      <w:tr w:rsidR="03A0AAEE" w:rsidTr="3041B978" w14:paraId="2EF4B8C3">
        <w:trPr>
          <w:trHeight w:val="300"/>
          <w:trPrChange w:author="ELENA GÓMEZ RICO" w:date="2026-03-23T08:24:04.627Z" w16du:dateUtc="2026-03-23T08:24:04.627Z" w:id="1334427532">
            <w:trPr>
              <w:trHeight w:val="300"/>
            </w:trPr>
          </w:trPrChange>
          <w:ins w:author="ELENA GÓMEZ RICO" w:date="2026-03-23T08:23:43.8Z" w16du:dateUtc="2026-03-23T08:23:43.8Z" w:id="1472374618"/>
        </w:trPr>
        <w:tc>
          <w:tcPr>
            <w:tcW w:w="480" w:type="dxa"/>
            <w:tcMar/>
            <w:vAlign w:val="center"/>
            <w:tcPrChange w:author="ELENA GÓMEZ RICO" w:date="2026-03-23T17:44:07.452Z" w:id="486780812">
              <w:tcPr>
                <w:tcW w:w="176" w:type="dxa"/>
                <w:tcMar/>
                <w:vAlign w:val="center"/>
              </w:tcPr>
            </w:tcPrChange>
          </w:tcPr>
          <w:p w:rsidR="03A0AAEE" w:rsidP="3041B978" w:rsidRDefault="03A0AAEE" w14:paraId="776AB7A9" w14:textId="2757BA49">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91Z" w:id="625186582"/>
              </w:rPr>
              <w:pPrChange w:author="ELENA GÓMEZ RICO" w:date="2026-03-23T17:38:54.318Z">
                <w:pPr>
                  <w:pStyle w:val="Normal"/>
                </w:pPr>
              </w:pPrChange>
            </w:pPr>
            <w:ins w:author="ELENA GÓMEZ RICO" w:date="2026-03-23T08:23:43.8Z" w16du:dateUtc="2026-03-23T08:23:43.8Z" w:id="1058472040">
              <w:r w:rsidRPr="3041B978" w:rsidR="6D913031">
                <w:rPr>
                  <w:sz w:val="20"/>
                  <w:szCs w:val="20"/>
                </w:rPr>
                <w:t>21</w:t>
              </w:r>
            </w:ins>
          </w:p>
        </w:tc>
        <w:tc>
          <w:tcPr>
            <w:tcW w:w="2910" w:type="dxa"/>
            <w:tcMar/>
            <w:vAlign w:val="center"/>
            <w:tcPrChange w:author="ELENA GÓMEZ RICO" w:date="2026-03-23T17:44:07.452Z" w:id="2028830605">
              <w:tcPr>
                <w:tcW w:w="4133" w:type="dxa"/>
                <w:tcMar/>
                <w:vAlign w:val="center"/>
              </w:tcPr>
            </w:tcPrChange>
          </w:tcPr>
          <w:p w:rsidR="03A0AAEE" w:rsidP="3041B978" w:rsidRDefault="03A0AAEE" w14:paraId="72C86027" w14:textId="28858C52">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92Z" w:id="1198505287"/>
              </w:rPr>
              <w:pPrChange w:author="ELENA GÓMEZ RICO" w:date="2026-03-23T17:41:53.732Z">
                <w:pPr>
                  <w:pStyle w:val="Normal"/>
                </w:pPr>
              </w:pPrChange>
            </w:pPr>
            <w:ins w:author="ELENA GÓMEZ RICO" w:date="2026-03-23T08:23:43.8Z" w16du:dateUtc="2026-03-23T08:23:43.8Z" w:id="1717143141">
              <w:r w:rsidRPr="3041B978" w:rsidR="6D913031">
                <w:rPr>
                  <w:sz w:val="20"/>
                  <w:szCs w:val="20"/>
                </w:rPr>
                <w:t>HyperReal</w:t>
              </w:r>
            </w:ins>
          </w:p>
        </w:tc>
        <w:tc>
          <w:tcPr>
            <w:tcW w:w="1050" w:type="dxa"/>
            <w:tcMar/>
            <w:vAlign w:val="center"/>
            <w:tcPrChange w:author="ELENA GÓMEZ RICO" w:date="2026-03-23T17:44:07.452Z" w:id="707936363">
              <w:tcPr>
                <w:tcW w:w="1176" w:type="dxa"/>
                <w:tcMar/>
                <w:vAlign w:val="center"/>
              </w:tcPr>
            </w:tcPrChange>
          </w:tcPr>
          <w:p w:rsidR="03A0AAEE" w:rsidP="3041B978" w:rsidRDefault="03A0AAEE" w14:paraId="5A24F704" w14:textId="7EEA437F">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92Z" w:id="423304417"/>
              </w:rPr>
              <w:pPrChange w:author="ELENA GÓMEZ RICO" w:date="2026-03-23T17:38:54.318Z">
                <w:pPr>
                  <w:pStyle w:val="Normal"/>
                </w:pPr>
              </w:pPrChange>
            </w:pPr>
            <w:ins w:author="ELENA GÓMEZ RICO" w:date="2026-03-23T08:23:43.8Z" w16du:dateUtc="2026-03-23T08:23:43.8Z" w:id="1836141764">
              <w:r w:rsidRPr="3041B978" w:rsidR="6D913031">
                <w:rPr>
                  <w:sz w:val="20"/>
                  <w:szCs w:val="20"/>
                </w:rPr>
                <w:t>Semantic Search</w:t>
              </w:r>
            </w:ins>
          </w:p>
        </w:tc>
        <w:tc>
          <w:tcPr>
            <w:tcW w:w="1320" w:type="dxa"/>
            <w:tcMar/>
            <w:vAlign w:val="center"/>
            <w:tcPrChange w:author="ELENA GÓMEZ RICO" w:date="2026-03-23T17:44:07.452Z" w:id="883832501">
              <w:tcPr>
                <w:tcW w:w="343" w:type="dxa"/>
                <w:tcMar/>
                <w:vAlign w:val="center"/>
              </w:tcPr>
            </w:tcPrChange>
          </w:tcPr>
          <w:p w:rsidR="03A0AAEE" w:rsidP="41B8CC56" w:rsidRDefault="03A0AAEE" w14:paraId="003897F1" w14:textId="0229B8FD">
            <w:pPr>
              <w:pStyle w:val="Normal"/>
              <w:spacing w:before="0" w:beforeAutospacing="off" w:after="0" w:afterAutospacing="off" w:line="240" w:lineRule="auto"/>
              <w:rPr>
                <w:sz w:val="20"/>
                <w:szCs w:val="20"/>
              </w:rPr>
            </w:pPr>
            <w:ins w:author="ELENA GÓMEZ RICO" w:date="2026-03-23T17:40:45.878Z" w16du:dateUtc="2026-03-23T17:40:45.878Z" w:id="1913754409">
              <w:r w:rsidRPr="3041B978" w:rsidR="7E42F368">
                <w:rPr>
                  <w:sz w:val="20"/>
                  <w:szCs w:val="20"/>
                </w:rPr>
                <w:t>L1</w:t>
              </w:r>
            </w:ins>
          </w:p>
        </w:tc>
        <w:tc>
          <w:tcPr>
            <w:tcW w:w="3600" w:type="dxa"/>
            <w:tcMar/>
            <w:vAlign w:val="center"/>
            <w:tcPrChange w:author="ELENA GÓMEZ RICO" w:date="2026-03-23T17:44:07.452Z" w:id="372977680">
              <w:tcPr>
                <w:tcW w:w="3531" w:type="dxa"/>
                <w:tcMar/>
                <w:vAlign w:val="center"/>
              </w:tcPr>
            </w:tcPrChange>
          </w:tcPr>
          <w:p w:rsidR="03A0AAEE" w:rsidP="3041B978" w:rsidRDefault="03A0AAEE" w14:paraId="39FE3B30" w14:textId="0A8EA34D">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93Z" w:id="1641764454"/>
              </w:rPr>
              <w:pPrChange w:author="ELENA GÓMEZ RICO" w:date="2026-03-23T17:42:01.118Z">
                <w:pPr>
                  <w:pStyle w:val="Normal"/>
                </w:pPr>
              </w:pPrChange>
            </w:pPr>
            <w:ins w:author="ELENA GÓMEZ RICO" w:date="2026-03-23T08:23:43.8Z" w16du:dateUtc="2026-03-23T08:23:43.8Z" w:id="318419155">
              <w:r w:rsidRPr="3041B978" w:rsidR="6D913031">
                <w:rPr>
                  <w:sz w:val="20"/>
                  <w:szCs w:val="20"/>
                </w:rPr>
                <w:t>Multivocal exhibitions, narrative layers</w:t>
              </w:r>
            </w:ins>
          </w:p>
        </w:tc>
      </w:tr>
      <w:tr w:rsidR="03A0AAEE" w:rsidTr="3041B978" w14:paraId="4D1BBF99">
        <w:trPr>
          <w:trHeight w:val="300"/>
          <w:trPrChange w:author="ELENA GÓMEZ RICO" w:date="2026-03-23T08:24:04.628Z" w16du:dateUtc="2026-03-23T08:24:04.628Z" w:id="250427382">
            <w:trPr>
              <w:trHeight w:val="300"/>
            </w:trPr>
          </w:trPrChange>
          <w:ins w:author="ELENA GÓMEZ RICO" w:date="2026-03-23T08:23:43.801Z" w16du:dateUtc="2026-03-23T08:23:43.801Z" w:id="1924176436"/>
        </w:trPr>
        <w:tc>
          <w:tcPr>
            <w:tcW w:w="480" w:type="dxa"/>
            <w:tcMar/>
            <w:vAlign w:val="center"/>
            <w:tcPrChange w:author="ELENA GÓMEZ RICO" w:date="2026-03-23T17:44:07.452Z" w:id="1235085305">
              <w:tcPr>
                <w:tcW w:w="176" w:type="dxa"/>
                <w:tcMar/>
                <w:vAlign w:val="center"/>
              </w:tcPr>
            </w:tcPrChange>
          </w:tcPr>
          <w:p w:rsidR="03A0AAEE" w:rsidP="3041B978" w:rsidRDefault="03A0AAEE" w14:paraId="36E2FE82" w14:textId="64F8A015">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93Z" w:id="1867822529"/>
              </w:rPr>
              <w:pPrChange w:author="ELENA GÓMEZ RICO" w:date="2026-03-23T17:38:54.318Z">
                <w:pPr>
                  <w:pStyle w:val="Normal"/>
                </w:pPr>
              </w:pPrChange>
            </w:pPr>
            <w:ins w:author="ELENA GÓMEZ RICO" w:date="2026-03-23T08:23:43.801Z" w16du:dateUtc="2026-03-23T08:23:43.801Z" w:id="1537022984">
              <w:r w:rsidRPr="3041B978" w:rsidR="6D913031">
                <w:rPr>
                  <w:sz w:val="20"/>
                  <w:szCs w:val="20"/>
                </w:rPr>
                <w:t>22</w:t>
              </w:r>
            </w:ins>
          </w:p>
        </w:tc>
        <w:tc>
          <w:tcPr>
            <w:tcW w:w="2910" w:type="dxa"/>
            <w:tcMar/>
            <w:vAlign w:val="center"/>
            <w:tcPrChange w:author="ELENA GÓMEZ RICO" w:date="2026-03-23T17:44:07.452Z" w:id="643252650">
              <w:tcPr>
                <w:tcW w:w="4133" w:type="dxa"/>
                <w:tcMar/>
                <w:vAlign w:val="center"/>
              </w:tcPr>
            </w:tcPrChange>
          </w:tcPr>
          <w:p w:rsidR="03A0AAEE" w:rsidP="3041B978" w:rsidRDefault="03A0AAEE" w14:paraId="2FC60FF6" w14:textId="7648033B">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94Z" w:id="1270749445"/>
              </w:rPr>
              <w:pPrChange w:author="ELENA GÓMEZ RICO" w:date="2026-03-23T17:41:53.732Z">
                <w:pPr>
                  <w:pStyle w:val="Normal"/>
                </w:pPr>
              </w:pPrChange>
            </w:pPr>
            <w:ins w:author="ELENA GÓMEZ RICO" w:date="2026-03-23T08:23:43.801Z" w16du:dateUtc="2026-03-23T08:23:43.801Z" w:id="1907522116">
              <w:r w:rsidRPr="3041B978" w:rsidR="6D913031">
                <w:rPr>
                  <w:sz w:val="20"/>
                  <w:szCs w:val="20"/>
                </w:rPr>
                <w:t>Rhizomer</w:t>
              </w:r>
            </w:ins>
          </w:p>
        </w:tc>
        <w:tc>
          <w:tcPr>
            <w:tcW w:w="1050" w:type="dxa"/>
            <w:tcMar/>
            <w:vAlign w:val="center"/>
            <w:tcPrChange w:author="ELENA GÓMEZ RICO" w:date="2026-03-23T17:44:07.452Z" w:id="2130603852">
              <w:tcPr>
                <w:tcW w:w="1176" w:type="dxa"/>
                <w:tcMar/>
                <w:vAlign w:val="center"/>
              </w:tcPr>
            </w:tcPrChange>
          </w:tcPr>
          <w:p w:rsidR="03A0AAEE" w:rsidP="3041B978" w:rsidRDefault="03A0AAEE" w14:paraId="4288E27A" w14:textId="7F6C8891">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3T08:23:53.294Z" w:id="1642654987"/>
              </w:rPr>
              <w:pPrChange w:author="ELENA GÓMEZ RICO" w:date="2026-03-23T17:38:54.318Z">
                <w:pPr>
                  <w:pStyle w:val="Normal"/>
                </w:pPr>
              </w:pPrChange>
            </w:pPr>
            <w:ins w:author="ELENA GÓMEZ RICO" w:date="2026-03-23T08:23:43.801Z" w16du:dateUtc="2026-03-23T08:23:43.801Z" w:id="708063150">
              <w:r w:rsidRPr="3041B978" w:rsidR="6D913031">
                <w:rPr>
                  <w:sz w:val="20"/>
                  <w:szCs w:val="20"/>
                </w:rPr>
                <w:t>Semantic Search</w:t>
              </w:r>
            </w:ins>
          </w:p>
        </w:tc>
        <w:tc>
          <w:tcPr>
            <w:tcW w:w="1320" w:type="dxa"/>
            <w:tcMar/>
            <w:vAlign w:val="center"/>
            <w:tcPrChange w:author="ELENA GÓMEZ RICO" w:date="2026-03-23T17:44:07.452Z" w:id="1210200185">
              <w:tcPr>
                <w:tcW w:w="343" w:type="dxa"/>
                <w:tcMar/>
                <w:vAlign w:val="center"/>
              </w:tcPr>
            </w:tcPrChange>
          </w:tcPr>
          <w:p w:rsidR="03A0AAEE" w:rsidP="41B8CC56" w:rsidRDefault="03A0AAEE" w14:paraId="3BE0C9BA" w14:textId="0D9D09E8">
            <w:pPr>
              <w:pStyle w:val="Normal"/>
              <w:spacing w:before="0" w:beforeAutospacing="off" w:after="0" w:afterAutospacing="off" w:line="240" w:lineRule="auto"/>
              <w:rPr>
                <w:sz w:val="20"/>
                <w:szCs w:val="20"/>
              </w:rPr>
            </w:pPr>
            <w:ins w:author="ELENA GÓMEZ RICO" w:date="2026-03-23T17:40:40.073Z" w16du:dateUtc="2026-03-23T17:40:40.073Z" w:id="771626826">
              <w:r w:rsidRPr="3041B978" w:rsidR="48C1474C">
                <w:rPr>
                  <w:sz w:val="20"/>
                  <w:szCs w:val="20"/>
                </w:rPr>
                <w:t>L1</w:t>
              </w:r>
            </w:ins>
          </w:p>
        </w:tc>
        <w:tc>
          <w:tcPr>
            <w:tcW w:w="3600" w:type="dxa"/>
            <w:tcMar/>
            <w:vAlign w:val="center"/>
            <w:tcPrChange w:author="ELENA GÓMEZ RICO" w:date="2026-03-23T17:44:07.453Z" w:id="1160081356">
              <w:tcPr>
                <w:tcW w:w="3531" w:type="dxa"/>
                <w:tcMar/>
                <w:vAlign w:val="center"/>
              </w:tcPr>
            </w:tcPrChange>
          </w:tcPr>
          <w:p w:rsidR="03A0AAEE" w:rsidP="3041B978" w:rsidRDefault="03A0AAEE" w14:paraId="39CA9F53" w14:textId="29FB59C4">
            <w:pPr>
              <w:pStyle w:val="Normal"/>
              <w:spacing w:before="0" w:beforeAutospacing="off" w:after="0" w:afterAutospacing="off" w:line="240" w:lineRule="auto"/>
              <w:jc w:val="left"/>
              <w:rPr>
                <w:rFonts w:ascii="Times New Roman" w:hAnsi="Times New Roman" w:eastAsia="Times New Roman" w:cs="Times New Roman"/>
                <w:sz w:val="20"/>
                <w:szCs w:val="20"/>
                <w:rPrChange w:author="ELENA GÓMEZ RICO" w:date="2026-03-23T08:23:53.295Z" w:id="401099424"/>
              </w:rPr>
              <w:pPrChange w:author="ELENA GÓMEZ RICO" w:date="2026-03-23T17:42:01.118Z">
                <w:pPr>
                  <w:pStyle w:val="Normal"/>
                </w:pPr>
              </w:pPrChange>
            </w:pPr>
            <w:ins w:author="ELENA GÓMEZ RICO" w:date="2026-03-23T08:23:43.801Z" w16du:dateUtc="2026-03-23T08:23:43.801Z" w:id="2123850670">
              <w:r w:rsidRPr="3041B978" w:rsidR="6D913031">
                <w:rPr>
                  <w:sz w:val="20"/>
                  <w:szCs w:val="20"/>
                </w:rPr>
                <w:t>Interactive exploration tool</w:t>
              </w:r>
            </w:ins>
          </w:p>
        </w:tc>
      </w:tr>
    </w:tbl>
    <w:p w:rsidR="03A0AAEE" w:rsidP="10751D0A" w:rsidRDefault="03A0AAEE" w14:paraId="53AECE1C" w14:textId="2A7F903F">
      <w:pPr>
        <w:pStyle w:val="Normal"/>
        <w:rPr>
          <w:del w:author="ELENA GÓMEZ RICO" w:date="2026-03-17T21:14:00Z" w16du:dateUtc="2026-03-17T20:14:00Z" w:id="1590866143"/>
          <w:rPrChange w:author="ELENA GÓMEZ RICO" w:date="2026-03-23T08:23:10.018Z" w:id="457690170">
            <w:rPr>
              <w:del w:author="ELENA GÓMEZ RICO" w:date="2026-03-17T21:14:00Z" w16du:dateUtc="2026-03-17T20:14:00Z" w:id="1231381654"/>
              <w:rFonts w:ascii="Times New Roman" w:hAnsi="Times New Roman" w:cs="Times New Roman"/>
            </w:rPr>
          </w:rPrChange>
        </w:rPr>
      </w:pPr>
      <w:ins w:author="ELENA GÓMEZ RICO" w:date="2026-03-23T16:57:22.104Z" w16du:dateUtc="2026-03-23T16:57:22.104Z" w:id="2130997972">
        <w:r w:rsidR="19144743">
          <w:t xml:space="preserve">Table 2. Inventory of Semantic or </w:t>
        </w:r>
        <w:r w:rsidR="19144743">
          <w:t>NeSyAI</w:t>
        </w:r>
        <w:r w:rsidR="19144743">
          <w:t xml:space="preserve"> PP found in academic databases (Authors’ data)</w:t>
        </w:r>
      </w:ins>
    </w:p>
    <w:p w:rsidRPr="00492B76" w:rsidR="00307D51" w:rsidDel="00427DE0" w:rsidP="41B8CC56" w:rsidRDefault="00D759E1" w14:paraId="5132FB7E" w14:textId="241BBC7B">
      <w:pPr>
        <w:pStyle w:val="Normal"/>
        <w:rPr>
          <w:del w:author="ELENA GÓMEZ RICO" w:date="2026-03-17T21:24:00Z" w16du:dateUtc="2026-03-17T20:24:00Z" w:id="643071916"/>
          <w:rFonts w:ascii="Times New Roman" w:hAnsi="Times New Roman" w:eastAsia="Times New Roman" w:cs="Times New Roman"/>
          <w:b w:val="1"/>
          <w:bCs w:val="1"/>
          <w:rPrChange w:author="ELENA GÓMEZ RICO" w:date="2026-03-23T17:44:38.282Z" w:id="1672554945">
            <w:rPr>
              <w:del w:author="ELENA GÓMEZ RICO" w:date="2026-03-17T21:24:00Z" w16du:dateUtc="2026-03-17T20:24:00Z" w:id="1006018529"/>
              <w:rFonts w:ascii="Times New Roman" w:hAnsi="Times New Roman" w:eastAsia="Times New Roman" w:cs="Times New Roman"/>
            </w:rPr>
          </w:rPrChange>
        </w:rPr>
      </w:pPr>
      <w:bookmarkStart w:name="Xfa0233ea63038ee10e2204b82f3507b800571be" w:id="402"/>
      <w:ins w:author="ELENA GÓMEZ RICO" w:date="2026-03-23T16:57:38.258Z" w16du:dateUtc="2026-03-23T16:57:38.258Z" w:id="1887646366">
        <w:r w:rsidRPr="3041B978" w:rsidR="19144743">
          <w:rPr>
            <w:b w:val="1"/>
            <w:bCs w:val="1"/>
            <w:rPrChange w:author="ELENA GÓMEZ RICO" w:date="2026-03-24T08:11:50.678Z" w16du:dateUtc="2026-03-24T08:11:50.678Z" w:id="674435950"/>
          </w:rPr>
          <w:t>D1:</w:t>
        </w:r>
      </w:ins>
      <w:del w:author="ELENA GÓMEZ RICO" w:date="2026-03-17T21:24:00Z" w16du:dateUtc="2026-03-17T20:24:00Z" w:id="215266034">
        <w:r w:rsidRPr="3041B978" w:rsidDel="00D759E1">
          <w:rPr>
            <w:b w:val="1"/>
            <w:bCs w:val="1"/>
            <w:rPrChange w:author="ELENA GÓMEZ RICO" w:date="2026-03-23T17:44:38.279Z" w16du:dateUtc="2026-03-23T17:44:38.279Z" w:id="100576144"/>
          </w:rPr>
          <w:delText>1</w:delText>
        </w:r>
      </w:del>
      <w:del w:author="ELENA GÓMEZ RICO" w:date="2026-03-23T16:57:34.481Z" w16du:dateUtc="2026-03-23T16:57:34.481Z" w:id="1788156686">
        <w:r w:rsidRPr="3041B978" w:rsidDel="00D759E1">
          <w:rPr>
            <w:b w:val="1"/>
            <w:bCs w:val="1"/>
            <w:rPrChange w:author="ELENA GÓMEZ RICO" w:date="2026-03-17T21:24:00Z" w16du:dateUtc="2026-03-17T20:24:00Z" w:id="1590755206">
              <w:rPr>
                <w:rFonts w:ascii="Times New Roman" w:hAnsi="Times New Roman" w:cs="Times New Roman"/>
              </w:rPr>
            </w:rPrChange>
          </w:rPr>
          <w:delText>.</w:delText>
        </w:r>
      </w:del>
      <w:del w:author="ELENA GÓMEZ RICO" w:date="2026-03-17T21:24:00Z" w16du:dateUtc="2026-03-17T20:24:00Z" w:id="1368397800">
        <w:r w:rsidRPr="3041B978" w:rsidDel="00D759E1">
          <w:rPr>
            <w:b w:val="1"/>
            <w:bCs w:val="1"/>
            <w:rPrChange w:author="ELENA GÓMEZ RICO" w:date="2026-03-17T21:24:00Z" w16du:dateUtc="2026-03-17T20:24:00Z" w:id="1248426228">
              <w:rPr>
                <w:rFonts w:ascii="Times New Roman" w:hAnsi="Times New Roman" w:cs="Times New Roman"/>
              </w:rPr>
            </w:rPrChange>
          </w:rPr>
          <w:delText xml:space="preserve"> </w:delText>
        </w:r>
      </w:del>
      <w:r w:rsidRPr="3041B978" w:rsidR="20791936">
        <w:rPr>
          <w:b w:val="1"/>
          <w:bCs w:val="1"/>
          <w:rPrChange w:author="ELENA GÓMEZ RICO" w:date="2026-03-17T21:24:00Z" w16du:dateUtc="2026-03-17T20:24:00Z" w:id="1339484860">
            <w:rPr>
              <w:rFonts w:ascii="Times New Roman" w:hAnsi="Times New Roman" w:cs="Times New Roman"/>
            </w:rPr>
          </w:rPrChange>
        </w:rPr>
        <w:t>User integration phase</w:t>
      </w:r>
      <w:ins w:author="ELENA GÓMEZ RICO" w:date="2026-03-17T20:30:00Z" w16du:dateUtc="2026-03-17T19:30:00Z" w:id="680506958">
        <w:r w:rsidRPr="3041B978" w:rsidR="71032E53">
          <w:rPr>
            <w:b w:val="1"/>
            <w:bCs w:val="1"/>
            <w:rPrChange w:author="ELENA GÓMEZ RICO" w:date="2026-03-17T21:24:00Z" w16du:dateUtc="2026-03-17T20:24:00Z" w:id="1094002126">
              <w:rPr>
                <w:rFonts w:ascii="Times New Roman" w:hAnsi="Times New Roman" w:cs="Times New Roman"/>
              </w:rPr>
            </w:rPrChange>
          </w:rPr>
          <w:t>s</w:t>
        </w:r>
      </w:ins>
      <w:r w:rsidRPr="3041B978" w:rsidR="20791936">
        <w:rPr>
          <w:b w:val="1"/>
          <w:bCs w:val="1"/>
          <w:rPrChange w:author="ELENA GÓMEZ RICO" w:date="2026-03-17T21:24:00Z" w16du:dateUtc="2026-03-17T20:24:00Z" w:id="304398946">
            <w:rPr>
              <w:rFonts w:ascii="Times New Roman" w:hAnsi="Times New Roman" w:cs="Times New Roman"/>
            </w:rPr>
          </w:rPrChange>
        </w:rPr>
        <w:t xml:space="preserve"> and process-driven patterns</w:t>
      </w:r>
    </w:p>
    <w:p w:rsidRPr="00492B76" w:rsidR="00D26924" w:rsidP="10751D0A" w:rsidRDefault="00D26924" w14:paraId="53266C51" w14:textId="35D7EA08">
      <w:pPr>
        <w:pStyle w:val="Normal"/>
        <w:rPr>
          <w:ins w:author="ELENA GÓMEZ RICO" w:date="2026-03-22T20:42:20.575Z" w16du:dateUtc="2026-03-22T20:42:20.575Z" w:id="1854980747"/>
          <w:rFonts w:ascii="Times New Roman" w:hAnsi="Times New Roman" w:eastAsia="Times New Roman" w:cs="Times New Roman"/>
          <w:color w:val="auto"/>
          <w:sz w:val="24"/>
          <w:szCs w:val="24"/>
        </w:rPr>
      </w:pPr>
      <w:bookmarkStart w:name="X1c90b831e4465e65494c08ead9fe22542771441" w:id="409"/>
      <w:bookmarkEnd w:id="402"/>
      <w:del w:author="ELENA GÓMEZ RICO" w:date="2026-03-17T20:31:00Z" w16du:dateUtc="2026-03-17T20:31:00Z" w:id="1100994686">
        <w:r w:rsidDel="00D26924">
          <w:delText xml:space="preserve">The process-driven dimension examines when in the development lifecycle users are integrated into semantic and </w:delText>
        </w:r>
        <w:r w:rsidDel="00D26924">
          <w:delText>NeSy</w:delText>
        </w:r>
        <w:r w:rsidDel="00D26924">
          <w:delText xml:space="preserve"> AI</w:delText>
        </w:r>
      </w:del>
      <w:del w:author="ELENA GÓMEZ RICO" w:date="2026-03-23T12:50:59.672Z" w16du:dateUtc="2026-03-23T12:50:59.672Z" w:id="351635224">
        <w:r w:rsidDel="00D26924">
          <w:delText xml:space="preserve"> </w:delText>
        </w:r>
        <w:r w:rsidDel="00D26924">
          <w:delText>s</w:delText>
        </w:r>
      </w:del>
      <w:del w:author="ELENA GÓMEZ RICO" w:date="2026-03-17T20:31:00Z" w16du:dateUtc="2026-03-17T20:31:00Z" w:id="1792935165">
        <w:r w:rsidDel="00D26924">
          <w:delText>ystems for digital libraries, distinguishing between early-stage co-design, late-stage evaluation, constant engagement, and cases where user integration is not explicitly documented</w:delText>
        </w:r>
      </w:del>
      <w:r w:rsidR="61DAD569">
        <w:rPr/>
        <w:t xml:space="preserve">. </w:t>
      </w:r>
      <w:del w:author="ELENA GÓMEZ RICO" w:date="2026-03-17T21:16:00Z" w16du:dateUtc="2026-03-17T20:16:00Z" w:id="1465466823">
        <w:r w:rsidDel="00D26924">
          <w:delText xml:space="preserve">Analysis </w:delText>
        </w:r>
      </w:del>
      <w:del w:author="ELENA GÓMEZ RICO" w:date="2026-03-22T20:43:25.508Z" w16du:dateUtc="2026-03-22T20:43:25.508Z" w:id="1134495462">
        <w:r w:rsidDel="00D26924">
          <w:delText xml:space="preserve">of </w:delText>
        </w:r>
        <w:r w:rsidDel="00D26924">
          <w:delText xml:space="preserve">the 22 </w:delText>
        </w:r>
      </w:del>
      <w:del w:author="ELENA GÓMEZ RICO" w:date="2026-03-17T21:16:00Z" w16du:dateUtc="2026-03-17T20:16:00Z" w:id="241221203">
        <w:r w:rsidDel="00D26924">
          <w:delText>use-case</w:delText>
        </w:r>
        <w:r w:rsidDel="00D26924">
          <w:delText>s</w:delText>
        </w:r>
      </w:del>
      <w:ins w:author="ELENA GÓMEZ RICO" w:date="2026-03-24T08:14:11.406Z" w16du:dateUtc="2026-03-24T08:14:11.406Z" w:id="1333483230">
        <w:r w:rsidR="0ADD3502">
          <w:t xml:space="preserve"> </w:t>
        </w:r>
      </w:ins>
      <w:ins w:author="ELENA GÓMEZ RICO" w:date="2026-03-22T20:43:30.202Z" w16du:dateUtc="2026-03-22T20:43:30.202Z" w:id="1090313025">
        <w:r w:rsidR="77FB11D7">
          <w:t xml:space="preserve">The </w:t>
        </w:r>
      </w:ins>
      <w:ins w:author="ELENA GÓMEZ RICO" w:date="2026-03-22T20:44:57.88Z" w16du:dateUtc="2026-03-22T20:44:57.88Z" w:id="396497919">
        <w:r w:rsidR="7D9FD022">
          <w:t xml:space="preserve">documented </w:t>
        </w:r>
      </w:ins>
      <w:ins w:author="ELENA GÓMEZ RICO" w:date="2026-03-17T21:16:00Z" w16du:dateUtc="2026-03-17T20:16:00Z" w:id="1882586789">
        <w:r w:rsidR="49E1403C">
          <w:t>practices</w:t>
        </w:r>
      </w:ins>
      <w:r w:rsidR="61DAD569">
        <w:rPr/>
        <w:t xml:space="preserve"> </w:t>
      </w:r>
      <w:ins w:author="ELENA GÓMEZ RICO" w:date="2026-03-22T20:43:53.142Z" w16du:dateUtc="2026-03-22T20:43:53.142Z" w:id="646455795">
        <w:r w:rsidR="3A2C5687">
          <w:t xml:space="preserve">show </w:t>
        </w:r>
      </w:ins>
      <w:ins w:author="ELENA GÓMEZ RICO" w:date="2026-03-22T22:16:25.508Z" w16du:dateUtc="2026-03-22T22:16:25.508Z" w:id="2034313921">
        <w:r w:rsidR="1F486F4D">
          <w:t>different</w:t>
        </w:r>
      </w:ins>
      <w:ins w:author="ELENA GÓMEZ RICO" w:date="2026-03-22T20:43:53.142Z" w16du:dateUtc="2026-03-22T20:43:53.142Z" w:id="1706175434">
        <w:r w:rsidR="3A2C5687">
          <w:t xml:space="preserve"> </w:t>
        </w:r>
      </w:ins>
      <w:ins w:author="ELENA GÓMEZ RICO" w:date="2026-03-17T21:16:00Z" w16du:dateUtc="2026-03-17T20:16:00Z" w:id="558400820">
        <w:r w:rsidR="49E1403C">
          <w:t>integration phases</w:t>
        </w:r>
      </w:ins>
      <w:ins w:author="ELENA GÓMEZ RICO" w:date="2026-03-22T22:19:12.108Z" w16du:dateUtc="2026-03-22T22:19:12.108Z" w:id="880885508">
        <w:r w:rsidR="019591FE">
          <w:t xml:space="preserve"> (see table </w:t>
        </w:r>
      </w:ins>
      <w:ins w:author="ELENA GÓMEZ RICO" w:date="2026-03-23T16:57:54.62Z" w16du:dateUtc="2026-03-23T16:57:54.62Z" w:id="253960309">
        <w:r w:rsidR="63A1E9E4">
          <w:t>3</w:t>
        </w:r>
      </w:ins>
      <w:ins w:author="ELENA GÓMEZ RICO" w:date="2026-03-22T22:19:12.108Z" w16du:dateUtc="2026-03-22T22:19:12.108Z" w:id="854072939">
        <w:r w:rsidR="019591FE">
          <w:t>)</w:t>
        </w:r>
      </w:ins>
      <w:ins w:author="ELENA GÓMEZ RICO" w:date="2026-03-22T22:17:36.541Z" w16du:dateUtc="2026-03-22T22:17:36.541Z" w:id="1478643463">
        <w:r w:rsidR="087840DB">
          <w:t>.</w:t>
        </w:r>
      </w:ins>
      <w:ins w:author="ELENA GÓMEZ RICO" w:date="2026-03-17T21:16:00Z" w16du:dateUtc="2026-03-17T20:16:00Z" w:id="948666873">
        <w:r w:rsidR="49E1403C">
          <w:t xml:space="preserve"> </w:t>
        </w:r>
      </w:ins>
      <w:del w:author="ELENA GÓMEZ RICO" w:date="2026-03-19T11:38:04.835Z" w16du:dateUtc="2026-03-19T11:38:04.835Z" w:id="646171698">
        <w:r w:rsidDel="00D26924">
          <w:delText>is</w:delText>
        </w:r>
      </w:del>
      <w:del w:author="ELENA GÓMEZ RICO" w:date="2026-03-22T20:44:26.22Z" w16du:dateUtc="2026-03-22T20:44:26.22Z" w:id="4408632">
        <w:r w:rsidDel="00D26924">
          <w:delText xml:space="preserve"> non-exclusive</w:delText>
        </w:r>
      </w:del>
      <w:del w:author="ELENA GÓMEZ RICO" w:date="2026-03-17T21:17:00Z" w16du:dateUtc="2026-03-17T20:17:00Z" w:id="1342920564">
        <w:r w:rsidDel="00D26924">
          <w:delText xml:space="preserve"> across phases</w:delText>
        </w:r>
      </w:del>
      <w:del w:author="ELENA GÓMEZ RICO" w:date="2026-03-22T22:15:43.712Z" w16du:dateUtc="2026-03-22T22:15:43.712Z" w:id="1124490710">
        <w:r w:rsidDel="00D26924">
          <w:delText xml:space="preserve">: seven </w:delText>
        </w:r>
      </w:del>
      <w:del w:author="ELENA GÓMEZ RICO" w:date="2026-03-17T21:17:00Z" w16du:dateUtc="2026-03-17T20:17:00Z" w:id="1309347004">
        <w:r w:rsidDel="00D26924">
          <w:delText>use-case</w:delText>
        </w:r>
        <w:r w:rsidDel="00D26924">
          <w:delText>s</w:delText>
        </w:r>
        <w:r w:rsidDel="00D26924">
          <w:delText xml:space="preserve"> </w:delText>
        </w:r>
      </w:del>
      <w:del w:author="ELENA GÓMEZ RICO" w:date="2026-03-22T22:15:43.712Z" w16du:dateUtc="2026-03-22T22:15:43.712Z" w:id="1325084188">
        <w:r w:rsidDel="00D26924">
          <w:delText xml:space="preserve">integrate users early in development, five </w:delText>
        </w:r>
      </w:del>
      <w:del w:author="ELENA GÓMEZ RICO" w:date="2026-03-17T21:18:00Z" w16du:dateUtc="2026-03-17T20:18:00Z" w:id="1530442673">
        <w:r w:rsidDel="00D26924">
          <w:delText xml:space="preserve">engage users </w:delText>
        </w:r>
      </w:del>
      <w:del w:author="ELENA GÓMEZ RICO" w:date="2026-03-22T22:15:43.712Z" w16du:dateUtc="2026-03-22T22:15:43.712Z" w:id="1692645828">
        <w:r w:rsidDel="00D26924">
          <w:delText xml:space="preserve">primarily during late evaluation, and six report constant engagement (e.g., ongoing crowdsourcing or continuous co-curation), while four </w:delText>
        </w:r>
        <w:r w:rsidDel="00D26924">
          <w:delText xml:space="preserve">do not explicitly document the participation </w:delText>
        </w:r>
        <w:r w:rsidDel="00D26924">
          <w:delText xml:space="preserve">phase. Constant participation </w:delText>
        </w:r>
      </w:del>
      <w:ins w:author="ELENA GÓMEZ RICO" w:date="2026-03-17T21:19:00Z" w16du:dateUtc="2026-03-17T20:19:00Z" w:id="1935317914">
        <w:r w:rsidR="49E1403C">
          <w:t xml:space="preserve"> </w:t>
        </w:r>
      </w:ins>
      <w:del w:author="ELENA GÓMEZ RICO" w:date="2026-03-22T21:39:01.888Z" w16du:dateUtc="2026-03-22T21:39:01.888Z" w:id="1584778064">
        <w:r w:rsidDel="00D26924">
          <w:delText>doesn’t</w:delText>
        </w:r>
      </w:del>
      <w:del w:author="ELENA GÓMEZ RICO" w:date="2026-03-22T22:15:53.411Z" w16du:dateUtc="2026-03-22T22:15:53.411Z" w:id="272175437">
        <w:r w:rsidDel="00D26924">
          <w:delText xml:space="preserve"> n</w:delText>
        </w:r>
      </w:del>
      <w:del w:author="ELENA GÓMEZ RICO" w:date="2026-03-17T21:19:00Z" w16du:dateUtc="2026-03-17T20:19:00Z" w:id="1295931835">
        <w:r w:rsidDel="00D26924">
          <w:delText xml:space="preserve">ecessarily mean users take part in all project phases; this can result from processes that accept contributions continuously but in specific ways. For example, </w:delText>
        </w:r>
      </w:del>
      <w:r w:rsidRPr="66452F6F" w:rsidR="61DAD569">
        <w:rPr>
          <w:rPrChange w:author="ELENA GÓMEZ RICO" w:date="2026-03-17T21:19:00Z" w16du:dateUtc="2026-03-17T20:19:00Z" w:id="710305523">
            <w:rPr>
              <w:rFonts w:ascii="Times New Roman" w:hAnsi="Times New Roman" w:eastAsia="Aptos" w:cs="Times New Roman" w:eastAsiaTheme="minorAscii"/>
              <w:color w:val="auto"/>
              <w:sz w:val="24"/>
              <w:szCs w:val="24"/>
            </w:rPr>
          </w:rPrChange>
        </w:rPr>
        <w:t>Polariscope</w:t>
      </w:r>
      <w:r w:rsidR="61DAD569">
        <w:rPr/>
        <w:t xml:space="preserve"> </w:t>
      </w:r>
      <w:del w:author="ELENA GÓMEZ RICO" w:date="2026-03-17T21:20:00Z" w16du:dateUtc="2026-03-17T20:20:00Z" w:id="1692918715">
        <w:r w:rsidDel="00D26924">
          <w:delText>is presented</w:delText>
        </w:r>
      </w:del>
      <w:ins w:author="ELENA GÓMEZ RICO" w:date="2026-03-19T11:35:56.297Z" w16du:dateUtc="2026-03-19T11:35:56.297Z" w:id="916280995">
        <w:r w:rsidR="4F5045F5">
          <w:t xml:space="preserve"> </w:t>
        </w:r>
      </w:ins>
      <w:ins w:author="ELENA GÓMEZ RICO" w:date="2026-03-17T21:20:00Z" w16du:dateUtc="2026-03-17T20:20:00Z" w:id="931160263">
        <w:r w:rsidR="49E1403C">
          <w:t xml:space="preserve">frames </w:t>
        </w:r>
      </w:ins>
      <w:del w:author="ELENA GÓMEZ RICO" w:date="2026-03-19T11:38:00.072Z" w16du:dateUtc="2026-03-19T11:38:00.072Z" w:id="1160372138">
        <w:r w:rsidDel="00D26924">
          <w:delText xml:space="preserve"> </w:delText>
        </w:r>
        <w:r w:rsidDel="00D26924">
          <w:delText>as</w:delText>
        </w:r>
      </w:del>
      <w:ins w:author="ELENA GÓMEZ RICO" w:date="2026-03-19T11:38:00.075Z" w16du:dateUtc="2026-03-19T11:38:00.075Z" w:id="1512618058">
        <w:r w:rsidR="11D44F7D">
          <w:t>itself</w:t>
        </w:r>
        <w:r w:rsidR="11D44F7D">
          <w:t xml:space="preserve"> as</w:t>
        </w:r>
      </w:ins>
      <w:r w:rsidR="61DAD569">
        <w:rPr/>
        <w:t xml:space="preserve"> an online community for everyone to contribute, </w:t>
      </w:r>
      <w:del w:author="ELENA GÓMEZ RICO" w:date="2026-03-22T22:16:43.799Z" w16du:dateUtc="2026-03-22T22:16:43.799Z" w:id="1195772387">
        <w:r w:rsidDel="00D26924">
          <w:delText xml:space="preserve">although </w:delText>
        </w:r>
      </w:del>
      <w:r w:rsidR="61DAD569">
        <w:rPr/>
        <w:t xml:space="preserve">users </w:t>
      </w:r>
      <w:r w:rsidR="61DAD569">
        <w:rPr/>
        <w:t>participated</w:t>
      </w:r>
      <w:r w:rsidR="61DAD569">
        <w:rPr/>
        <w:t xml:space="preserve"> </w:t>
      </w:r>
      <w:del w:author="ELENA GÓMEZ RICO" w:date="2026-03-19T11:41:19.28Z" w16du:dateUtc="2026-03-19T11:41:19.28Z" w:id="221580876">
        <w:r w:rsidDel="00D26924">
          <w:delText>ma</w:delText>
        </w:r>
        <w:r w:rsidDel="00D26924">
          <w:delText xml:space="preserve">inly </w:delText>
        </w:r>
      </w:del>
      <w:del w:author="ELENA GÓMEZ RICO" w:date="2026-03-17T21:20:00Z" w16du:dateUtc="2026-03-17T20:20:00Z" w:id="1776791241">
        <w:r w:rsidDel="00D26924">
          <w:delText>by</w:delText>
        </w:r>
      </w:del>
      <w:ins w:author="ELENA GÓMEZ RICO" w:date="2026-03-19T11:41:19.282Z" w16du:dateUtc="2026-03-19T11:41:19.282Z" w:id="1318330182">
        <w:r w:rsidR="346CA471">
          <w:t>by</w:t>
        </w:r>
      </w:ins>
      <w:del w:author="ELENA GÓMEZ RICO" w:date="2026-03-17T21:20:00Z" w16du:dateUtc="2026-03-17T20:20:00Z" w:id="281282249">
        <w:r w:rsidDel="00D26924">
          <w:delText xml:space="preserve"> testing the tool </w:delText>
        </w:r>
      </w:del>
      <w:r w:rsidR="61DAD569">
        <w:rPr/>
        <w:t xml:space="preserve">in the final design stages (Almeida </w:t>
      </w:r>
      <w:r w:rsidR="61DAD569">
        <w:rPr/>
        <w:t xml:space="preserve">et al., </w:t>
      </w:r>
      <w:r w:rsidR="61DAD569">
        <w:rPr/>
        <w:t xml:space="preserve">2024). </w:t>
      </w:r>
      <w:del w:author="ELENA GÓMEZ RICO" w:date="2026-03-17T21:21:00Z" w16du:dateUtc="2026-03-17T20:21:00Z" w:id="1886258464">
        <w:r w:rsidDel="00D26924">
          <w:delText xml:space="preserve">Another example is </w:delText>
        </w:r>
      </w:del>
      <w:r w:rsidRPr="66452F6F" w:rsidR="61DAD569">
        <w:rPr>
          <w:rPrChange w:author="ELENA GÓMEZ RICO" w:date="2026-03-17T21:21:00Z" w16du:dateUtc="2026-03-17T20:21:00Z" w:id="1201734789">
            <w:rPr>
              <w:rFonts w:ascii="Times New Roman" w:hAnsi="Times New Roman" w:eastAsia="Aptos" w:cs="Times New Roman" w:eastAsiaTheme="minorAscii"/>
              <w:color w:val="auto"/>
              <w:sz w:val="24"/>
              <w:szCs w:val="24"/>
            </w:rPr>
          </w:rPrChange>
        </w:rPr>
        <w:t>PhD Students’ Information-Sharing KG</w:t>
      </w:r>
      <w:r w:rsidR="61DAD569">
        <w:rPr/>
        <w:t xml:space="preserve">, which </w:t>
      </w:r>
      <w:del w:author="ELENA GÓMEZ RICO" w:date="2026-03-17T21:21:00Z" w16du:dateUtc="2026-03-17T20:21:00Z" w:id="635940216">
        <w:r w:rsidDel="00D26924">
          <w:delText>strategically integrates</w:delText>
        </w:r>
      </w:del>
      <w:ins w:author="ELENA GÓMEZ RICO" w:date="2026-03-17T21:21:00Z" w16du:dateUtc="2026-03-17T20:21:00Z" w:id="871325122">
        <w:r w:rsidR="49E1403C">
          <w:t>combines</w:t>
        </w:r>
      </w:ins>
      <w:r w:rsidR="61DAD569">
        <w:rPr/>
        <w:t xml:space="preserve"> interviews for </w:t>
      </w:r>
      <w:del w:author="ELENA GÓMEZ RICO" w:date="2026-03-17T21:22:00Z" w16du:dateUtc="2026-03-17T20:22:00Z" w:id="1890351758">
        <w:r w:rsidDel="00D26924">
          <w:delText xml:space="preserve">understanding </w:delText>
        </w:r>
      </w:del>
      <w:r w:rsidR="61DAD569">
        <w:rPr/>
        <w:t>system requirements and sentiment analysis for evaluation (</w:t>
      </w:r>
      <w:r w:rsidR="61DAD569">
        <w:rPr/>
        <w:t>Gardasevic</w:t>
      </w:r>
      <w:r w:rsidR="61DAD569">
        <w:rPr/>
        <w:t xml:space="preserve"> and Lamba, 2024). </w:t>
      </w:r>
      <w:r w:rsidR="61DAD569">
        <w:rPr/>
        <w:t>Design-led</w:t>
      </w:r>
      <w:r w:rsidR="61DAD569">
        <w:rPr/>
        <w:t xml:space="preserve"> </w:t>
      </w:r>
      <w:del w:author="ELENA GÓMEZ RICO" w:date="2026-03-17T21:22:00Z" w16du:dateUtc="2026-03-17T20:22:00Z" w:id="217853613">
        <w:r w:rsidDel="00D26924">
          <w:delText>use-case</w:delText>
        </w:r>
        <w:r w:rsidDel="00D26924">
          <w:delText>s</w:delText>
        </w:r>
      </w:del>
      <w:ins w:author="ELENA GÓMEZ RICO" w:date="2026-03-17T21:22:00Z" w16du:dateUtc="2026-03-17T20:22:00Z" w:id="1715811409">
        <w:r w:rsidR="49E1403C">
          <w:t>pr</w:t>
        </w:r>
      </w:ins>
      <w:ins w:author="ELENA GÓMEZ RICO" w:date="2026-03-24T08:15:13.305Z" w16du:dateUtc="2026-03-24T08:15:13.305Z" w:id="185651543">
        <w:r w:rsidR="7B2AB4EA">
          <w:t>a</w:t>
        </w:r>
      </w:ins>
      <w:ins w:author="ELENA GÓMEZ RICO" w:date="2026-03-17T21:22:00Z" w16du:dateUtc="2026-03-17T20:22:00Z" w:id="1637585994">
        <w:r w:rsidR="49E1403C">
          <w:t>ctices</w:t>
        </w:r>
      </w:ins>
      <w:r w:rsidR="61DAD569">
        <w:rPr/>
        <w:t xml:space="preserve"> </w:t>
      </w:r>
      <w:ins w:author="ELENA GÓMEZ RICO" w:date="2026-03-24T08:14:59.986Z" w16du:dateUtc="2026-03-24T08:14:59.986Z" w:id="630075041">
        <w:r w:rsidR="56F7E66D">
          <w:t>(</w:t>
        </w:r>
      </w:ins>
      <w:ins w:author="ELENA GÓMEZ RICO" w:date="2026-03-24T08:15:03.2Z" w16du:dateUtc="2026-03-24T08:15:03.2Z" w:id="1418763824">
        <w:r w:rsidR="56F7E66D">
          <w:t>L</w:t>
        </w:r>
      </w:ins>
      <w:ins w:author="ELENA GÓMEZ RICO" w:date="2026-03-24T08:14:59.986Z" w16du:dateUtc="2026-03-24T08:14:59.986Z" w:id="1845831226">
        <w:r w:rsidR="56F7E66D">
          <w:t>1)</w:t>
        </w:r>
      </w:ins>
      <w:ins w:author="ELENA GÓMEZ RICO" w:date="2026-03-24T08:15:00.882Z" w16du:dateUtc="2026-03-24T08:15:00.882Z" w:id="417004996">
        <w:r w:rsidR="56F7E66D">
          <w:t xml:space="preserve"> </w:t>
        </w:r>
      </w:ins>
      <w:del w:author="ELENA GÓMEZ RICO" w:date="2026-03-24T09:49:41.136Z" w16du:dateUtc="2026-03-24T09:49:41.136Z" w:id="524928874">
        <w:r w:rsidDel="61DAD569">
          <w:delText xml:space="preserve">more </w:delText>
        </w:r>
      </w:del>
      <w:del w:author="ELENA GÓMEZ RICO" w:date="2026-03-24T09:27:17.71Z" w16du:dateUtc="2026-03-24T09:27:17.71Z" w:id="263080061">
        <w:r w:rsidDel="61DAD569">
          <w:delText>frequently</w:delText>
        </w:r>
      </w:del>
      <w:r w:rsidR="61DAD569">
        <w:rPr/>
        <w:t xml:space="preserve"> incorporate early user integration</w:t>
      </w:r>
      <w:ins w:author="ELENA GÓMEZ RICO" w:date="2026-03-17T21:23:00Z" w16du:dateUtc="2026-03-17T20:23:00Z" w:id="1998296397">
        <w:r w:rsidR="49E1403C">
          <w:t>;</w:t>
        </w:r>
      </w:ins>
      <w:del w:author="ELENA GÓMEZ RICO" w:date="2026-03-17T21:23:00Z" w16du:dateUtc="2026-03-17T20:23:00Z" w:id="1887986431">
        <w:r w:rsidDel="00D26924">
          <w:delText xml:space="preserve"> compared to </w:delText>
        </w:r>
      </w:del>
      <w:r w:rsidR="61DAD569">
        <w:rPr/>
        <w:t>research-oriented</w:t>
      </w:r>
      <w:ins w:author="ELENA GÓMEZ RICO" w:date="2026-03-23T16:58:42.779Z" w16du:dateUtc="2026-03-23T16:58:42.779Z" w:id="1781404030">
        <w:r w:rsidR="09E5D691">
          <w:t xml:space="preserve"> PP</w:t>
        </w:r>
      </w:ins>
      <w:ins w:author="ELENA GÓMEZ RICO" w:date="2026-03-24T08:15:32.062Z" w16du:dateUtc="2026-03-24T08:15:32.062Z" w:id="387160987">
        <w:r w:rsidR="1F1835F1">
          <w:t xml:space="preserve"> (L2)</w:t>
        </w:r>
      </w:ins>
      <w:del w:author="ELENA GÓMEZ RICO" w:date="2026-03-17T21:23:00Z" w16du:dateUtc="2026-03-17T20:23:00Z" w:id="1816212420">
        <w:r w:rsidDel="00D26924">
          <w:delText xml:space="preserve"> initiatives</w:delText>
        </w:r>
        <w:r w:rsidDel="00D26924">
          <w:delText xml:space="preserve"> that </w:delText>
        </w:r>
      </w:del>
      <w:r w:rsidR="61DAD569">
        <w:rPr/>
        <w:t>tend toward constant monitoring or late-stage evaluation.</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Change w:author="ELENA GÓMEZ RICO" w:date="2026-03-22T22:04:02.688Z" w16du:dateUtc="2026-03-22T22:04:02.688Z" w:id="8299630">
          <w:tblPr>
            <w:tblStyle w:val="TableNormal"/>
            <w:tblLook w:val="06A0" w:firstRow="1" w:lastRow="0" w:firstColumn="1" w:lastColumn="0" w:noHBand="1" w:noVBand="1"/>
          </w:tblPr>
        </w:tblPrChange>
      </w:tblPr>
      <w:tblGrid>
        <w:gridCol w:w="2104"/>
        <w:gridCol w:w="5805"/>
        <w:gridCol w:w="1451"/>
      </w:tblGrid>
      <w:tr w:rsidR="03A0AAEE" w:rsidTr="3041B978" w14:paraId="5F31D2EA">
        <w:trPr>
          <w:trHeight w:val="300"/>
          <w:trPrChange w:author="ELENA GÓMEZ RICO" w:date="2026-03-22T22:03:58.851Z" w16du:dateUtc="2026-03-22T22:03:58.851Z" w:id="1515222333">
            <w:trPr>
              <w:trHeight w:val="300"/>
            </w:trPr>
          </w:trPrChange>
          <w:ins w:author="ELENA GÓMEZ RICO" w:date="2026-03-22T22:03:38.612Z" w16du:dateUtc="2026-03-22T22:03:38.612Z" w:id="1380586905"/>
        </w:trPr>
        <w:tc>
          <w:tcPr>
            <w:tcW w:w="2104" w:type="dxa"/>
            <w:tcMar/>
            <w:vAlign w:val="center"/>
            <w:tcPrChange w:author="ELENA GÓMEZ RICO" w:date="2026-03-22T22:04:02.688Z" w:id="865725666">
              <w:tcPr>
                <w:tcW w:w="2104" w:type="dxa"/>
                <w:tcMar/>
                <w:vAlign w:val="center"/>
              </w:tcPr>
            </w:tcPrChange>
          </w:tcPr>
          <w:p w:rsidR="03A0AAEE" w:rsidP="3041B978" w:rsidRDefault="03A0AAEE" w14:paraId="6C56DB36" w14:textId="4EFE2EB6">
            <w:pPr>
              <w:pStyle w:val="Normal"/>
              <w:spacing w:before="0" w:beforeAutospacing="off" w:after="0" w:afterAutospacing="off" w:line="240" w:lineRule="auto"/>
              <w:rPr>
                <w:rFonts w:ascii="Times New Roman" w:hAnsi="Times New Roman" w:eastAsia="Times New Roman" w:cs="Times New Roman"/>
                <w:b w:val="1"/>
                <w:bCs w:val="1"/>
                <w:sz w:val="20"/>
                <w:szCs w:val="20"/>
                <w:rPrChange w:author="ELENA GÓMEZ RICO" w:date="2026-03-22T22:03:52.587Z" w:id="253686849">
                  <w:rPr>
                    <w:b w:val="1"/>
                    <w:bCs w:val="1"/>
                  </w:rPr>
                </w:rPrChange>
              </w:rPr>
              <w:pPrChange w:author="ELENA GÓMEZ RICO" w:date="2026-03-23T17:38:14.905Z">
                <w:pPr>
                  <w:pStyle w:val="Normal"/>
                </w:pPr>
              </w:pPrChange>
            </w:pPr>
            <w:ins w:author="ELENA GÓMEZ RICO" w:date="2026-03-22T22:03:38.612Z" w16du:dateUtc="2026-03-22T22:03:38.612Z" w:id="183450843">
              <w:r w:rsidRPr="3041B978" w:rsidR="6D913031">
                <w:rPr>
                  <w:b w:val="1"/>
                  <w:bCs w:val="1"/>
                  <w:sz w:val="20"/>
                  <w:szCs w:val="20"/>
                </w:rPr>
                <w:t>Type of tech</w:t>
              </w:r>
            </w:ins>
          </w:p>
        </w:tc>
        <w:tc>
          <w:tcPr>
            <w:tcW w:w="5805" w:type="dxa"/>
            <w:tcMar/>
            <w:vAlign w:val="center"/>
            <w:tcPrChange w:author="ELENA GÓMEZ RICO" w:date="2026-03-22T22:04:02.688Z" w:id="411599751">
              <w:tcPr>
                <w:tcW w:w="6550" w:type="dxa"/>
                <w:tcMar/>
                <w:vAlign w:val="center"/>
              </w:tcPr>
            </w:tcPrChange>
          </w:tcPr>
          <w:p w:rsidR="03A0AAEE" w:rsidP="3041B978" w:rsidRDefault="03A0AAEE" w14:paraId="78B7646C" w14:textId="69C64D41">
            <w:pPr>
              <w:pStyle w:val="Normal"/>
              <w:spacing w:before="0" w:beforeAutospacing="off" w:after="0" w:afterAutospacing="off" w:line="240" w:lineRule="auto"/>
              <w:rPr>
                <w:b w:val="1"/>
                <w:bCs w:val="1"/>
                <w:sz w:val="20"/>
                <w:szCs w:val="20"/>
              </w:rPr>
              <w:pPrChange w:author="ELENA GÓMEZ RICO" w:date="2026-03-23T17:38:14.905Z">
                <w:pPr>
                  <w:pStyle w:val="Normal"/>
                </w:pPr>
              </w:pPrChange>
            </w:pPr>
            <w:ins w:author="ELENA GÓMEZ RICO" w:date="2026-03-22T22:03:38.612Z" w16du:dateUtc="2026-03-22T22:03:38.612Z" w:id="1108990735">
              <w:r w:rsidRPr="3041B978" w:rsidR="6D913031">
                <w:rPr>
                  <w:b w:val="1"/>
                  <w:bCs w:val="1"/>
                  <w:sz w:val="20"/>
                  <w:szCs w:val="20"/>
                </w:rPr>
                <w:t>Participation phase</w:t>
              </w:r>
            </w:ins>
          </w:p>
        </w:tc>
        <w:tc>
          <w:tcPr>
            <w:tcW w:w="1451" w:type="dxa"/>
            <w:tcMar/>
            <w:vAlign w:val="center"/>
            <w:tcPrChange w:author="ELENA GÓMEZ RICO" w:date="2026-03-22T22:04:02.688Z" w:id="134920425">
              <w:tcPr>
                <w:tcW w:w="707" w:type="dxa"/>
                <w:tcMar/>
                <w:vAlign w:val="center"/>
              </w:tcPr>
            </w:tcPrChange>
          </w:tcPr>
          <w:p w:rsidR="03A0AAEE" w:rsidP="3041B978" w:rsidRDefault="03A0AAEE" w14:paraId="37B5877A" w14:textId="3ABDD2A8">
            <w:pPr>
              <w:pStyle w:val="Normal"/>
              <w:spacing w:before="0" w:beforeAutospacing="off" w:after="0" w:afterAutospacing="off" w:line="240" w:lineRule="auto"/>
              <w:rPr>
                <w:b w:val="1"/>
                <w:bCs w:val="1"/>
                <w:sz w:val="20"/>
                <w:szCs w:val="20"/>
              </w:rPr>
              <w:pPrChange w:author="ELENA GÓMEZ RICO" w:date="2026-03-23T17:38:14.906Z">
                <w:pPr>
                  <w:pStyle w:val="Normal"/>
                </w:pPr>
              </w:pPrChange>
            </w:pPr>
            <w:ins w:author="ELENA GÓMEZ RICO" w:date="2026-03-23T16:59:19.194Z" w16du:dateUtc="2026-03-23T16:59:19.194Z" w:id="1285941840">
              <w:r w:rsidRPr="3041B978" w:rsidR="67D28EB7">
                <w:rPr>
                  <w:b w:val="1"/>
                  <w:bCs w:val="1"/>
                  <w:sz w:val="20"/>
                  <w:szCs w:val="20"/>
                  <w:rPrChange w:author="ELENA GÓMEZ RICO" w:date="2026-03-24T08:11:50.681Z" w16du:dateUtc="2026-03-24T08:11:50.681Z" w:id="277712384">
                    <w:rPr>
                      <w:sz w:val="20"/>
                      <w:szCs w:val="20"/>
                    </w:rPr>
                  </w:rPrChange>
                </w:rPr>
                <w:t>PP</w:t>
              </w:r>
            </w:ins>
          </w:p>
        </w:tc>
      </w:tr>
      <w:tr w:rsidR="03A0AAEE" w:rsidTr="3041B978" w14:paraId="6AAE7B3D">
        <w:trPr>
          <w:trHeight w:val="300"/>
          <w:trPrChange w:author="ELENA GÓMEZ RICO" w:date="2026-03-22T22:03:58.852Z" w16du:dateUtc="2026-03-22T22:03:58.852Z" w:id="1405995454">
            <w:trPr>
              <w:trHeight w:val="300"/>
            </w:trPr>
          </w:trPrChange>
          <w:ins w:author="ELENA GÓMEZ RICO" w:date="2026-03-22T22:03:38.612Z" w16du:dateUtc="2026-03-22T22:03:38.612Z" w:id="1374069873"/>
        </w:trPr>
        <w:tc>
          <w:tcPr>
            <w:tcW w:w="2104" w:type="dxa"/>
            <w:tcMar/>
            <w:vAlign w:val="center"/>
            <w:tcPrChange w:author="ELENA GÓMEZ RICO" w:date="2026-03-22T22:04:02.688Z" w:id="1738083652">
              <w:tcPr>
                <w:tcW w:w="2104" w:type="dxa"/>
                <w:tcMar/>
                <w:vAlign w:val="center"/>
              </w:tcPr>
            </w:tcPrChange>
          </w:tcPr>
          <w:p w:rsidR="03A0AAEE" w:rsidP="3041B978" w:rsidRDefault="03A0AAEE" w14:paraId="05931892" w14:textId="393DED0A">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89Z" w:id="1727492796"/>
              </w:rPr>
              <w:pPrChange w:author="ELENA GÓMEZ RICO" w:date="2026-03-23T17:38:14.906Z">
                <w:pPr>
                  <w:pStyle w:val="Normal"/>
                </w:pPr>
              </w:pPrChange>
            </w:pPr>
            <w:ins w:author="ELENA GÓMEZ RICO" w:date="2026-03-22T22:03:38.612Z" w16du:dateUtc="2026-03-22T22:03:38.612Z" w:id="1596183920">
              <w:r w:rsidRPr="3041B978" w:rsidR="6D913031">
                <w:rPr>
                  <w:sz w:val="20"/>
                  <w:szCs w:val="20"/>
                </w:rPr>
                <w:t>Knowledge graph–based systems (6)</w:t>
              </w:r>
            </w:ins>
          </w:p>
        </w:tc>
        <w:tc>
          <w:tcPr>
            <w:tcW w:w="5805" w:type="dxa"/>
            <w:tcMar/>
            <w:vAlign w:val="center"/>
            <w:tcPrChange w:author="ELENA GÓMEZ RICO" w:date="2026-03-22T22:04:02.688Z" w:id="2097215855">
              <w:tcPr>
                <w:tcW w:w="6550" w:type="dxa"/>
                <w:tcMar/>
                <w:vAlign w:val="center"/>
              </w:tcPr>
            </w:tcPrChange>
          </w:tcPr>
          <w:p w:rsidR="03A0AAEE" w:rsidP="3041B978" w:rsidRDefault="03A0AAEE" w14:paraId="4C3F3A11" w14:textId="0AC0BAEF">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Z" w:id="151116818"/>
              </w:rPr>
              <w:pPrChange w:author="ELENA GÓMEZ RICO" w:date="2026-03-23T17:38:14.906Z">
                <w:pPr>
                  <w:pStyle w:val="Normal"/>
                </w:pPr>
              </w:pPrChange>
            </w:pPr>
            <w:ins w:author="ELENA GÓMEZ RICO" w:date="2026-03-23T17:47:01.849Z" w16du:dateUtc="2026-03-23T17:47:01.849Z" w:id="753238471">
              <w:r w:rsidRPr="3041B978" w:rsidR="2A7D42B8">
                <w:rPr>
                  <w:sz w:val="20"/>
                  <w:szCs w:val="20"/>
                </w:rPr>
                <w:t>E</w:t>
              </w:r>
            </w:ins>
            <w:ins w:author="ELENA GÓMEZ RICO" w:date="2026-03-22T22:03:38.612Z" w16du:dateUtc="2026-03-22T22:03:38.612Z" w:id="655464311">
              <w:r w:rsidRPr="3041B978" w:rsidR="6D913031">
                <w:rPr>
                  <w:sz w:val="20"/>
                  <w:szCs w:val="20"/>
                </w:rPr>
                <w:t>arly (development; design/evaluation); research-driven: constant (ongoing monitoring) or not explicit (information gathering)</w:t>
              </w:r>
            </w:ins>
          </w:p>
        </w:tc>
        <w:tc>
          <w:tcPr>
            <w:tcW w:w="1451" w:type="dxa"/>
            <w:tcMar/>
            <w:vAlign w:val="center"/>
            <w:tcPrChange w:author="ELENA GÓMEZ RICO" w:date="2026-03-22T22:04:02.688Z" w:id="314906721">
              <w:tcPr>
                <w:tcW w:w="707" w:type="dxa"/>
                <w:tcMar/>
                <w:vAlign w:val="center"/>
              </w:tcPr>
            </w:tcPrChange>
          </w:tcPr>
          <w:p w:rsidR="03A0AAEE" w:rsidP="3041B978" w:rsidRDefault="03A0AAEE" w14:paraId="48969755" w14:textId="1589D918">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1Z" w:id="55269941"/>
              </w:rPr>
              <w:pPrChange w:author="ELENA GÓMEZ RICO" w:date="2026-03-23T17:38:14.906Z">
                <w:pPr>
                  <w:pStyle w:val="Normal"/>
                </w:pPr>
              </w:pPrChange>
            </w:pPr>
            <w:ins w:author="ELENA GÓMEZ RICO" w:date="2026-03-22T22:03:38.612Z" w16du:dateUtc="2026-03-22T22:03:38.612Z" w:id="10300779">
              <w:r w:rsidRPr="3041B978" w:rsidR="6D913031">
                <w:rPr>
                  <w:sz w:val="20"/>
                  <w:szCs w:val="20"/>
                </w:rPr>
                <w:t>1, 2, 3, 4, 5, 15</w:t>
              </w:r>
            </w:ins>
          </w:p>
        </w:tc>
      </w:tr>
      <w:tr w:rsidR="03A0AAEE" w:rsidTr="3041B978" w14:paraId="4488016E">
        <w:trPr>
          <w:trHeight w:val="300"/>
          <w:trPrChange w:author="ELENA GÓMEZ RICO" w:date="2026-03-22T22:03:58.853Z" w16du:dateUtc="2026-03-22T22:03:58.853Z" w:id="297528408">
            <w:trPr>
              <w:trHeight w:val="300"/>
            </w:trPr>
          </w:trPrChange>
          <w:ins w:author="ELENA GÓMEZ RICO" w:date="2026-03-22T22:03:38.612Z" w16du:dateUtc="2026-03-22T22:03:38.612Z" w:id="1028288339"/>
        </w:trPr>
        <w:tc>
          <w:tcPr>
            <w:tcW w:w="2104" w:type="dxa"/>
            <w:tcMar/>
            <w:vAlign w:val="center"/>
            <w:tcPrChange w:author="ELENA GÓMEZ RICO" w:date="2026-03-22T22:04:02.688Z" w:id="606074361">
              <w:tcPr>
                <w:tcW w:w="2104" w:type="dxa"/>
                <w:tcMar/>
                <w:vAlign w:val="center"/>
              </w:tcPr>
            </w:tcPrChange>
          </w:tcPr>
          <w:p w:rsidR="03A0AAEE" w:rsidP="3041B978" w:rsidRDefault="03A0AAEE" w14:paraId="642223CC" w14:textId="5F21D30E">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2Z" w:id="612610761"/>
              </w:rPr>
              <w:pPrChange w:author="ELENA GÓMEZ RICO" w:date="2026-03-23T17:38:14.906Z">
                <w:pPr>
                  <w:pStyle w:val="Normal"/>
                </w:pPr>
              </w:pPrChange>
            </w:pPr>
            <w:ins w:author="ELENA GÓMEZ RICO" w:date="2026-03-22T22:03:38.612Z" w16du:dateUtc="2026-03-22T22:03:38.612Z" w:id="1687263348">
              <w:r w:rsidRPr="3041B978" w:rsidR="6D913031">
                <w:rPr>
                  <w:sz w:val="20"/>
                  <w:szCs w:val="20"/>
                </w:rPr>
                <w:t>NeSyAI</w:t>
              </w:r>
              <w:r w:rsidRPr="3041B978" w:rsidR="6D913031">
                <w:rPr>
                  <w:sz w:val="20"/>
                  <w:szCs w:val="20"/>
                </w:rPr>
                <w:t xml:space="preserve"> systems (3)</w:t>
              </w:r>
            </w:ins>
          </w:p>
        </w:tc>
        <w:tc>
          <w:tcPr>
            <w:tcW w:w="5805" w:type="dxa"/>
            <w:tcMar/>
            <w:vAlign w:val="center"/>
            <w:tcPrChange w:author="ELENA GÓMEZ RICO" w:date="2026-03-22T22:04:02.688Z" w:id="1350587149">
              <w:tcPr>
                <w:tcW w:w="6550" w:type="dxa"/>
                <w:tcMar/>
                <w:vAlign w:val="center"/>
              </w:tcPr>
            </w:tcPrChange>
          </w:tcPr>
          <w:p w:rsidR="03A0AAEE" w:rsidP="41B8CC56" w:rsidRDefault="03A0AAEE" w14:paraId="54878B51" w14:textId="07FAE8E8">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2Z" w:id="528670865"/>
              </w:rPr>
            </w:pPr>
            <w:ins w:author="ELENA GÓMEZ RICO" w:date="2026-03-23T17:47:08.448Z" w16du:dateUtc="2026-03-23T17:47:08.448Z" w:id="1395691053">
              <w:r w:rsidRPr="3041B978" w:rsidR="07F5E590">
                <w:rPr>
                  <w:sz w:val="20"/>
                  <w:szCs w:val="20"/>
                </w:rPr>
                <w:t>E</w:t>
              </w:r>
            </w:ins>
            <w:ins w:author="ELENA GÓMEZ RICO" w:date="2026-03-22T22:03:38.612Z" w16du:dateUtc="2026-03-22T22:03:38.612Z" w:id="1509606124">
              <w:r w:rsidRPr="3041B978" w:rsidR="6D913031">
                <w:rPr>
                  <w:sz w:val="20"/>
                  <w:szCs w:val="20"/>
                </w:rPr>
                <w:t xml:space="preserve">arly/late, constant, or </w:t>
              </w:r>
              <w:r w:rsidRPr="3041B978" w:rsidR="6D913031">
                <w:rPr>
                  <w:sz w:val="20"/>
                  <w:szCs w:val="20"/>
                </w:rPr>
                <w:t>design+evaluation</w:t>
              </w:r>
              <w:r w:rsidRPr="3041B978" w:rsidR="6D913031">
                <w:rPr>
                  <w:sz w:val="20"/>
                  <w:szCs w:val="20"/>
                </w:rPr>
                <w:t xml:space="preserve"> (requirement workshops, user testing, development)</w:t>
              </w:r>
            </w:ins>
          </w:p>
        </w:tc>
        <w:tc>
          <w:tcPr>
            <w:tcW w:w="1451" w:type="dxa"/>
            <w:tcMar/>
            <w:vAlign w:val="center"/>
            <w:tcPrChange w:author="ELENA GÓMEZ RICO" w:date="2026-03-22T22:04:02.689Z" w:id="1740807934">
              <w:tcPr>
                <w:tcW w:w="707" w:type="dxa"/>
                <w:tcMar/>
                <w:vAlign w:val="center"/>
              </w:tcPr>
            </w:tcPrChange>
          </w:tcPr>
          <w:p w:rsidR="03A0AAEE" w:rsidP="3041B978" w:rsidRDefault="03A0AAEE" w14:paraId="7D61DE3C" w14:textId="35B836B0">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3Z" w:id="203572542"/>
              </w:rPr>
              <w:pPrChange w:author="ELENA GÓMEZ RICO" w:date="2026-03-23T17:38:14.907Z">
                <w:pPr>
                  <w:pStyle w:val="Normal"/>
                </w:pPr>
              </w:pPrChange>
            </w:pPr>
            <w:ins w:author="ELENA GÓMEZ RICO" w:date="2026-03-22T22:03:38.612Z" w16du:dateUtc="2026-03-22T22:03:38.612Z" w:id="89688136">
              <w:r w:rsidRPr="3041B978" w:rsidR="6D913031">
                <w:rPr>
                  <w:sz w:val="20"/>
                  <w:szCs w:val="20"/>
                </w:rPr>
                <w:t>6, 14, 16</w:t>
              </w:r>
            </w:ins>
          </w:p>
        </w:tc>
      </w:tr>
      <w:tr w:rsidR="03A0AAEE" w:rsidTr="3041B978" w14:paraId="6E57F9E9">
        <w:trPr>
          <w:trHeight w:val="300"/>
          <w:trPrChange w:author="ELENA GÓMEZ RICO" w:date="2026-03-22T22:03:58.854Z" w16du:dateUtc="2026-03-22T22:03:58.854Z" w:id="1843153451">
            <w:trPr>
              <w:trHeight w:val="300"/>
            </w:trPr>
          </w:trPrChange>
          <w:ins w:author="ELENA GÓMEZ RICO" w:date="2026-03-22T22:03:38.612Z" w16du:dateUtc="2026-03-22T22:03:38.612Z" w:id="1598065252"/>
        </w:trPr>
        <w:tc>
          <w:tcPr>
            <w:tcW w:w="2104" w:type="dxa"/>
            <w:tcMar/>
            <w:vAlign w:val="center"/>
            <w:tcPrChange w:author="ELENA GÓMEZ RICO" w:date="2026-03-22T22:04:02.689Z" w:id="1887819812">
              <w:tcPr>
                <w:tcW w:w="2104" w:type="dxa"/>
                <w:tcMar/>
                <w:vAlign w:val="center"/>
              </w:tcPr>
            </w:tcPrChange>
          </w:tcPr>
          <w:p w:rsidR="03A0AAEE" w:rsidP="3041B978" w:rsidRDefault="03A0AAEE" w14:paraId="39ED8FD9" w14:textId="6931F074">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4Z" w:id="579781421"/>
              </w:rPr>
              <w:pPrChange w:author="ELENA GÓMEZ RICO" w:date="2026-03-23T17:38:14.907Z">
                <w:pPr>
                  <w:pStyle w:val="Normal"/>
                </w:pPr>
              </w:pPrChange>
            </w:pPr>
            <w:ins w:author="ELENA GÓMEZ RICO" w:date="2026-03-22T22:03:38.613Z" w16du:dateUtc="2026-03-22T22:03:38.613Z" w:id="1226301868">
              <w:r w:rsidRPr="3041B978" w:rsidR="6D913031">
                <w:rPr>
                  <w:sz w:val="20"/>
                  <w:szCs w:val="20"/>
                </w:rPr>
                <w:t>LOD platforms (5)</w:t>
              </w:r>
            </w:ins>
          </w:p>
        </w:tc>
        <w:tc>
          <w:tcPr>
            <w:tcW w:w="5805" w:type="dxa"/>
            <w:tcMar/>
            <w:vAlign w:val="center"/>
            <w:tcPrChange w:author="ELENA GÓMEZ RICO" w:date="2026-03-22T22:04:02.689Z" w:id="1005383705">
              <w:tcPr>
                <w:tcW w:w="6550" w:type="dxa"/>
                <w:tcMar/>
                <w:vAlign w:val="center"/>
              </w:tcPr>
            </w:tcPrChange>
          </w:tcPr>
          <w:p w:rsidR="03A0AAEE" w:rsidP="41B8CC56" w:rsidRDefault="03A0AAEE" w14:paraId="02D754C1" w14:textId="5687FFF1">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5Z" w:id="1043300037"/>
              </w:rPr>
            </w:pPr>
            <w:ins w:author="ELENA GÓMEZ RICO" w:date="2026-03-23T17:47:14.721Z" w16du:dateUtc="2026-03-23T17:47:14.721Z" w:id="472529912">
              <w:r w:rsidRPr="3041B978" w:rsidR="1AA01FA3">
                <w:rPr>
                  <w:sz w:val="20"/>
                  <w:szCs w:val="20"/>
                </w:rPr>
                <w:t>N</w:t>
              </w:r>
            </w:ins>
            <w:ins w:author="ELENA GÓMEZ RICO" w:date="2026-03-22T22:03:38.613Z" w16du:dateUtc="2026-03-22T22:03:38.613Z" w:id="1083668302">
              <w:r w:rsidRPr="3041B978" w:rsidR="58BAC0F1">
                <w:rPr>
                  <w:sz w:val="20"/>
                  <w:szCs w:val="20"/>
                </w:rPr>
                <w:t>ot explicit or</w:t>
              </w:r>
            </w:ins>
            <w:ins w:author="ELENA GÓMEZ RICO" w:date="2026-03-23T17:47:22.035Z" w16du:dateUtc="2026-03-23T17:47:22.035Z" w:id="360161061">
              <w:r w:rsidRPr="3041B978" w:rsidR="58B58D74">
                <w:rPr>
                  <w:sz w:val="20"/>
                  <w:szCs w:val="20"/>
                </w:rPr>
                <w:t xml:space="preserve"> in</w:t>
              </w:r>
            </w:ins>
            <w:ins w:author="ELENA GÓMEZ RICO" w:date="2026-03-22T22:03:38.613Z" w16du:dateUtc="2026-03-22T22:03:38.613Z" w:id="1419163676">
              <w:r w:rsidRPr="3041B978" w:rsidR="58BAC0F1">
                <w:rPr>
                  <w:sz w:val="20"/>
                  <w:szCs w:val="20"/>
                </w:rPr>
                <w:t xml:space="preserve"> evaluation; research process–</w:t>
              </w:r>
            </w:ins>
            <w:bookmarkStart w:name="_Int_mT2hiOo4" w:id="1643846540"/>
            <w:ins w:author="ELENA GÓMEZ RICO" w:date="2026-03-22T22:03:38.613Z" w16du:dateUtc="2026-03-22T22:03:38.613Z" w:id="1605891197">
              <w:r w:rsidRPr="3041B978" w:rsidR="58BAC0F1">
                <w:rPr>
                  <w:sz w:val="20"/>
                  <w:szCs w:val="20"/>
                </w:rPr>
                <w:t>driven:</w:t>
              </w:r>
            </w:ins>
            <w:bookmarkEnd w:id="1643846540"/>
            <w:ins w:author="ELENA GÓMEZ RICO" w:date="2026-03-22T22:03:38.613Z" w16du:dateUtc="2026-03-22T22:03:38.613Z" w:id="1965657949">
              <w:r w:rsidRPr="3041B978" w:rsidR="58BAC0F1">
                <w:rPr>
                  <w:sz w:val="20"/>
                  <w:szCs w:val="20"/>
                </w:rPr>
                <w:t xml:space="preserve"> constant (ongoing monitoring) or early (information gathering)</w:t>
              </w:r>
            </w:ins>
          </w:p>
        </w:tc>
        <w:tc>
          <w:tcPr>
            <w:tcW w:w="1451" w:type="dxa"/>
            <w:tcMar/>
            <w:vAlign w:val="center"/>
            <w:tcPrChange w:author="ELENA GÓMEZ RICO" w:date="2026-03-22T22:04:02.689Z" w:id="1877665989">
              <w:tcPr>
                <w:tcW w:w="707" w:type="dxa"/>
                <w:tcMar/>
                <w:vAlign w:val="center"/>
              </w:tcPr>
            </w:tcPrChange>
          </w:tcPr>
          <w:p w:rsidR="03A0AAEE" w:rsidP="3041B978" w:rsidRDefault="03A0AAEE" w14:paraId="0CC0B56F" w14:textId="02F61CFB">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5Z" w:id="262373792"/>
              </w:rPr>
              <w:pPrChange w:author="ELENA GÓMEZ RICO" w:date="2026-03-23T17:38:14.908Z">
                <w:pPr>
                  <w:pStyle w:val="Normal"/>
                </w:pPr>
              </w:pPrChange>
            </w:pPr>
            <w:ins w:author="ELENA GÓMEZ RICO" w:date="2026-03-22T22:03:38.613Z" w16du:dateUtc="2026-03-22T22:03:38.613Z" w:id="382451924">
              <w:r w:rsidRPr="3041B978" w:rsidR="6D913031">
                <w:rPr>
                  <w:sz w:val="20"/>
                  <w:szCs w:val="20"/>
                </w:rPr>
                <w:t>8, 9, 10, 11, 12</w:t>
              </w:r>
            </w:ins>
          </w:p>
        </w:tc>
      </w:tr>
      <w:tr w:rsidR="03A0AAEE" w:rsidTr="3041B978" w14:paraId="2233ADF1">
        <w:trPr>
          <w:trHeight w:val="300"/>
          <w:trPrChange w:author="ELENA GÓMEZ RICO" w:date="2026-03-22T22:03:58.855Z" w16du:dateUtc="2026-03-22T22:03:58.855Z" w:id="1743407149">
            <w:trPr>
              <w:trHeight w:val="300"/>
            </w:trPr>
          </w:trPrChange>
          <w:ins w:author="ELENA GÓMEZ RICO" w:date="2026-03-22T22:03:38.613Z" w16du:dateUtc="2026-03-22T22:03:38.613Z" w:id="714201092"/>
        </w:trPr>
        <w:tc>
          <w:tcPr>
            <w:tcW w:w="2104" w:type="dxa"/>
            <w:tcMar/>
            <w:vAlign w:val="center"/>
            <w:tcPrChange w:author="ELENA GÓMEZ RICO" w:date="2026-03-22T22:04:02.689Z" w:id="25808246">
              <w:tcPr>
                <w:tcW w:w="2104" w:type="dxa"/>
                <w:tcMar/>
                <w:vAlign w:val="center"/>
              </w:tcPr>
            </w:tcPrChange>
          </w:tcPr>
          <w:p w:rsidR="03A0AAEE" w:rsidP="3041B978" w:rsidRDefault="03A0AAEE" w14:paraId="0901F84E" w14:textId="52AFA122">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6Z" w:id="274695348"/>
              </w:rPr>
              <w:pPrChange w:author="ELENA GÓMEZ RICO" w:date="2026-03-23T17:38:14.908Z">
                <w:pPr>
                  <w:pStyle w:val="Normal"/>
                </w:pPr>
              </w:pPrChange>
            </w:pPr>
            <w:ins w:author="ELENA GÓMEZ RICO" w:date="2026-03-22T22:03:38.613Z" w16du:dateUtc="2026-03-22T22:03:38.613Z" w:id="1524900331">
              <w:r w:rsidRPr="3041B978" w:rsidR="6D913031">
                <w:rPr>
                  <w:sz w:val="20"/>
                  <w:szCs w:val="20"/>
                </w:rPr>
                <w:t>Ontology-based systems (2)</w:t>
              </w:r>
            </w:ins>
          </w:p>
        </w:tc>
        <w:tc>
          <w:tcPr>
            <w:tcW w:w="5805" w:type="dxa"/>
            <w:tcMar/>
            <w:vAlign w:val="center"/>
            <w:tcPrChange w:author="ELENA GÓMEZ RICO" w:date="2026-03-22T22:04:02.689Z" w:id="796567407">
              <w:tcPr>
                <w:tcW w:w="6550" w:type="dxa"/>
                <w:tcMar/>
                <w:vAlign w:val="center"/>
              </w:tcPr>
            </w:tcPrChange>
          </w:tcPr>
          <w:p w:rsidR="03A0AAEE" w:rsidP="41B8CC56" w:rsidRDefault="03A0AAEE" w14:paraId="2BC435BC" w14:textId="535A029A">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6Z" w:id="1701977128"/>
              </w:rPr>
            </w:pPr>
            <w:ins w:author="ELENA GÓMEZ RICO" w:date="2026-03-23T17:47:26.843Z" w16du:dateUtc="2026-03-23T17:47:26.843Z" w:id="1228927976">
              <w:r w:rsidRPr="3041B978" w:rsidR="5287E6DA">
                <w:rPr>
                  <w:sz w:val="20"/>
                  <w:szCs w:val="20"/>
                </w:rPr>
                <w:t>E</w:t>
              </w:r>
            </w:ins>
            <w:ins w:author="ELENA GÓMEZ RICO" w:date="2026-03-22T22:03:38.613Z" w16du:dateUtc="2026-03-22T22:03:38.613Z" w:id="532542002">
              <w:r w:rsidRPr="3041B978" w:rsidR="6D913031">
                <w:rPr>
                  <w:sz w:val="20"/>
                  <w:szCs w:val="20"/>
                </w:rPr>
                <w:t>arly (design) or not explicit (development)</w:t>
              </w:r>
            </w:ins>
          </w:p>
        </w:tc>
        <w:tc>
          <w:tcPr>
            <w:tcW w:w="1451" w:type="dxa"/>
            <w:tcMar/>
            <w:vAlign w:val="center"/>
            <w:tcPrChange w:author="ELENA GÓMEZ RICO" w:date="2026-03-22T22:04:02.689Z" w:id="1986377876">
              <w:tcPr>
                <w:tcW w:w="707" w:type="dxa"/>
                <w:tcMar/>
                <w:vAlign w:val="center"/>
              </w:tcPr>
            </w:tcPrChange>
          </w:tcPr>
          <w:p w:rsidR="03A0AAEE" w:rsidP="3041B978" w:rsidRDefault="03A0AAEE" w14:paraId="31D21E94" w14:textId="2A6480F8">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7Z" w:id="434365458"/>
              </w:rPr>
              <w:pPrChange w:author="ELENA GÓMEZ RICO" w:date="2026-03-23T17:38:14.908Z">
                <w:pPr>
                  <w:pStyle w:val="Normal"/>
                </w:pPr>
              </w:pPrChange>
            </w:pPr>
            <w:ins w:author="ELENA GÓMEZ RICO" w:date="2026-03-22T22:03:38.613Z" w16du:dateUtc="2026-03-22T22:03:38.613Z" w:id="1141232067">
              <w:r w:rsidRPr="3041B978" w:rsidR="6D913031">
                <w:rPr>
                  <w:sz w:val="20"/>
                  <w:szCs w:val="20"/>
                </w:rPr>
                <w:t>7, 19</w:t>
              </w:r>
            </w:ins>
          </w:p>
        </w:tc>
      </w:tr>
      <w:tr w:rsidR="03A0AAEE" w:rsidTr="3041B978" w14:paraId="09A1ECDC">
        <w:trPr>
          <w:trHeight w:val="300"/>
          <w:trPrChange w:author="ELENA GÓMEZ RICO" w:date="2026-03-22T22:03:58.856Z" w16du:dateUtc="2026-03-22T22:03:58.856Z" w:id="1769127669">
            <w:trPr>
              <w:trHeight w:val="300"/>
            </w:trPr>
          </w:trPrChange>
          <w:ins w:author="ELENA GÓMEZ RICO" w:date="2026-03-22T22:03:38.613Z" w16du:dateUtc="2026-03-22T22:03:38.613Z" w:id="1506026973"/>
        </w:trPr>
        <w:tc>
          <w:tcPr>
            <w:tcW w:w="2104" w:type="dxa"/>
            <w:tcMar/>
            <w:vAlign w:val="center"/>
            <w:tcPrChange w:author="ELENA GÓMEZ RICO" w:date="2026-03-22T22:04:02.689Z" w:id="1794543665">
              <w:tcPr>
                <w:tcW w:w="2104" w:type="dxa"/>
                <w:tcMar/>
                <w:vAlign w:val="center"/>
              </w:tcPr>
            </w:tcPrChange>
          </w:tcPr>
          <w:p w:rsidR="03A0AAEE" w:rsidP="3041B978" w:rsidRDefault="03A0AAEE" w14:paraId="13DDCDAF" w14:textId="6B021F78">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8Z" w:id="17701569"/>
              </w:rPr>
              <w:pPrChange w:author="ELENA GÓMEZ RICO" w:date="2026-03-23T17:38:14.908Z">
                <w:pPr>
                  <w:pStyle w:val="Normal"/>
                </w:pPr>
              </w:pPrChange>
            </w:pPr>
            <w:ins w:author="ELENA GÓMEZ RICO" w:date="2026-03-22T22:03:38.613Z" w16du:dateUtc="2026-03-22T22:03:38.613Z" w:id="1602490297">
              <w:r w:rsidRPr="3041B978" w:rsidR="6D913031">
                <w:rPr>
                  <w:sz w:val="20"/>
                  <w:szCs w:val="20"/>
                </w:rPr>
                <w:t>Semantic search and exploration systems (3)</w:t>
              </w:r>
            </w:ins>
          </w:p>
        </w:tc>
        <w:tc>
          <w:tcPr>
            <w:tcW w:w="5805" w:type="dxa"/>
            <w:tcMar/>
            <w:vAlign w:val="center"/>
            <w:tcPrChange w:author="ELENA GÓMEZ RICO" w:date="2026-03-22T22:04:02.689Z" w:id="711975240">
              <w:tcPr>
                <w:tcW w:w="6550" w:type="dxa"/>
                <w:tcMar/>
                <w:vAlign w:val="center"/>
              </w:tcPr>
            </w:tcPrChange>
          </w:tcPr>
          <w:p w:rsidR="03A0AAEE" w:rsidP="41B8CC56" w:rsidRDefault="03A0AAEE" w14:paraId="5909A165" w14:textId="32678BC9">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8Z" w:id="827178486"/>
              </w:rPr>
            </w:pPr>
            <w:ins w:author="ELENA GÓMEZ RICO" w:date="2026-03-23T17:47:30.192Z" w16du:dateUtc="2026-03-23T17:47:30.192Z" w:id="48116231">
              <w:r w:rsidRPr="3041B978" w:rsidR="53E41179">
                <w:rPr>
                  <w:sz w:val="20"/>
                  <w:szCs w:val="20"/>
                </w:rPr>
                <w:t>L</w:t>
              </w:r>
            </w:ins>
            <w:ins w:author="ELENA GÓMEZ RICO" w:date="2026-03-22T22:03:38.613Z" w16du:dateUtc="2026-03-22T22:03:38.613Z" w:id="1526156621">
              <w:r w:rsidRPr="3041B978" w:rsidR="6D913031">
                <w:rPr>
                  <w:sz w:val="20"/>
                  <w:szCs w:val="20"/>
                </w:rPr>
                <w:t>ate (development) or ongoing (monitoring)</w:t>
              </w:r>
            </w:ins>
          </w:p>
        </w:tc>
        <w:tc>
          <w:tcPr>
            <w:tcW w:w="1451" w:type="dxa"/>
            <w:tcMar/>
            <w:vAlign w:val="center"/>
            <w:tcPrChange w:author="ELENA GÓMEZ RICO" w:date="2026-03-22T22:04:02.689Z" w:id="1578549436">
              <w:tcPr>
                <w:tcW w:w="707" w:type="dxa"/>
                <w:tcMar/>
                <w:vAlign w:val="center"/>
              </w:tcPr>
            </w:tcPrChange>
          </w:tcPr>
          <w:p w:rsidR="03A0AAEE" w:rsidP="3041B978" w:rsidRDefault="03A0AAEE" w14:paraId="385FD0F5" w14:textId="3B4C9F2F">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9Z" w:id="237046287"/>
              </w:rPr>
              <w:pPrChange w:author="ELENA GÓMEZ RICO" w:date="2026-03-23T17:38:14.909Z">
                <w:pPr>
                  <w:pStyle w:val="Normal"/>
                </w:pPr>
              </w:pPrChange>
            </w:pPr>
            <w:ins w:author="ELENA GÓMEZ RICO" w:date="2026-03-22T22:03:38.613Z" w16du:dateUtc="2026-03-22T22:03:38.613Z" w:id="1081191410">
              <w:r w:rsidRPr="3041B978" w:rsidR="6D913031">
                <w:rPr>
                  <w:sz w:val="20"/>
                  <w:szCs w:val="20"/>
                </w:rPr>
                <w:t>13, 21, 22</w:t>
              </w:r>
            </w:ins>
          </w:p>
        </w:tc>
      </w:tr>
      <w:tr w:rsidR="03A0AAEE" w:rsidTr="3041B978" w14:paraId="2CE0877D">
        <w:trPr>
          <w:trHeight w:val="300"/>
          <w:trPrChange w:author="ELENA GÓMEZ RICO" w:date="2026-03-22T22:03:58.857Z" w16du:dateUtc="2026-03-22T22:03:58.857Z" w:id="1819172425">
            <w:trPr>
              <w:trHeight w:val="300"/>
            </w:trPr>
          </w:trPrChange>
          <w:ins w:author="ELENA GÓMEZ RICO" w:date="2026-03-22T22:03:38.613Z" w16du:dateUtc="2026-03-22T22:03:38.613Z" w:id="1989802228"/>
        </w:trPr>
        <w:tc>
          <w:tcPr>
            <w:tcW w:w="2104" w:type="dxa"/>
            <w:tcMar/>
            <w:vAlign w:val="center"/>
            <w:tcPrChange w:author="ELENA GÓMEZ RICO" w:date="2026-03-22T22:04:02.689Z" w:id="261932763">
              <w:tcPr>
                <w:tcW w:w="2104" w:type="dxa"/>
                <w:tcMar/>
                <w:vAlign w:val="center"/>
              </w:tcPr>
            </w:tcPrChange>
          </w:tcPr>
          <w:p w:rsidR="03A0AAEE" w:rsidP="3041B978" w:rsidRDefault="03A0AAEE" w14:paraId="26902285" w14:textId="73356543">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599Z" w:id="1914064240"/>
              </w:rPr>
              <w:pPrChange w:author="ELENA GÓMEZ RICO" w:date="2026-03-23T17:38:14.909Z">
                <w:pPr>
                  <w:pStyle w:val="Normal"/>
                </w:pPr>
              </w:pPrChange>
            </w:pPr>
            <w:ins w:author="ELENA GÓMEZ RICO" w:date="2026-03-22T22:03:38.613Z" w16du:dateUtc="2026-03-22T22:03:38.613Z" w:id="837535688">
              <w:r w:rsidRPr="3041B978" w:rsidR="6D913031">
                <w:rPr>
                  <w:sz w:val="20"/>
                  <w:szCs w:val="20"/>
                </w:rPr>
                <w:t>Specialized semantic tools (3)</w:t>
              </w:r>
            </w:ins>
          </w:p>
        </w:tc>
        <w:tc>
          <w:tcPr>
            <w:tcW w:w="5805" w:type="dxa"/>
            <w:tcMar/>
            <w:vAlign w:val="center"/>
            <w:tcPrChange w:author="ELENA GÓMEZ RICO" w:date="2026-03-22T22:04:02.689Z" w:id="1761669997">
              <w:tcPr>
                <w:tcW w:w="6550" w:type="dxa"/>
                <w:tcMar/>
                <w:vAlign w:val="center"/>
              </w:tcPr>
            </w:tcPrChange>
          </w:tcPr>
          <w:p w:rsidR="03A0AAEE" w:rsidP="41B8CC56" w:rsidRDefault="03A0AAEE" w14:paraId="7E1C55C9" w14:textId="5FEA8739">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6Z" w:id="1079014560"/>
              </w:rPr>
            </w:pPr>
            <w:ins w:author="ELENA GÓMEZ RICO" w:date="2026-03-23T17:47:34.886Z" w16du:dateUtc="2026-03-23T17:47:34.886Z" w:id="1780943494">
              <w:r w:rsidRPr="3041B978" w:rsidR="14D53A0D">
                <w:rPr>
                  <w:sz w:val="20"/>
                  <w:szCs w:val="20"/>
                </w:rPr>
                <w:t>L</w:t>
              </w:r>
            </w:ins>
            <w:ins w:author="ELENA GÓMEZ RICO" w:date="2026-03-22T22:03:38.613Z" w16du:dateUtc="2026-03-22T22:03:38.613Z" w:id="1891859862">
              <w:r w:rsidRPr="3041B978" w:rsidR="6D913031">
                <w:rPr>
                  <w:sz w:val="20"/>
                  <w:szCs w:val="20"/>
                </w:rPr>
                <w:t>ate or early (participatory experiments); research-driven: constant (data collection)</w:t>
              </w:r>
            </w:ins>
          </w:p>
        </w:tc>
        <w:tc>
          <w:tcPr>
            <w:tcW w:w="1451" w:type="dxa"/>
            <w:tcMar/>
            <w:vAlign w:val="center"/>
            <w:tcPrChange w:author="ELENA GÓMEZ RICO" w:date="2026-03-22T22:04:02.689Z" w:id="1729566456">
              <w:tcPr>
                <w:tcW w:w="707" w:type="dxa"/>
                <w:tcMar/>
                <w:vAlign w:val="center"/>
              </w:tcPr>
            </w:tcPrChange>
          </w:tcPr>
          <w:p w:rsidR="03A0AAEE" w:rsidP="3041B978" w:rsidRDefault="03A0AAEE" w14:paraId="276D592A" w14:textId="2FB4D30B">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2:03:52.601Z" w:id="331468372"/>
              </w:rPr>
              <w:pPrChange w:author="ELENA GÓMEZ RICO" w:date="2026-03-23T17:38:14.909Z">
                <w:pPr>
                  <w:pStyle w:val="Normal"/>
                </w:pPr>
              </w:pPrChange>
            </w:pPr>
            <w:ins w:author="ELENA GÓMEZ RICO" w:date="2026-03-22T22:03:38.613Z" w16du:dateUtc="2026-03-22T22:03:38.613Z" w:id="811222177">
              <w:r w:rsidRPr="3041B978" w:rsidR="6D913031">
                <w:rPr>
                  <w:sz w:val="20"/>
                  <w:szCs w:val="20"/>
                </w:rPr>
                <w:t>17, 18, 20</w:t>
              </w:r>
            </w:ins>
          </w:p>
        </w:tc>
      </w:tr>
    </w:tbl>
    <w:p w:rsidR="5F629E23" w:rsidP="10751D0A" w:rsidRDefault="5F629E23" w14:paraId="4776D189" w14:textId="6D98B786">
      <w:pPr>
        <w:pStyle w:val="Normal"/>
        <w:rPr>
          <w:rFonts w:ascii="Times New Roman" w:hAnsi="Times New Roman" w:eastAsia="Times New Roman" w:cs="Times New Roman"/>
          <w:rPrChange w:author="ELENA GÓMEZ RICO" w:date="2026-03-22T22:01:56.814Z" w:id="1798862893">
            <w:rPr>
              <w:rFonts w:ascii="Times New Roman" w:hAnsi="Times New Roman" w:eastAsia="Aptos" w:cs="Times New Roman" w:eastAsiaTheme="minorAscii"/>
              <w:color w:val="auto"/>
              <w:sz w:val="24"/>
              <w:szCs w:val="24"/>
            </w:rPr>
          </w:rPrChange>
        </w:rPr>
      </w:pPr>
      <w:ins w:author="ELENA GÓMEZ RICO" w:date="2026-03-22T22:01:59.455Z" w16du:dateUtc="2026-03-22T22:01:59.455Z" w:id="281787936">
        <w:r w:rsidR="5F629E23">
          <w:t xml:space="preserve">Table </w:t>
        </w:r>
      </w:ins>
      <w:ins w:author="ELENA GÓMEZ RICO" w:date="2026-03-22T22:02:00.771Z" w16du:dateUtc="2026-03-22T22:02:00.771Z" w:id="1569842857">
        <w:r w:rsidR="5F629E23">
          <w:t xml:space="preserve">2. User integration phases by primary technology profile </w:t>
        </w:r>
      </w:ins>
      <w:ins w:author="ELENA GÓMEZ RICO" w:date="2026-03-22T22:04:47.376Z" w16du:dateUtc="2026-03-22T22:04:47.376Z" w:id="129830781">
        <w:r w:rsidR="40BF1CB2">
          <w:t xml:space="preserve">- </w:t>
        </w:r>
      </w:ins>
      <w:ins w:author="ELENA GÓMEZ RICO" w:date="2026-03-22T22:02:00.771Z" w16du:dateUtc="2026-03-22T22:02:00.771Z" w:id="1482842437">
        <w:r w:rsidR="5F629E23">
          <w:t>Dimension 1</w:t>
        </w:r>
      </w:ins>
      <w:ins w:author="ELENA GÓMEZ RICO" w:date="2026-03-22T22:04:59.533Z" w16du:dateUtc="2026-03-22T22:04:59.533Z" w:id="223435803">
        <w:r w:rsidR="265CD38B">
          <w:t xml:space="preserve"> (source: a</w:t>
        </w:r>
      </w:ins>
      <w:ins w:author="ELENA GÓMEZ RICO" w:date="2026-03-22T22:05:27.893Z" w16du:dateUtc="2026-03-22T22:05:27.893Z" w:id="597509101">
        <w:r w:rsidR="265CD38B">
          <w:t>uthors data)</w:t>
        </w:r>
      </w:ins>
    </w:p>
    <w:p w:rsidRPr="00427DE0" w:rsidR="00307D51" w:rsidP="10751D0A" w:rsidRDefault="00D759E1" w14:paraId="580D94D0" w14:textId="0EA5489A">
      <w:pPr>
        <w:pStyle w:val="Normal"/>
        <w:rPr>
          <w:rFonts w:ascii="Times New Roman" w:hAnsi="Times New Roman" w:eastAsia="Times New Roman" w:cs="Times New Roman"/>
          <w:color w:val="auto"/>
          <w:sz w:val="24"/>
          <w:szCs w:val="24"/>
          <w:rPrChange w:author="ELENA GÓMEZ RICO" w:date="2026-03-17T21:25:00Z" w16du:dateUtc="2026-03-17T20:25:00Z" w:id="1602056393">
            <w:rPr>
              <w:rFonts w:ascii="Times New Roman" w:hAnsi="Times New Roman" w:cs="Times New Roman"/>
            </w:rPr>
          </w:rPrChange>
        </w:rPr>
      </w:pPr>
      <w:del w:author="ELENA GÓMEZ RICO" w:date="2026-03-17T21:25:00Z" w16du:dateUtc="2026-03-17T20:25:00Z" w:id="729880865">
        <w:r w:rsidDel="00D759E1">
          <w:delText xml:space="preserve">2. </w:delText>
        </w:r>
      </w:del>
      <w:ins w:author="ELENA GÓMEZ RICO" w:date="2026-03-23T16:58:59.798Z" w16du:dateUtc="2026-03-23T16:58:59.798Z" w:id="602533520">
        <w:r w:rsidRPr="3041B978" w:rsidR="32D1529D">
          <w:rPr>
            <w:b w:val="1"/>
            <w:bCs w:val="1"/>
            <w:rPrChange w:author="ELENA GÓMEZ RICO" w:date="2026-03-23T17:37:42.294Z" w16du:dateUtc="2026-03-23T17:37:42.294Z" w:id="2126281742"/>
          </w:rPr>
          <w:t>D2</w:t>
        </w:r>
      </w:ins>
      <w:ins w:author="ELENA GÓMEZ RICO" w:date="2026-03-23T16:59:00.492Z" w16du:dateUtc="2026-03-23T16:59:00.492Z" w:id="420992521">
        <w:r w:rsidRPr="3041B978" w:rsidR="32D1529D">
          <w:rPr>
            <w:b w:val="1"/>
            <w:bCs w:val="1"/>
            <w:rPrChange w:author="ELENA GÓMEZ RICO" w:date="2026-03-23T17:37:42.294Z" w16du:dateUtc="2026-03-23T17:37:42.294Z" w:id="2013684237"/>
          </w:rPr>
          <w:t xml:space="preserve">: </w:t>
        </w:r>
      </w:ins>
      <w:r w:rsidRPr="3041B978" w:rsidR="20791936">
        <w:rPr>
          <w:b w:val="1"/>
          <w:bCs w:val="1"/>
          <w:rPrChange w:author="ELENA GÓMEZ RICO" w:date="2026-03-17T21:25:00Z" w16du:dateUtc="2026-03-17T20:25:00Z" w:id="1448655049">
            <w:rPr>
              <w:rFonts w:ascii="Times New Roman" w:hAnsi="Times New Roman" w:cs="Times New Roman"/>
            </w:rPr>
          </w:rPrChange>
        </w:rPr>
        <w:t>Participatory approaches and methodological tools</w:t>
      </w:r>
      <w:ins w:author="ELENA GÓMEZ RICO" w:date="2026-03-23T17:37:46.837Z" w16du:dateUtc="2026-03-23T17:37:46.837Z" w:id="450079670">
        <w:r w:rsidRPr="3041B978" w:rsidR="0EE95630">
          <w:rPr>
            <w:b w:val="1"/>
            <w:bCs w:val="1"/>
          </w:rPr>
          <w:t xml:space="preserve">. </w:t>
        </w:r>
      </w:ins>
    </w:p>
    <w:p w:rsidRPr="002E77E4" w:rsidR="00427DE0" w:rsidP="66452F6F" w:rsidRDefault="00D759E1" w14:paraId="61434EB0" w14:textId="39649ABC">
      <w:pPr>
        <w:pStyle w:val="Normal"/>
        <w:rPr>
          <w:ins w:author="ELENA GÓMEZ RICO" w:date="2026-03-17T21:32:00Z" w16du:dateUtc="2026-03-17T20:32:00Z" w:id="594057295"/>
          <w:rFonts w:ascii="Times New Roman" w:hAnsi="Times New Roman" w:eastAsia="Times New Roman" w:cs="Times New Roman"/>
        </w:rPr>
        <w:pPrChange w:author="ELENA GÓMEZ RICO" w:date="2026-03-22T22:19:39.443Z">
          <w:pPr>
            <w:pStyle w:val="BodyText"/>
            <w:jc w:val="both"/>
          </w:pPr>
        </w:pPrChange>
      </w:pPr>
      <w:commentRangeStart w:id="779003927"/>
      <w:del w:author="ELENA GÓMEZ RICO" w:date="2026-03-17T21:26:00Z" w16du:dateUtc="2026-03-17T20:26:00Z" w:id="147313451">
        <w:r w:rsidDel="00D759E1">
          <w:delText xml:space="preserve">This dimension </w:delText>
        </w:r>
        <w:r w:rsidDel="00D759E1">
          <w:delText>identifies</w:delText>
        </w:r>
        <w:r w:rsidDel="00D759E1">
          <w:delText xml:space="preserve"> the strategic use of techniques, frameworks </w:delText>
        </w:r>
        <w:r>
          <w:fldChar w:fldCharType="begin"/>
        </w:r>
      </w:del>
      <w:del w:author="ELENA GÓMEZ RICO" w:date="2026-03-17T16:11:00Z" w16du:dateUtc="2026-03-17T15:11:00Z" w:id="356016622">
        <w:r>
          <w:delInstrText xml:space="preserve">HYPERLINK "Ciència%20Ciutadana%20o%20Ciutadanies%20Científiques?%20Quatre%20Models%20de%20Participació%20en%20Ciència%20i%20Tecnologia" \h</w:delInstrText>
        </w:r>
      </w:del>
      <w:del w:author="ELENA GÓMEZ RICO" w:date="2026-03-17T21:26:00Z" w16du:dateUtc="2026-03-17T20:26:00Z" w:id="2034075176">
        <w:r>
          <w:fldChar w:fldCharType="separate"/>
        </w:r>
        <w:r w:rsidRPr="66452F6F" w:rsidDel="00D759E1">
          <w:rPr>
            <w:rStyle w:val="Hyperlink"/>
          </w:rPr>
          <w:delText>(Gómez-Ferri, 2014)</w:delText>
        </w:r>
        <w:r>
          <w:fldChar w:fldCharType="end"/>
        </w:r>
        <w:r w:rsidDel="00D759E1">
          <w:delText>, and approaches employed to integrate users into semantic and NeSy AI</w:delText>
        </w:r>
      </w:del>
      <w:del w:author="ELENA GÓMEZ RICO" w:date="2026-03-19T11:25:40.243Z" w16du:dateUtc="2026-03-19T11:25:40.243Z" w:id="344003953">
        <w:r w:rsidDel="00D759E1">
          <w:delText xml:space="preserve"> </w:delText>
        </w:r>
      </w:del>
      <w:ins w:author="ELENA GÓMEZ RICO" w:date="2026-03-19T11:25:40.244Z" w16du:dateUtc="2026-03-19T11:25:40.244Z" w:id="866978770">
        <w:r w:rsidR="2A3A8DCD">
          <w:t>NeSyAI</w:t>
        </w:r>
      </w:ins>
      <w:del w:author="ELENA GÓMEZ RICO" w:date="2026-03-17T21:26:00Z" w16du:dateUtc="2026-03-17T21:26:00Z" w:id="1524839222">
        <w:r w:rsidDel="00D759E1">
          <w:delText xml:space="preserve">systems for digital libraries, revealing a diverse toolkit ranging from structured participatory workshops to automated knowledge extraction pipelines. </w:delText>
        </w:r>
      </w:del>
      <w:del w:author="ELENA GÓMEZ RICO" w:date="2026-03-17T21:27:00Z" w16du:dateUtc="2026-03-17T20:27:00Z" w:id="185767141">
        <w:r w:rsidDel="00D759E1">
          <w:delText xml:space="preserve">Analysis demonstrates </w:delText>
        </w:r>
      </w:del>
      <w:ins w:author="ELENA GÓMEZ RICO" w:date="2026-03-24T09:52:39.938Z" w16du:dateUtc="2026-03-24T09:52:39.938Z" w:id="991093578">
        <w:r w:rsidR="24073920">
          <w:t xml:space="preserve">PP </w:t>
        </w:r>
      </w:ins>
      <w:del w:author="ELENA GÓMEZ RICO" w:date="2026-03-24T09:52:45.727Z" w16du:dateUtc="2026-03-24T09:52:45.727Z" w:id="876292229">
        <w:r w:rsidDel="00D759E1">
          <w:delText>t</w:delText>
        </w:r>
      </w:del>
      <w:commentRangeEnd w:id="779003927"/>
      <w:r>
        <w:rPr>
          <w:rStyle w:val="CommentReference"/>
        </w:rPr>
        <w:commentReference w:id="779003927"/>
      </w:r>
      <w:del w:author="ELENA GÓMEZ RICO" w:date="2026-03-24T09:52:45.727Z" w16du:dateUtc="2026-03-24T09:52:45.727Z" w:id="23039025">
        <w:r w:rsidDel="5CA14097">
          <w:delText xml:space="preserve">hree </w:delText>
        </w:r>
      </w:del>
      <w:del w:author="ELENA GÓMEZ RICO" w:date="2026-03-17T21:27:00Z" w16du:dateUtc="2026-03-17T20:27:00Z" w:id="728141379">
        <w:r w:rsidDel="00D759E1">
          <w:delText xml:space="preserve">primary </w:delText>
        </w:r>
      </w:del>
      <w:del w:author="ELENA GÓMEZ RICO" w:date="2026-03-24T09:52:45.727Z" w16du:dateUtc="2026-03-24T09:52:45.727Z" w:id="400958647">
        <w:r w:rsidDel="5CA14097">
          <w:delText xml:space="preserve">tool </w:delText>
        </w:r>
      </w:del>
      <w:r w:rsidR="5CA14097">
        <w:rPr/>
        <w:t>cluster</w:t>
      </w:r>
      <w:ins w:author="ELENA GÓMEZ RICO" w:date="2026-03-24T09:53:39.396Z" w16du:dateUtc="2026-03-24T09:53:39.396Z" w:id="865121566">
        <w:r w:rsidR="230196C5">
          <w:t>s</w:t>
        </w:r>
      </w:ins>
      <w:ins w:author="ELENA GÓMEZ RICO" w:date="2026-03-24T09:52:59.278Z" w16du:dateUtc="2026-03-24T09:52:59.278Z" w:id="1142348543">
        <w:r w:rsidR="230196C5">
          <w:t xml:space="preserve"> around</w:t>
        </w:r>
      </w:ins>
      <w:del w:author="ELENA GÓMEZ RICO" w:date="2026-03-24T09:52:48.397Z" w16du:dateUtc="2026-03-24T09:52:48.397Z" w:id="1636975322">
        <w:r w:rsidDel="5CA14097">
          <w:delText>s</w:delText>
        </w:r>
      </w:del>
      <w:ins w:author="ELENA GÓMEZ RICO" w:date="2026-03-24T09:50:34.658Z" w16du:dateUtc="2026-03-24T09:50:34.658Z" w:id="1813919273">
        <w:r w:rsidR="3D636796">
          <w:t xml:space="preserve"> </w:t>
        </w:r>
      </w:ins>
      <w:ins w:author="ELENA GÓMEZ RICO" w:date="2026-03-22T22:19:39.442Z" w16du:dateUtc="2026-03-22T22:19:39.442Z" w:id="942467292">
        <w:r w:rsidR="195CB448">
          <w:t xml:space="preserve">(see table </w:t>
        </w:r>
      </w:ins>
      <w:ins w:author="ELENA GÓMEZ RICO" w:date="2026-03-23T17:00:36.722Z" w16du:dateUtc="2026-03-23T17:00:36.722Z" w:id="2038941089">
        <w:r w:rsidR="00050C07">
          <w:t>4</w:t>
        </w:r>
      </w:ins>
      <w:ins w:author="ELENA GÓMEZ RICO" w:date="2026-03-22T22:19:39.442Z" w16du:dateUtc="2026-03-22T22:19:39.442Z" w:id="1955667417">
        <w:r w:rsidR="195CB448">
          <w:t>)</w:t>
        </w:r>
      </w:ins>
      <w:r w:rsidR="5CA14097">
        <w:rPr/>
        <w:t>: (</w:t>
      </w:r>
      <w:r w:rsidR="5CA14097">
        <w:rPr/>
        <w:t>i</w:t>
      </w:r>
      <w:r w:rsidR="5CA14097">
        <w:rPr/>
        <w:t xml:space="preserve">) </w:t>
      </w:r>
      <w:ins w:author="ELENA GÓMEZ RICO" w:date="2026-03-17T21:28:00Z" w16du:dateUtc="2026-03-17T20:28:00Z" w:id="1183727423">
        <w:r w:rsidR="32073508">
          <w:t>C</w:t>
        </w:r>
      </w:ins>
      <w:ins w:author="ELENA GÓMEZ RICO" w:date="2026-03-17T21:27:00Z" w16du:dateUtc="2026-03-17T20:27:00Z" w:id="1477560828">
        <w:r w:rsidR="32073508">
          <w:t>o-construction workshops, participatory design, and community-led/co-design sessions</w:t>
        </w:r>
      </w:ins>
      <w:ins w:author="ELENA GÓMEZ RICO" w:date="2026-03-24T09:28:48.445Z" w16du:dateUtc="2026-03-24T09:28:48.445Z" w:id="2093224350">
        <w:r w:rsidR="72556D42">
          <w:t>.</w:t>
        </w:r>
      </w:ins>
      <w:ins w:author="ELENA GÓMEZ RICO" w:date="2026-03-17T21:27:00Z" w16du:dateUtc="2026-03-17T20:27:00Z" w:id="1036828504">
        <w:r w:rsidR="32073508">
          <w:t xml:space="preserve"> </w:t>
        </w:r>
      </w:ins>
      <w:ins w:author="ELENA GÓMEZ RICO" w:date="2026-03-24T09:28:58.644Z" w16du:dateUtc="2026-03-24T09:28:58.644Z" w:id="357055232">
        <w:r w:rsidR="5380593C">
          <w:t xml:space="preserve">An example </w:t>
        </w:r>
      </w:ins>
      <w:ins w:author="ELENA GÓMEZ RICO" w:date="2026-03-24T09:29:01.374Z" w16du:dateUtc="2026-03-24T09:29:01.374Z" w:id="729179327">
        <w:r w:rsidR="5380593C">
          <w:t>i</w:t>
        </w:r>
      </w:ins>
      <w:ins w:author="ELENA GÓMEZ RICO" w:date="2026-03-24T09:28:58.644Z" w16du:dateUtc="2026-03-24T09:28:58.644Z" w:id="1103068971">
        <w:r w:rsidR="5380593C">
          <w:t xml:space="preserve">s </w:t>
        </w:r>
      </w:ins>
      <w:ins w:author="ELENA GÓMEZ RICO" w:date="2026-03-17T21:28:00Z" w16du:dateUtc="2026-03-17T20:28:00Z" w:id="1039488024">
        <w:r w:rsidR="32073508">
          <w:t xml:space="preserve">the </w:t>
        </w:r>
        <w:r w:rsidR="32073508">
          <w:t>Yanyuwa</w:t>
        </w:r>
        <w:r w:rsidR="32073508">
          <w:t xml:space="preserve"> Comic Project</w:t>
        </w:r>
        <w:r w:rsidR="32073508">
          <w:t xml:space="preserve"> </w:t>
        </w:r>
      </w:ins>
      <w:ins w:author="ELENA GÓMEZ RICO" w:date="2026-03-24T09:29:20.228Z" w16du:dateUtc="2026-03-24T09:29:20.228Z" w:id="2140541572">
        <w:r w:rsidR="33F509EF">
          <w:t>with</w:t>
        </w:r>
      </w:ins>
      <w:ins w:author="ELENA GÓMEZ RICO" w:date="2026-03-17T21:28:00Z" w16du:dateUtc="2026-03-17T20:28:00Z" w:id="871705996">
        <w:r w:rsidR="32073508">
          <w:t xml:space="preserve"> six structured workshops from narrative introduction to prototype</w:t>
        </w:r>
        <w:r w:rsidR="32073508">
          <w:t xml:space="preserve"> </w:t>
        </w:r>
        <w:r>
          <w:fldChar w:fldCharType="begin"/>
        </w:r>
        <w:r>
          <w:instrText xml:space="preserve">HYPERLINK "Data%20Storytelling%20on%20Multi-modal%20Knowledge%20graph%20via%20data%20comics.pdf\\" \h</w:instrText>
        </w:r>
        <w:r>
          <w:fldChar w:fldCharType="separate"/>
        </w:r>
        <w:r w:rsidRPr="66452F6F" w:rsidR="32073508">
          <w:rPr>
            <w:rStyle w:val="Hyperlink"/>
          </w:rPr>
          <w:t>(Liang et al., 2024)</w:t>
        </w:r>
        <w:r>
          <w:fldChar w:fldCharType="end"/>
        </w:r>
        <w:r w:rsidR="32073508">
          <w:t>.</w:t>
        </w:r>
      </w:ins>
      <w:del w:author="ELENA GÓMEZ RICO" w:date="2026-03-17T21:27:00Z" w16du:dateUtc="2026-03-17T20:27:00Z" w:id="813156976">
        <w:r w:rsidDel="00D759E1">
          <w:delText>User-centered and co-design approaches utilizing co-construction workshops, participatory design processes, and community-led co-design sessions</w:delText>
        </w:r>
      </w:del>
      <w:ins w:author="ELENA GÓMEZ RICO" w:date="2026-03-17T21:31:00Z" w16du:dateUtc="2026-03-17T20:31:00Z" w:id="1591263452">
        <w:r w:rsidR="32073508">
          <w:t>.</w:t>
        </w:r>
      </w:ins>
      <w:del w:author="ELENA GÓMEZ RICO" w:date="2026-03-17T21:31:00Z" w16du:dateUtc="2026-03-17T20:31:00Z" w:id="1910265527">
        <w:r w:rsidDel="00D759E1">
          <w:delText>;</w:delText>
        </w:r>
      </w:del>
      <w:r w:rsidR="5CA14097">
        <w:rPr/>
        <w:t xml:space="preserve"> (ii) </w:t>
      </w:r>
      <w:del w:author="ELENA GÓMEZ RICO" w:date="2026-03-23T17:00:58.418Z" w16du:dateUtc="2026-03-23T17:00:58.418Z" w:id="2142077525">
        <w:r w:rsidDel="00D759E1">
          <w:delText>u</w:delText>
        </w:r>
      </w:del>
      <w:ins w:author="ELENA GÓMEZ RICO" w:date="2026-03-23T17:00:58.504Z" w16du:dateUtc="2026-03-23T17:00:58.504Z" w:id="1556697885">
        <w:r w:rsidR="032D0889">
          <w:t>U</w:t>
        </w:r>
      </w:ins>
      <w:r w:rsidR="5CA14097">
        <w:rPr/>
        <w:t>ser</w:t>
      </w:r>
      <w:r w:rsidR="5CA14097">
        <w:rPr/>
        <w:t xml:space="preserve"> testing and </w:t>
      </w:r>
      <w:ins w:author="ELENA GÓMEZ RICO" w:date="2026-03-17T21:29:00Z" w16du:dateUtc="2026-03-17T20:29:00Z" w:id="1191886418">
        <w:r w:rsidR="32073508">
          <w:t xml:space="preserve">UCD tools </w:t>
        </w:r>
      </w:ins>
      <w:del w:author="ELENA GÓMEZ RICO" w:date="2026-03-17T21:29:00Z" w16du:dateUtc="2026-03-17T20:29:00Z" w:id="1816002746">
        <w:r w:rsidDel="00D759E1">
          <w:delText xml:space="preserve">user-centered design methods, specifically </w:delText>
        </w:r>
      </w:del>
      <w:ins w:author="ELENA GÓMEZ RICO" w:date="2026-03-17T21:29:00Z" w16du:dateUtc="2026-03-17T20:29:00Z" w:id="1601630339">
        <w:r w:rsidR="32073508">
          <w:t>(</w:t>
        </w:r>
      </w:ins>
      <w:r w:rsidR="5CA14097">
        <w:rPr/>
        <w:t xml:space="preserve">interface usability testing, requirement workshops, </w:t>
      </w:r>
      <w:ins w:author="ELENA GÓMEZ RICO" w:date="2026-03-23T21:43:59.26Z" w16du:dateUtc="2026-03-23T21:43:59.26Z" w:id="493345584">
        <w:r w:rsidR="6B0859A9">
          <w:t>interviews,</w:t>
        </w:r>
      </w:ins>
      <w:ins w:author="ELENA GÓMEZ RICO" w:date="2026-03-17T21:30:00Z" w16du:dateUtc="2026-03-17T20:30:00Z" w:id="949406660">
        <w:r w:rsidR="32073508">
          <w:t xml:space="preserve"> </w:t>
        </w:r>
        <w:r w:rsidR="32073508">
          <w:t>and</w:t>
        </w:r>
      </w:ins>
      <w:del w:author="ELENA GÓMEZ RICO" w:date="2026-03-19T11:21:37.45Z" w16du:dateUtc="2026-03-19T11:21:37.45Z" w:id="653012989">
        <w:r w:rsidDel="00D759E1">
          <w:delText>and</w:delText>
        </w:r>
      </w:del>
      <w:r w:rsidR="5CA14097">
        <w:rPr/>
        <w:t xml:space="preserve"> iterative test phases</w:t>
      </w:r>
      <w:ins w:author="ELENA GÓMEZ RICO" w:date="2026-03-17T21:30:00Z" w16du:dateUtc="2026-03-17T20:30:00Z" w:id="736125688">
        <w:r w:rsidR="32073508">
          <w:t>)</w:t>
        </w:r>
      </w:ins>
      <w:ins w:author="ELENA GÓMEZ RICO" w:date="2026-03-24T09:29:52.413Z" w16du:dateUtc="2026-03-24T09:29:52.413Z" w:id="1166032939">
        <w:r w:rsidR="6461115A">
          <w:t xml:space="preserve">. The </w:t>
        </w:r>
      </w:ins>
      <w:del w:author="ELENA GÓMEZ RICO" w:date="2026-03-24T09:29:50.916Z" w16du:dateUtc="2026-03-24T09:29:50.916Z" w:id="1115040676">
        <w:r w:rsidDel="5CA14097">
          <w:delText>;</w:delText>
        </w:r>
      </w:del>
      <w:ins w:author="ELENA GÓMEZ RICO" w:date="2026-03-17T21:30:00Z" w16du:dateUtc="2026-03-17T20:30:00Z" w:id="2006035374">
        <w:r w:rsidR="32073508">
          <w:t>World Literature Knowledge Graph</w:t>
        </w:r>
        <w:r w:rsidR="32073508">
          <w:t xml:space="preserve"> was </w:t>
        </w:r>
        <w:r w:rsidR="32073508">
          <w:t>validated</w:t>
        </w:r>
        <w:r w:rsidR="32073508">
          <w:t xml:space="preserve"> by “a series of structured interviews with a group of potential targets of our resource, in line with the paradigm of user-centered design” </w:t>
        </w:r>
        <w:r>
          <w:fldChar w:fldCharType="begin"/>
        </w:r>
        <w:r>
          <w:instrText xml:space="preserve">HYPERLINK "Clippings/The%20World%20Literature%20Knowledge%20Graph" \h</w:instrText>
        </w:r>
        <w:r>
          <w:fldChar w:fldCharType="separate"/>
        </w:r>
        <w:r w:rsidRPr="66452F6F" w:rsidR="32073508">
          <w:rPr>
            <w:rStyle w:val="Hyperlink"/>
          </w:rPr>
          <w:t>(Stranisci et al., 2017, p. 12)</w:t>
        </w:r>
        <w:r>
          <w:fldChar w:fldCharType="end"/>
        </w:r>
      </w:ins>
      <w:ins w:author="ELENA GÓMEZ RICO" w:date="2026-03-17T21:31:00Z" w16du:dateUtc="2026-03-17T20:31:00Z" w:id="1027996355">
        <w:r w:rsidR="32073508">
          <w:t>.</w:t>
        </w:r>
      </w:ins>
      <w:r w:rsidR="5CA14097">
        <w:rPr/>
        <w:t xml:space="preserve"> (iii) </w:t>
      </w:r>
      <w:ins w:author="ELENA GÓMEZ RICO" w:date="2026-03-19T11:35:24.673Z" w16du:dateUtc="2026-03-19T11:35:24.673Z" w:id="2095492538">
        <w:r w:rsidR="0FA073B6">
          <w:t>C</w:t>
        </w:r>
      </w:ins>
      <w:del w:author="ELENA GÓMEZ RICO" w:date="2026-03-19T11:35:23.515Z" w16du:dateUtc="2026-03-19T11:35:23.515Z" w:id="106653045">
        <w:r w:rsidDel="00D759E1">
          <w:delText>c</w:delText>
        </w:r>
      </w:del>
      <w:r w:rsidR="5CA14097">
        <w:rPr/>
        <w:t>r</w:t>
      </w:r>
      <w:r w:rsidR="5CA14097">
        <w:rPr/>
        <w:t>owdsourcing</w:t>
      </w:r>
      <w:r w:rsidR="5CA14097">
        <w:rPr/>
        <w:t xml:space="preserve"> and user-generated content </w:t>
      </w:r>
      <w:del w:author="ELENA GÓMEZ RICO" w:date="2026-03-17T21:31:00Z" w16du:dateUtc="2026-03-17T20:31:00Z" w:id="1639815709">
        <w:r w:rsidDel="00D759E1">
          <w:delText xml:space="preserve">strategies leveraging </w:delText>
        </w:r>
      </w:del>
      <w:ins w:author="ELENA GÓMEZ RICO" w:date="2026-03-17T21:31:00Z" w16du:dateUtc="2026-03-17T20:31:00Z" w:id="1007725132">
        <w:r w:rsidR="32073508">
          <w:t>(</w:t>
        </w:r>
      </w:ins>
      <w:r w:rsidR="5CA14097">
        <w:rPr/>
        <w:t>collaborative editing</w:t>
      </w:r>
      <w:del w:author="ELENA GÓMEZ RICO" w:date="2026-03-17T21:31:00Z" w16du:dateUtc="2026-03-17T20:31:00Z" w:id="1829163907">
        <w:r w:rsidDel="00D759E1">
          <w:delText xml:space="preserve"> environments</w:delText>
        </w:r>
      </w:del>
      <w:r w:rsidR="5CA14097">
        <w:rPr/>
        <w:t>, crowdsourced platforms, implicit crowdsourcing through social media data collection, and hackathon-based prototyping</w:t>
      </w:r>
      <w:ins w:author="ELENA GÓMEZ RICO" w:date="2026-03-17T21:32:00Z" w16du:dateUtc="2026-03-17T20:32:00Z" w:id="989718000">
        <w:r w:rsidR="32073508">
          <w:t>)</w:t>
        </w:r>
      </w:ins>
      <w:ins w:author="ELENA GÓMEZ RICO" w:date="2026-03-24T09:30:08.1Z" w16du:dateUtc="2026-03-24T09:30:08.1Z" w:id="1717367049">
        <w:r w:rsidR="54560974">
          <w:t>.</w:t>
        </w:r>
      </w:ins>
      <w:ins w:author="ELENA GÓMEZ RICO" w:date="2026-03-17T21:32:00Z" w16du:dateUtc="2026-03-17T20:32:00Z" w:id="2091202916">
        <w:r w:rsidR="32073508">
          <w:t xml:space="preserve"> </w:t>
        </w:r>
      </w:ins>
      <w:ins w:author="ELENA GÓMEZ RICO" w:date="2026-03-24T09:30:15.899Z" w16du:dateUtc="2026-03-24T09:30:15.899Z" w:id="1386183875">
        <w:r w:rsidR="55CC8197">
          <w:t>F</w:t>
        </w:r>
      </w:ins>
      <w:ins w:author="ELENA GÓMEZ RICO" w:date="2026-03-17T21:32:00Z" w16du:dateUtc="2026-03-17T20:32:00Z" w:id="1886980804">
        <w:r w:rsidR="32073508">
          <w:t>eature</w:t>
        </w:r>
      </w:ins>
      <w:ins w:author="ELENA GÓMEZ RICO" w:date="2026-03-24T09:30:17.623Z" w16du:dateUtc="2026-03-24T09:30:17.623Z" w:id="271463312">
        <w:r w:rsidR="64AB66DC">
          <w:t>d</w:t>
        </w:r>
      </w:ins>
      <w:ins w:author="ELENA GÓMEZ RICO" w:date="2026-03-17T21:32:00Z" w16du:dateUtc="2026-03-17T20:32:00Z" w:id="1046522840">
        <w:r w:rsidR="32073508">
          <w:t xml:space="preserve"> in </w:t>
        </w:r>
        <w:r w:rsidR="32073508">
          <w:t>Wikibase</w:t>
        </w:r>
        <w:r w:rsidR="32073508">
          <w:t xml:space="preserve"> for Cultural Heritage</w:t>
        </w:r>
        <w:r w:rsidR="32073508">
          <w:t xml:space="preserve">, </w:t>
        </w:r>
      </w:ins>
      <w:ins w:author="ELENA GÓMEZ RICO" w:date="2026-03-24T09:30:24.448Z" w16du:dateUtc="2026-03-24T09:30:24.448Z" w:id="668707865">
        <w:r w:rsidR="3D8AEA68">
          <w:t xml:space="preserve">in </w:t>
        </w:r>
      </w:ins>
      <w:ins w:author="ELENA GÓMEZ RICO" w:date="2026-03-17T21:32:00Z" w16du:dateUtc="2026-03-17T20:32:00Z" w:id="487783082">
        <w:r w:rsidR="32073508">
          <w:t>European Cultural Gems</w:t>
        </w:r>
        <w:r w:rsidR="32073508">
          <w:t xml:space="preserve">, and </w:t>
        </w:r>
        <w:r w:rsidR="32073508">
          <w:t>ArsEmotica</w:t>
        </w:r>
        <w:r w:rsidR="32073508">
          <w:t xml:space="preserve">; for </w:t>
        </w:r>
        <w:r w:rsidR="32073508">
          <w:t xml:space="preserve">Cultural </w:t>
        </w:r>
        <w:r w:rsidR="32073508">
          <w:t>Gems</w:t>
        </w:r>
        <w:r w:rsidR="32073508">
          <w:t xml:space="preserve"> the methodological tool is central—a crowdsourced platform for community-led maps and a repository of cultural and creative places </w:t>
        </w:r>
        <w:r>
          <w:fldChar w:fldCharType="begin"/>
        </w:r>
        <w:r>
          <w:instrText xml:space="preserve">HYPERLINK "Clippings/Cultural%20gems%20linked%20open%20data-%20Mapping%20culture%20and%20intangible%20heritage%20in%20European%20cities" \h</w:instrText>
        </w:r>
        <w:r>
          <w:fldChar w:fldCharType="separate"/>
        </w:r>
        <w:r w:rsidRPr="66452F6F" w:rsidR="32073508">
          <w:rPr>
            <w:rStyle w:val="Hyperlink"/>
          </w:rPr>
          <w:t>(Consoli et al., 2023, p. 1)</w:t>
        </w:r>
        <w:r>
          <w:fldChar w:fldCharType="end"/>
        </w:r>
        <w:r w:rsidR="32073508">
          <w:t>.</w:t>
        </w:r>
      </w:ins>
    </w:p>
    <w:p w:rsidRPr="00492B76" w:rsidR="00307D51" w:rsidP="10751D0A" w:rsidRDefault="00D759E1" w14:paraId="1C12DD1C" w14:textId="6E2EA188">
      <w:pPr>
        <w:pStyle w:val="Normal"/>
        <w:rPr>
          <w:ins w:author="ELENA GÓMEZ RICO" w:date="2026-03-22T21:32:02.92Z" w16du:dateUtc="2026-03-22T21:32:02.92Z" w:id="841515761"/>
          <w:rFonts w:ascii="Times New Roman" w:hAnsi="Times New Roman" w:eastAsia="Times New Roman" w:cs="Times New Roman"/>
        </w:rPr>
      </w:pPr>
      <w:r w:rsidR="00D759E1">
        <w:rPr/>
        <w:t xml:space="preserve"> </w:t>
      </w:r>
      <w:del w:author="ELENA GÓMEZ RICO" w:date="2026-03-17T21:32:00Z" w16du:dateUtc="2026-03-17T20:32:00Z" w:id="770221134">
        <w:r w:rsidDel="00D759E1">
          <w:delText>(commonly used for ontology and knowledge graph engineering methodologies). Yet most approaches (14) still lack robust participation evaluation (use-cases report efficiency/impact evaluations beyond usability/IR metrics—impact on participation remains under-documented).</w:delText>
        </w:r>
      </w:del>
    </w:p>
    <w:tbl>
      <w:tblPr>
        <w:tblStyle w:val="TableNormal"/>
        <w:bidiVisual w:val="0"/>
        <w:tblW w:w="936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Change w:author="ELENA GÓMEZ RICO" w:date="2026-03-23T17:02:36.136Z" w16du:dateUtc="2026-03-23T17:02:36.136Z" w:id="383533978">
          <w:tblPr>
            <w:tblStyle w:val="TableNormal"/>
            <w:tblLook w:val="06A0" w:firstRow="1" w:lastRow="0" w:firstColumn="1" w:lastColumn="0" w:noHBand="1" w:noVBand="1"/>
          </w:tblPr>
        </w:tblPrChange>
      </w:tblPr>
      <w:tblGrid>
        <w:gridCol w:w="1005"/>
        <w:gridCol w:w="6120"/>
        <w:gridCol w:w="2235"/>
      </w:tblGrid>
      <w:tr w:rsidR="03A0AAEE" w:rsidTr="66452F6F" w14:paraId="26914210">
        <w:trPr>
          <w:trHeight w:val="300"/>
          <w:trPrChange w:author="ELENA GÓMEZ RICO" w:date="2026-03-22T21:32:40.307Z" w16du:dateUtc="2026-03-22T21:32:40.307Z" w:id="1529892134">
            <w:trPr>
              <w:trHeight w:val="300"/>
            </w:trPr>
          </w:trPrChange>
          <w:ins w:author="ELENA GÓMEZ RICO" w:date="2026-03-22T21:32:20.747Z" w16du:dateUtc="2026-03-22T21:32:20.747Z" w:id="1979996397"/>
        </w:trPr>
        <w:tc>
          <w:tcPr>
            <w:tcW w:w="1005" w:type="dxa"/>
            <w:tcMar/>
            <w:vAlign w:val="center"/>
            <w:tcPrChange w:author="ELENA GÓMEZ RICO" w:date="2026-03-23T17:02:36.136Z" w:id="334665386">
              <w:tcPr>
                <w:tcW w:w="2573" w:type="dxa"/>
                <w:tcMar/>
                <w:vAlign w:val="center"/>
              </w:tcPr>
            </w:tcPrChange>
          </w:tcPr>
          <w:p w:rsidR="03A0AAEE" w:rsidP="3041B978" w:rsidRDefault="03A0AAEE" w14:paraId="42E17CEA" w14:textId="79EB49F5">
            <w:pPr>
              <w:pStyle w:val="Normal"/>
              <w:spacing w:before="0" w:beforeAutospacing="off" w:after="0" w:afterAutospacing="off" w:line="240" w:lineRule="auto"/>
              <w:rPr>
                <w:b w:val="1"/>
                <w:bCs w:val="1"/>
              </w:rPr>
              <w:pPrChange w:author="ELENA GÓMEZ RICO" w:date="2026-03-23T17:48:35.959Z">
                <w:pPr>
                  <w:pStyle w:val="Normal"/>
                </w:pPr>
              </w:pPrChange>
            </w:pPr>
            <w:ins w:author="ELENA GÓMEZ RICO" w:date="2026-03-22T21:32:20.748Z" w16du:dateUtc="2026-03-22T21:32:20.748Z" w:id="2032836278">
              <w:r w:rsidRPr="3041B978" w:rsidR="6D913031">
                <w:rPr>
                  <w:b w:val="1"/>
                  <w:bCs w:val="1"/>
                  <w:rPrChange w:author="ELENA GÓMEZ RICO" w:date="2026-03-22T21:54:11.525Z" w16du:dateUtc="2026-03-22T21:54:11.525Z" w:id="88923186">
                    <w:rPr>
                      <w:b w:val="1"/>
                      <w:bCs w:val="1"/>
                    </w:rPr>
                  </w:rPrChange>
                </w:rPr>
                <w:t>Tool</w:t>
              </w:r>
            </w:ins>
            <w:ins w:author="ELENA GÓMEZ RICO" w:date="2026-03-23T16:59:50.587Z" w16du:dateUtc="2026-03-23T16:59:50.587Z" w:id="1989488215">
              <w:r w:rsidRPr="3041B978" w:rsidR="39BE517D">
                <w:rPr>
                  <w:b w:val="1"/>
                  <w:bCs w:val="1"/>
                  <w:rPrChange w:author="ELENA GÓMEZ RICO" w:date="2026-03-23T17:48:46.501Z" w16du:dateUtc="2026-03-23T17:48:46.501Z" w:id="1837341929"/>
                </w:rPr>
                <w:t xml:space="preserve"> </w:t>
              </w:r>
            </w:ins>
          </w:p>
        </w:tc>
        <w:tc>
          <w:tcPr>
            <w:tcW w:w="6120" w:type="dxa"/>
            <w:tcMar/>
            <w:vAlign w:val="center"/>
            <w:tcPrChange w:author="ELENA GÓMEZ RICO" w:date="2026-03-23T17:02:36.136Z" w:id="1840469874">
              <w:tcPr>
                <w:tcW w:w="6064" w:type="dxa"/>
                <w:tcMar/>
                <w:vAlign w:val="center"/>
              </w:tcPr>
            </w:tcPrChange>
          </w:tcPr>
          <w:p w:rsidR="37652F29" w:rsidP="3041B978" w:rsidRDefault="37652F29" w14:paraId="7FDB6BAE" w14:textId="7CDF3F60">
            <w:pPr>
              <w:pStyle w:val="Normal"/>
              <w:spacing w:before="0" w:beforeAutospacing="off" w:after="0" w:afterAutospacing="off" w:line="240" w:lineRule="auto"/>
              <w:rPr>
                <w:b w:val="1"/>
                <w:bCs w:val="1"/>
              </w:rPr>
              <w:pPrChange w:author="ELENA GÓMEZ RICO" w:date="2026-03-23T17:48:35.96Z">
                <w:pPr>
                  <w:pStyle w:val="Normal"/>
                </w:pPr>
              </w:pPrChange>
            </w:pPr>
            <w:ins w:author="ELENA GÓMEZ RICO" w:date="2026-03-22T21:54:59.755Z" w16du:dateUtc="2026-03-22T21:54:59.755Z" w:id="1907315945">
              <w:r w:rsidRPr="3041B978" w:rsidR="5B53B579">
                <w:rPr>
                  <w:b w:val="1"/>
                  <w:bCs w:val="1"/>
                  <w:rPrChange w:author="ELENA GÓMEZ RICO" w:date="2026-03-24T08:11:50.686Z" w16du:dateUtc="2026-03-24T08:11:50.686Z" w:id="2055293068"/>
                </w:rPr>
                <w:t>Me</w:t>
              </w:r>
            </w:ins>
            <w:ins w:author="ELENA GÓMEZ RICO" w:date="2026-03-22T21:55:13.999Z" w16du:dateUtc="2026-03-22T21:55:13.999Z" w:id="1961040457">
              <w:r w:rsidRPr="3041B978" w:rsidR="5B53B579">
                <w:rPr>
                  <w:b w:val="1"/>
                  <w:bCs w:val="1"/>
                  <w:rPrChange w:author="ELENA GÓMEZ RICO" w:date="2026-03-23T17:48:46.502Z" w16du:dateUtc="2026-03-23T17:48:46.502Z" w:id="1326084240"/>
                </w:rPr>
                <w:t>thodological tools</w:t>
              </w:r>
            </w:ins>
          </w:p>
        </w:tc>
        <w:tc>
          <w:tcPr>
            <w:tcW w:w="2235" w:type="dxa"/>
            <w:tcMar/>
            <w:vAlign w:val="center"/>
            <w:tcPrChange w:author="ELENA GÓMEZ RICO" w:date="2026-03-23T17:02:36.136Z" w:id="1875382665">
              <w:tcPr>
                <w:tcW w:w="723" w:type="dxa"/>
                <w:tcMar/>
                <w:vAlign w:val="center"/>
              </w:tcPr>
            </w:tcPrChange>
          </w:tcPr>
          <w:p w:rsidR="75DF0852" w:rsidP="3041B978" w:rsidRDefault="75DF0852" w14:paraId="751BCB44" w14:textId="3AE6F9FD">
            <w:pPr>
              <w:pStyle w:val="Normal"/>
              <w:spacing w:before="0" w:beforeAutospacing="off" w:after="0" w:afterAutospacing="off" w:line="240" w:lineRule="auto"/>
              <w:rPr>
                <w:b w:val="1"/>
                <w:bCs w:val="1"/>
              </w:rPr>
              <w:pPrChange w:author="ELENA GÓMEZ RICO" w:date="2026-03-23T17:48:35.96Z">
                <w:pPr>
                  <w:pStyle w:val="Normal"/>
                </w:pPr>
              </w:pPrChange>
            </w:pPr>
            <w:ins w:author="ELENA GÓMEZ RICO" w:date="2026-03-23T16:59:43.548Z" w16du:dateUtc="2026-03-23T16:59:43.548Z" w:id="323526581">
              <w:r w:rsidRPr="3041B978" w:rsidR="50E38EE4">
                <w:rPr>
                  <w:b w:val="1"/>
                  <w:bCs w:val="1"/>
                  <w:rPrChange w:author="ELENA GÓMEZ RICO" w:date="2026-03-24T08:11:50.687Z" w16du:dateUtc="2026-03-24T08:11:50.687Z" w:id="270568318"/>
                </w:rPr>
                <w:t>PP</w:t>
              </w:r>
            </w:ins>
          </w:p>
        </w:tc>
      </w:tr>
      <w:tr w:rsidR="03A0AAEE" w:rsidTr="66452F6F" w14:paraId="79CEB42C">
        <w:trPr>
          <w:trHeight w:val="300"/>
          <w:trPrChange w:author="ELENA GÓMEZ RICO" w:date="2026-03-22T21:32:40.307Z" w16du:dateUtc="2026-03-22T21:32:40.307Z" w:id="1308682033">
            <w:trPr>
              <w:trHeight w:val="300"/>
            </w:trPr>
          </w:trPrChange>
          <w:ins w:author="ELENA GÓMEZ RICO" w:date="2026-03-22T21:32:20.748Z" w16du:dateUtc="2026-03-22T21:32:20.748Z" w:id="1981542206"/>
        </w:trPr>
        <w:tc>
          <w:tcPr>
            <w:tcW w:w="1005" w:type="dxa"/>
            <w:tcMar/>
            <w:vAlign w:val="center"/>
            <w:tcPrChange w:author="ELENA GÓMEZ RICO" w:date="2026-03-23T17:02:36.136Z" w:id="793074142">
              <w:tcPr>
                <w:tcW w:w="2573" w:type="dxa"/>
                <w:tcMar/>
                <w:vAlign w:val="center"/>
              </w:tcPr>
            </w:tcPrChange>
          </w:tcPr>
          <w:p w:rsidR="03A0AAEE" w:rsidP="3041B978" w:rsidRDefault="03A0AAEE" w14:paraId="02D6912F" w14:textId="7262E3C7">
            <w:pPr>
              <w:pStyle w:val="Normal"/>
              <w:spacing w:before="0" w:beforeAutospacing="off" w:after="0" w:afterAutospacing="off" w:line="240" w:lineRule="auto"/>
              <w:rPr/>
              <w:pPrChange w:author="ELENA GÓMEZ RICO" w:date="2026-03-23T17:48:35.96Z">
                <w:pPr>
                  <w:pStyle w:val="Normal"/>
                </w:pPr>
              </w:pPrChange>
            </w:pPr>
            <w:ins w:author="ELENA GÓMEZ RICO" w:date="2026-03-23T17:02:08.376Z" w16du:dateUtc="2026-03-23T17:02:08.376Z" w:id="1964886746">
              <w:r w:rsidR="64012AC2">
                <w:t>i</w:t>
              </w:r>
            </w:ins>
          </w:p>
        </w:tc>
        <w:tc>
          <w:tcPr>
            <w:tcW w:w="6120" w:type="dxa"/>
            <w:tcMar/>
            <w:vAlign w:val="center"/>
            <w:tcPrChange w:author="ELENA GÓMEZ RICO" w:date="2026-03-23T17:02:36.136Z" w:id="719865234">
              <w:tcPr>
                <w:tcW w:w="6064" w:type="dxa"/>
                <w:tcMar/>
                <w:vAlign w:val="center"/>
              </w:tcPr>
            </w:tcPrChange>
          </w:tcPr>
          <w:p w:rsidR="03A0AAEE" w:rsidP="66452F6F" w:rsidRDefault="03A0AAEE" w14:paraId="7DF454CD" w14:textId="26532A12">
            <w:pPr>
              <w:pStyle w:val="Normal"/>
              <w:spacing w:before="0" w:beforeAutospacing="off" w:after="0" w:afterAutospacing="off" w:line="240" w:lineRule="auto"/>
            </w:pPr>
            <w:ins w:author="ELENA GÓMEZ RICO" w:date="2026-03-22T21:32:20.748Z" w16du:dateUtc="2026-03-22T21:32:20.748Z" w:id="748885718">
              <w:r w:rsidR="569EC87D">
                <w:t>Co-construction workshops</w:t>
              </w:r>
            </w:ins>
            <w:ins w:author="ELENA GÓMEZ RICO" w:date="2026-03-23T17:02:55.182Z" w16du:dateUtc="2026-03-23T17:02:55.182Z" w:id="732165295">
              <w:r w:rsidR="759BC391">
                <w:t>,</w:t>
              </w:r>
            </w:ins>
            <w:ins w:author="ELENA GÓMEZ RICO" w:date="2026-03-22T21:32:20.748Z" w16du:dateUtc="2026-03-22T21:32:20.748Z" w:id="1792614536">
              <w:r w:rsidR="569EC87D">
                <w:t xml:space="preserve"> </w:t>
              </w:r>
            </w:ins>
            <w:ins w:author="ELENA GÓMEZ RICO" w:date="2026-03-24T09:51:36.397Z" w16du:dateUtc="2026-03-24T09:51:36.397Z" w:id="1976030468">
              <w:r w:rsidR="44233D9A">
                <w:t xml:space="preserve">prototyping, </w:t>
              </w:r>
            </w:ins>
            <w:ins w:author="ELENA GÓMEZ RICO" w:date="2026-03-22T21:32:20.748Z" w16du:dateUtc="2026-03-22T21:32:20.748Z" w:id="1283673476">
              <w:r w:rsidR="569EC87D">
                <w:t>storytelling</w:t>
              </w:r>
            </w:ins>
            <w:ins w:author="ELENA GÓMEZ RICO" w:date="2026-03-23T17:05:49.339Z" w16du:dateUtc="2026-03-23T17:05:49.339Z" w:id="1772213154">
              <w:r w:rsidR="3B59B4BE">
                <w:t xml:space="preserve">, </w:t>
              </w:r>
            </w:ins>
            <w:ins w:author="ELENA GÓMEZ RICO" w:date="2026-03-22T21:32:20.748Z" w16du:dateUtc="2026-03-22T21:32:20.748Z" w:id="1524250536">
              <w:r w:rsidR="569EC87D">
                <w:t>NeOn</w:t>
              </w:r>
              <w:r w:rsidR="569EC87D">
                <w:rPr>
                  <w:rPrChange w:author="ELENA GÓMEZ RICO" w:date="2026-03-22T21:32:29.853Z" w16du:dateUtc="2026-03-22T21:32:29.853Z" w:id="652297087"/>
                </w:rPr>
                <w:t xml:space="preserve"> + UX</w:t>
              </w:r>
            </w:ins>
            <w:ins w:author="ELENA GÓMEZ RICO" w:date="2026-03-23T17:04:09.122Z" w16du:dateUtc="2026-03-23T17:04:09.122Z" w:id="580040809">
              <w:r w:rsidR="1B2E61D6">
                <w:t xml:space="preserve"> </w:t>
              </w:r>
            </w:ins>
            <w:ins w:author="ELENA GÓMEZ RICO" w:date="2026-03-23T17:05:45.736Z" w16du:dateUtc="2026-03-23T17:05:45.736Z" w:id="1840978362">
              <w:r w:rsidRPr="66452F6F" w:rsidR="1C775791">
                <w:rPr>
                  <w:rFonts w:ascii="Times New Roman" w:hAnsi="Times New Roman" w:eastAsia="Times New Roman" w:cs="Times New Roman"/>
                  <w:noProof w:val="0"/>
                  <w:sz w:val="24"/>
                  <w:szCs w:val="24"/>
                  <w:lang w:val="en-US"/>
                </w:rPr>
                <w:t>(Al-Fayez et al., 2023)</w:t>
              </w:r>
            </w:ins>
            <w:ins w:author="ELENA GÓMEZ RICO" w:date="2026-03-24T09:51:57.973Z" w16du:dateUtc="2026-03-24T09:51:57.973Z" w:id="601670801">
              <w:r w:rsidRPr="66452F6F" w:rsidR="7ADA9E84">
                <w:rPr>
                  <w:rFonts w:ascii="Times New Roman" w:hAnsi="Times New Roman" w:eastAsia="Times New Roman" w:cs="Times New Roman"/>
                  <w:noProof w:val="0"/>
                  <w:sz w:val="24"/>
                  <w:szCs w:val="24"/>
                  <w:lang w:val="en-US"/>
                </w:rPr>
                <w:t xml:space="preserve"> (L1)</w:t>
              </w:r>
            </w:ins>
            <w:ins w:author="ELENA GÓMEZ RICO" w:date="2026-03-23T17:05:45.736Z" w16du:dateUtc="2026-03-23T17:05:45.736Z" w:id="1906291068">
              <w:r w:rsidRPr="66452F6F" w:rsidR="1C775791">
                <w:rPr>
                  <w:rFonts w:ascii="Times New Roman" w:hAnsi="Times New Roman" w:eastAsia="Times New Roman" w:cs="Times New Roman"/>
                  <w:noProof w:val="0"/>
                  <w:sz w:val="24"/>
                  <w:szCs w:val="24"/>
                  <w:lang w:val="en-US"/>
                </w:rPr>
                <w:t>,</w:t>
              </w:r>
            </w:ins>
            <w:ins w:author="ELENA GÓMEZ RICO" w:date="2026-03-22T21:32:20.748Z" w16du:dateUtc="2026-03-22T21:32:20.748Z" w:id="278226499">
              <w:r w:rsidR="569EC87D">
                <w:rPr>
                  <w:rPrChange w:author="ELENA GÓMEZ RICO" w:date="2026-03-22T21:32:29.853Z" w16du:dateUtc="2026-03-22T21:32:29.853Z" w:id="1651600476"/>
                </w:rPr>
                <w:t xml:space="preserve"> participatory heritage</w:t>
              </w:r>
            </w:ins>
            <w:ins w:author="ELENA GÓMEZ RICO" w:date="2026-03-23T17:05:56.753Z" w16du:dateUtc="2026-03-23T17:05:56.753Z" w:id="885214062">
              <w:r w:rsidR="15DAD625">
                <w:t>,</w:t>
              </w:r>
            </w:ins>
            <w:ins w:author="ELENA GÓMEZ RICO" w:date="2026-03-22T21:32:20.748Z" w16du:dateUtc="2026-03-22T21:32:20.748Z" w:id="566662521">
              <w:r w:rsidR="569EC87D">
                <w:rPr>
                  <w:rPrChange w:author="ELENA GÓMEZ RICO" w:date="2026-03-22T21:32:29.853Z" w16du:dateUtc="2026-03-22T21:32:29.853Z" w:id="898539188"/>
                </w:rPr>
                <w:t xml:space="preserve"> </w:t>
              </w:r>
            </w:ins>
            <w:ins w:author="ELENA GÓMEZ RICO" w:date="2026-03-23T17:03:13.825Z" w16du:dateUtc="2026-03-23T17:03:13.825Z" w:id="33463153">
              <w:r w:rsidR="58437238">
                <w:t>p</w:t>
              </w:r>
            </w:ins>
            <w:ins w:author="ELENA GÓMEZ RICO" w:date="2026-03-22T21:32:20.748Z" w16du:dateUtc="2026-03-22T21:32:20.748Z" w:id="450316407">
              <w:r w:rsidR="569EC87D">
                <w:rPr>
                  <w:rPrChange w:author="ELENA GÓMEZ RICO" w:date="2026-03-22T21:32:29.853Z" w16du:dateUtc="2026-03-22T21:32:29.853Z" w:id="1764890919"/>
                </w:rPr>
                <w:t>ilot/collaborative data entry</w:t>
              </w:r>
            </w:ins>
            <w:ins w:author="ELENA GÓMEZ RICO" w:date="2026-03-24T09:52:05.993Z" w16du:dateUtc="2026-03-24T09:52:05.993Z" w:id="699837599">
              <w:r w:rsidR="5E45AE15">
                <w:t xml:space="preserve"> (L2)</w:t>
              </w:r>
            </w:ins>
            <w:ins w:author="ELENA GÓMEZ RICO" w:date="2026-03-23T17:03:58.121Z" w16du:dateUtc="2026-03-23T17:03:58.121Z" w:id="540441919">
              <w:r w:rsidR="1E989F56">
                <w:t xml:space="preserve"> </w:t>
              </w:r>
            </w:ins>
          </w:p>
        </w:tc>
        <w:tc>
          <w:tcPr>
            <w:tcW w:w="2235" w:type="dxa"/>
            <w:tcMar/>
            <w:vAlign w:val="center"/>
            <w:tcPrChange w:author="ELENA GÓMEZ RICO" w:date="2026-03-23T17:02:36.136Z" w:id="178898314">
              <w:tcPr>
                <w:tcW w:w="723" w:type="dxa"/>
                <w:tcMar/>
                <w:vAlign w:val="center"/>
              </w:tcPr>
            </w:tcPrChange>
          </w:tcPr>
          <w:p w:rsidR="03A0AAEE" w:rsidP="3041B978" w:rsidRDefault="03A0AAEE" w14:paraId="4486BEAB" w14:textId="03F56364">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1:32:29.854Z" w:id="778040649"/>
              </w:rPr>
              <w:pPrChange w:author="ELENA GÓMEZ RICO" w:date="2026-03-23T17:48:35.961Z">
                <w:pPr>
                  <w:pStyle w:val="Normal"/>
                </w:pPr>
              </w:pPrChange>
            </w:pPr>
            <w:ins w:author="ELENA GÓMEZ RICO" w:date="2026-03-22T21:32:20.748Z" w16du:dateUtc="2026-03-22T21:32:20.748Z" w:id="263098448">
              <w:r w:rsidR="6D913031">
                <w:t>1, 3, 4, 5, 6, 7, 8, 9, 13, 14, 15, 16, 18, 19, 20, 21</w:t>
              </w:r>
            </w:ins>
          </w:p>
        </w:tc>
      </w:tr>
      <w:tr w:rsidR="03A0AAEE" w:rsidTr="66452F6F" w14:paraId="390BE6CD">
        <w:trPr>
          <w:trHeight w:val="300"/>
          <w:trPrChange w:author="ELENA GÓMEZ RICO" w:date="2026-03-22T21:32:40.308Z" w16du:dateUtc="2026-03-22T21:32:40.308Z" w:id="260645248">
            <w:trPr>
              <w:trHeight w:val="300"/>
            </w:trPr>
          </w:trPrChange>
          <w:ins w:author="ELENA GÓMEZ RICO" w:date="2026-03-22T21:32:20.748Z" w16du:dateUtc="2026-03-22T21:32:20.748Z" w:id="222038820"/>
        </w:trPr>
        <w:tc>
          <w:tcPr>
            <w:tcW w:w="1005" w:type="dxa"/>
            <w:tcMar/>
            <w:vAlign w:val="center"/>
            <w:tcPrChange w:author="ELENA GÓMEZ RICO" w:date="2026-03-23T17:02:36.136Z" w:id="1625340258">
              <w:tcPr>
                <w:tcW w:w="2573" w:type="dxa"/>
                <w:tcMar/>
                <w:vAlign w:val="center"/>
              </w:tcPr>
            </w:tcPrChange>
          </w:tcPr>
          <w:p w:rsidR="03A0AAEE" w:rsidP="3041B978" w:rsidRDefault="03A0AAEE" w14:paraId="73989693" w14:textId="406AC8FF">
            <w:pPr>
              <w:pStyle w:val="Normal"/>
              <w:spacing w:before="0" w:beforeAutospacing="off" w:after="0" w:afterAutospacing="off" w:line="240" w:lineRule="auto"/>
              <w:rPr/>
              <w:pPrChange w:author="ELENA GÓMEZ RICO" w:date="2026-03-23T17:48:35.961Z">
                <w:pPr>
                  <w:pStyle w:val="Normal"/>
                </w:pPr>
              </w:pPrChange>
            </w:pPr>
            <w:ins w:author="ELENA GÓMEZ RICO" w:date="2026-03-23T17:02:11.036Z" w16du:dateUtc="2026-03-23T17:02:11.036Z" w:id="1163839201">
              <w:r w:rsidR="483753B9">
                <w:t>ii</w:t>
              </w:r>
            </w:ins>
          </w:p>
        </w:tc>
        <w:tc>
          <w:tcPr>
            <w:tcW w:w="6120" w:type="dxa"/>
            <w:tcMar/>
            <w:vAlign w:val="center"/>
            <w:tcPrChange w:author="ELENA GÓMEZ RICO" w:date="2026-03-23T17:02:36.136Z" w:id="1250269471">
              <w:tcPr>
                <w:tcW w:w="6064" w:type="dxa"/>
                <w:tcMar/>
                <w:vAlign w:val="center"/>
              </w:tcPr>
            </w:tcPrChange>
          </w:tcPr>
          <w:p w:rsidR="03A0AAEE" w:rsidP="66452F6F" w:rsidRDefault="03A0AAEE" w14:paraId="533C2B64" w14:textId="17A0C647">
            <w:pPr>
              <w:pStyle w:val="Normal"/>
              <w:spacing w:before="0" w:beforeAutospacing="off" w:after="0" w:afterAutospacing="off" w:line="240" w:lineRule="auto"/>
              <w:pPrChange w:author="ELENA GÓMEZ RICO" w:date="2026-03-23T17:48:35.961Z">
                <w:pPr>
                  <w:pStyle w:val="Normal"/>
                </w:pPr>
              </w:pPrChange>
            </w:pPr>
            <w:ins w:author="ELENA GÓMEZ RICO" w:date="2026-03-23T17:06:15.626Z" w16du:dateUtc="2026-03-23T17:06:15.626Z" w:id="1599148630">
              <w:r w:rsidR="3EB76F10">
                <w:t>U</w:t>
              </w:r>
            </w:ins>
            <w:ins w:author="ELENA GÓMEZ RICO" w:date="2026-03-22T21:32:20.748Z" w16du:dateUtc="2026-03-22T21:32:20.748Z" w:id="754421755">
              <w:r w:rsidR="569EC87D">
                <w:t>sability testing (</w:t>
              </w:r>
              <w:r w:rsidR="569EC87D">
                <w:rPr>
                  <w:rPrChange w:author="ELENA GÓMEZ RICO" w:date="2026-03-22T21:32:29.855Z" w16du:dateUtc="2026-03-22T21:32:29.855Z" w:id="700278511"/>
                </w:rPr>
                <w:t>iterative development + comparative usability testing</w:t>
              </w:r>
            </w:ins>
            <w:ins w:author="ELENA GÓMEZ RICO" w:date="2026-03-23T17:07:13.114Z" w16du:dateUtc="2026-03-23T17:07:13.114Z" w:id="902407874">
              <w:r w:rsidR="2236FDF8">
                <w:t>,</w:t>
              </w:r>
            </w:ins>
            <w:ins w:author="ELENA GÓMEZ RICO" w:date="2026-03-23T17:08:09.856Z" w16du:dateUtc="2026-03-23T17:08:09.856Z" w:id="676248823">
              <w:r w:rsidR="50E0A356">
                <w:t xml:space="preserve"> </w:t>
              </w:r>
            </w:ins>
            <w:ins w:author="ELENA GÓMEZ RICO" w:date="2026-03-22T21:32:20.748Z" w16du:dateUtc="2026-03-22T21:32:20.748Z" w:id="688061124">
              <w:r w:rsidR="569EC87D">
                <w:rPr>
                  <w:rPrChange w:author="ELENA GÓMEZ RICO" w:date="2026-03-22T21:32:29.855Z" w16du:dateUtc="2026-03-22T21:32:29.855Z" w:id="121877027"/>
                </w:rPr>
                <w:t>user-</w:t>
              </w:r>
            </w:ins>
            <w:ins w:author="ELENA GÓMEZ RICO" w:date="2026-03-22T21:33:46.311Z" w16du:dateUtc="2026-03-22T21:33:46.311Z" w:id="1333456784">
              <w:r w:rsidR="1606DD07">
                <w:t>centered</w:t>
              </w:r>
            </w:ins>
            <w:ins w:author="ELENA GÓMEZ RICO" w:date="2026-03-22T21:32:20.748Z" w16du:dateUtc="2026-03-22T21:32:20.748Z" w:id="1059627349">
              <w:r w:rsidR="569EC87D">
                <w:t xml:space="preserve"> interface design</w:t>
              </w:r>
            </w:ins>
            <w:ins w:author="ELENA GÓMEZ RICO" w:date="2026-03-23T17:07:21.978Z" w16du:dateUtc="2026-03-23T17:07:21.978Z" w:id="1218794233">
              <w:r w:rsidR="35D93C6D">
                <w:t>)</w:t>
              </w:r>
            </w:ins>
            <w:ins w:author="ELENA GÓMEZ RICO" w:date="2026-03-24T09:51:18.757Z" w16du:dateUtc="2026-03-24T09:51:18.757Z" w:id="559600634">
              <w:r w:rsidR="7299845A">
                <w:t xml:space="preserve"> (L1)</w:t>
              </w:r>
            </w:ins>
          </w:p>
        </w:tc>
        <w:tc>
          <w:tcPr>
            <w:tcW w:w="2235" w:type="dxa"/>
            <w:tcMar/>
            <w:vAlign w:val="center"/>
            <w:tcPrChange w:author="ELENA GÓMEZ RICO" w:date="2026-03-23T17:02:36.136Z" w:id="16706677">
              <w:tcPr>
                <w:tcW w:w="723" w:type="dxa"/>
                <w:tcMar/>
                <w:vAlign w:val="center"/>
              </w:tcPr>
            </w:tcPrChange>
          </w:tcPr>
          <w:p w:rsidR="03A0AAEE" w:rsidP="3041B978" w:rsidRDefault="03A0AAEE" w14:paraId="75D0E69F" w14:textId="4A6244C4">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1:32:29.855Z" w:id="1948207516"/>
              </w:rPr>
              <w:pPrChange w:author="ELENA GÓMEZ RICO" w:date="2026-03-23T17:48:35.961Z">
                <w:pPr>
                  <w:pStyle w:val="Normal"/>
                </w:pPr>
              </w:pPrChange>
            </w:pPr>
            <w:ins w:author="ELENA GÓMEZ RICO" w:date="2026-03-22T21:32:20.748Z" w16du:dateUtc="2026-03-22T21:32:20.748Z" w:id="1316898386">
              <w:r w:rsidR="6D913031">
                <w:t>2, 11, 13, 14, 22</w:t>
              </w:r>
            </w:ins>
          </w:p>
        </w:tc>
      </w:tr>
      <w:tr w:rsidR="03A0AAEE" w:rsidTr="66452F6F" w14:paraId="2478D5D2">
        <w:trPr>
          <w:trHeight w:val="300"/>
          <w:trPrChange w:author="ELENA GÓMEZ RICO" w:date="2026-03-22T21:32:40.308Z" w16du:dateUtc="2026-03-22T21:32:40.308Z" w:id="1595730741">
            <w:trPr>
              <w:trHeight w:val="300"/>
            </w:trPr>
          </w:trPrChange>
          <w:ins w:author="ELENA GÓMEZ RICO" w:date="2026-03-22T21:32:20.748Z" w16du:dateUtc="2026-03-22T21:32:20.748Z" w:id="800145905"/>
        </w:trPr>
        <w:tc>
          <w:tcPr>
            <w:tcW w:w="1005" w:type="dxa"/>
            <w:tcMar/>
            <w:vAlign w:val="center"/>
            <w:tcPrChange w:author="ELENA GÓMEZ RICO" w:date="2026-03-23T17:02:36.136Z" w:id="1085476058">
              <w:tcPr>
                <w:tcW w:w="2573" w:type="dxa"/>
                <w:tcMar/>
                <w:vAlign w:val="center"/>
              </w:tcPr>
            </w:tcPrChange>
          </w:tcPr>
          <w:p w:rsidR="03A0AAEE" w:rsidP="3041B978" w:rsidRDefault="03A0AAEE" w14:paraId="4E3F22C4" w14:textId="0BA7BBE7">
            <w:pPr>
              <w:pStyle w:val="Normal"/>
              <w:spacing w:before="0" w:beforeAutospacing="off" w:after="0" w:afterAutospacing="off" w:line="240" w:lineRule="auto"/>
              <w:rPr/>
              <w:pPrChange w:author="ELENA GÓMEZ RICO" w:date="2026-03-23T17:48:35.961Z">
                <w:pPr>
                  <w:pStyle w:val="Normal"/>
                </w:pPr>
              </w:pPrChange>
            </w:pPr>
            <w:ins w:author="ELENA GÓMEZ RICO" w:date="2026-03-23T17:02:19.297Z" w16du:dateUtc="2026-03-23T17:02:19.297Z" w:id="292310762">
              <w:r w:rsidR="546CB3CA">
                <w:t>iii</w:t>
              </w:r>
            </w:ins>
          </w:p>
        </w:tc>
        <w:tc>
          <w:tcPr>
            <w:tcW w:w="6120" w:type="dxa"/>
            <w:tcMar/>
            <w:vAlign w:val="center"/>
            <w:tcPrChange w:author="ELENA GÓMEZ RICO" w:date="2026-03-23T17:02:36.136Z" w:id="2142083634">
              <w:tcPr>
                <w:tcW w:w="6064" w:type="dxa"/>
                <w:tcMar/>
                <w:vAlign w:val="center"/>
              </w:tcPr>
            </w:tcPrChange>
          </w:tcPr>
          <w:p w:rsidR="03A0AAEE" w:rsidP="66452F6F" w:rsidRDefault="03A0AAEE" w14:paraId="42284A34" w14:textId="1F993C72">
            <w:pPr>
              <w:pStyle w:val="Normal"/>
              <w:spacing w:before="0" w:beforeAutospacing="off" w:after="0" w:afterAutospacing="off" w:line="240" w:lineRule="auto"/>
              <w:pPrChange w:author="ELENA GÓMEZ RICO" w:date="2026-03-23T17:48:35.961Z">
                <w:pPr>
                  <w:pStyle w:val="Normal"/>
                </w:pPr>
              </w:pPrChange>
            </w:pPr>
            <w:ins w:author="ELENA GÓMEZ RICO" w:date="2026-03-22T21:32:20.748Z" w16du:dateUtc="2026-03-22T21:32:20.748Z" w:id="1806518926">
              <w:r w:rsidR="569EC87D">
                <w:t xml:space="preserve">Crowdsourcing (ongoing </w:t>
              </w:r>
            </w:ins>
            <w:ins w:author="ELENA GÓMEZ RICO" w:date="2026-03-23T17:08:34.056Z" w16du:dateUtc="2026-03-23T17:08:34.056Z" w:id="1555309942">
              <w:r w:rsidR="694E585C">
                <w:t xml:space="preserve">data </w:t>
              </w:r>
            </w:ins>
            <w:ins w:author="ELENA GÓMEZ RICO" w:date="2026-03-22T21:32:20.748Z" w16du:dateUtc="2026-03-22T21:32:20.748Z" w:id="1579309890">
              <w:r w:rsidR="569EC87D">
                <w:t>monitoring</w:t>
              </w:r>
            </w:ins>
            <w:ins w:author="ELENA GÓMEZ RICO" w:date="2026-03-23T17:08:43.027Z" w16du:dateUtc="2026-03-23T17:08:43.027Z" w:id="1826193470">
              <w:r w:rsidR="15062C7C">
                <w:t xml:space="preserve">, </w:t>
              </w:r>
            </w:ins>
            <w:ins w:author="ELENA GÓMEZ RICO" w:date="2026-03-22T21:32:20.748Z" w16du:dateUtc="2026-03-22T21:32:20.748Z" w:id="898824568">
              <w:r w:rsidR="569EC87D">
                <w:t xml:space="preserve">linked </w:t>
              </w:r>
            </w:ins>
            <w:ins w:author="ELENA GÓMEZ RICO" w:date="2026-03-23T17:10:07.425Z" w16du:dateUtc="2026-03-23T17:10:07.425Z" w:id="2081224508">
              <w:r w:rsidR="6E0E1F08">
                <w:t xml:space="preserve">open </w:t>
              </w:r>
            </w:ins>
            <w:ins w:author="ELENA GÓMEZ RICO" w:date="2026-03-22T21:32:20.748Z" w16du:dateUtc="2026-03-22T21:32:20.748Z" w:id="2067019573">
              <w:r w:rsidR="569EC87D">
                <w:t>data</w:t>
              </w:r>
            </w:ins>
            <w:ins w:author="ELENA GÓMEZ RICO" w:date="2026-03-23T17:10:13.215Z" w16du:dateUtc="2026-03-23T17:10:13.215Z" w:id="781272339">
              <w:r w:rsidR="547C6360">
                <w:t>, data co-curation)</w:t>
              </w:r>
            </w:ins>
            <w:ins w:author="ELENA GÓMEZ RICO" w:date="2026-03-23T17:09:06.347Z" w16du:dateUtc="2026-03-23T17:09:06.347Z" w:id="401168758">
              <w:r w:rsidR="2EC4804C">
                <w:t>,</w:t>
              </w:r>
            </w:ins>
            <w:ins w:author="ELENA GÓMEZ RICO" w:date="2026-03-22T21:32:20.748Z" w16du:dateUtc="2026-03-22T21:32:20.748Z" w:id="791275820">
              <w:r w:rsidR="569EC87D">
                <w:t xml:space="preserve"> </w:t>
              </w:r>
            </w:ins>
            <w:ins w:author="ELENA GÓMEZ RICO" w:date="2026-03-23T17:10:27.513Z" w16du:dateUtc="2026-03-23T17:10:27.513Z" w:id="1757162159">
              <w:r w:rsidR="64C78518">
                <w:t>hackathons</w:t>
              </w:r>
              <w:r w:rsidR="64C78518">
                <w:t>, and participatory</w:t>
              </w:r>
            </w:ins>
            <w:ins w:author="ELENA GÓMEZ RICO" w:date="2026-03-22T21:32:20.748Z" w16du:dateUtc="2026-03-22T21:32:20.748Z" w:id="1917893245">
              <w:r w:rsidR="569EC87D">
                <w:t xml:space="preserve"> experiments</w:t>
              </w:r>
            </w:ins>
            <w:ins w:author="ELENA GÓMEZ RICO" w:date="2026-03-24T09:50:59.615Z" w16du:dateUtc="2026-03-24T09:50:59.615Z" w:id="808713629">
              <w:r w:rsidR="13966510">
                <w:t xml:space="preserve"> (L2)</w:t>
              </w:r>
            </w:ins>
          </w:p>
        </w:tc>
        <w:tc>
          <w:tcPr>
            <w:tcW w:w="2235" w:type="dxa"/>
            <w:tcMar/>
            <w:vAlign w:val="center"/>
            <w:tcPrChange w:author="ELENA GÓMEZ RICO" w:date="2026-03-23T17:02:36.136Z" w:id="1436396669">
              <w:tcPr>
                <w:tcW w:w="723" w:type="dxa"/>
                <w:tcMar/>
                <w:vAlign w:val="center"/>
              </w:tcPr>
            </w:tcPrChange>
          </w:tcPr>
          <w:p w:rsidR="03A0AAEE" w:rsidP="3041B978" w:rsidRDefault="03A0AAEE" w14:paraId="1C2E127B" w14:textId="43D8DABB">
            <w:pPr>
              <w:pStyle w:val="Normal"/>
              <w:spacing w:before="0" w:beforeAutospacing="off" w:after="0" w:afterAutospacing="off" w:line="240" w:lineRule="auto"/>
              <w:rPr>
                <w:rFonts w:ascii="Times New Roman" w:hAnsi="Times New Roman" w:eastAsia="Times New Roman" w:cs="Times New Roman"/>
                <w:sz w:val="20"/>
                <w:szCs w:val="20"/>
                <w:rPrChange w:author="ELENA GÓMEZ RICO" w:date="2026-03-22T21:32:29.857Z" w:id="1665947395"/>
              </w:rPr>
              <w:pPrChange w:author="ELENA GÓMEZ RICO" w:date="2026-03-23T17:48:35.961Z">
                <w:pPr>
                  <w:pStyle w:val="Normal"/>
                </w:pPr>
              </w:pPrChange>
            </w:pPr>
            <w:ins w:author="ELENA GÓMEZ RICO" w:date="2026-03-22T21:32:20.748Z" w16du:dateUtc="2026-03-22T21:32:20.748Z" w:id="877296042">
              <w:r w:rsidR="6D913031">
                <w:t>10, 12, 17, 18</w:t>
              </w:r>
            </w:ins>
          </w:p>
        </w:tc>
      </w:tr>
    </w:tbl>
    <w:p w:rsidR="23AF22F6" w:rsidP="10751D0A" w:rsidRDefault="23AF22F6" w14:paraId="76669BD8" w14:textId="4299CE84">
      <w:pPr>
        <w:pStyle w:val="Normal"/>
        <w:rPr>
          <w:rFonts w:ascii="Times New Roman" w:hAnsi="Times New Roman" w:eastAsia="Times New Roman" w:cs="Times New Roman"/>
          <w:rPrChange w:author="ELENA GÓMEZ RICO" w:date="2026-03-22T21:32:02.921Z" w:id="1914498974">
            <w:rPr>
              <w:rFonts w:ascii="Times New Roman" w:hAnsi="Times New Roman" w:cs="Times New Roman"/>
            </w:rPr>
          </w:rPrChange>
        </w:rPr>
      </w:pPr>
      <w:ins w:author="ELENA GÓMEZ RICO" w:date="2026-03-22T21:55:31.845Z" w16du:dateUtc="2026-03-22T21:55:31.845Z" w:id="487001009">
        <w:r w:rsidR="60BF6C97">
          <w:t xml:space="preserve">Table </w:t>
        </w:r>
      </w:ins>
      <w:ins w:author="ELENA GÓMEZ RICO" w:date="2026-03-22T22:04:18.236Z" w16du:dateUtc="2026-03-22T22:04:18.236Z" w:id="1178366935">
        <w:r w:rsidR="38198E08">
          <w:t xml:space="preserve">3. Participatory methodological tool clusters </w:t>
        </w:r>
      </w:ins>
      <w:ins w:author="ELENA GÓMEZ RICO" w:date="2026-03-22T22:06:03.878Z" w16du:dateUtc="2026-03-22T22:06:03.878Z" w:id="2026738811">
        <w:r w:rsidR="0FA3C2E6">
          <w:t xml:space="preserve">- </w:t>
        </w:r>
      </w:ins>
      <w:ins w:author="ELENA GÓMEZ RICO" w:date="2026-03-22T22:04:18.236Z" w16du:dateUtc="2026-03-22T22:04:18.236Z" w:id="542201409">
        <w:r w:rsidR="38198E08">
          <w:t>D</w:t>
        </w:r>
        <w:r w:rsidR="38198E08">
          <w:t>2</w:t>
        </w:r>
      </w:ins>
      <w:ins w:author="ELENA GÓMEZ RICO" w:date="2026-03-22T22:06:07.36Z" w16du:dateUtc="2026-03-22T22:06:07.36Z" w:id="481375278">
        <w:r w:rsidR="6A00794B">
          <w:t xml:space="preserve"> (</w:t>
        </w:r>
        <w:r w:rsidR="6A00794B">
          <w:t>source: authors data)</w:t>
        </w:r>
      </w:ins>
    </w:p>
    <w:p w:rsidRPr="00492B76" w:rsidR="00307D51" w:rsidDel="00427DE0" w:rsidP="3041B978" w:rsidRDefault="00D759E1" w14:paraId="1AB94414" w14:textId="382272B0">
      <w:pPr>
        <w:pStyle w:val="Normal"/>
        <w:rPr>
          <w:del w:author="ELENA GÓMEZ RICO" w:date="2026-03-17T21:34:00Z" w16du:dateUtc="2026-03-17T20:34:00Z" w:id="294911428"/>
        </w:rPr>
        <w:pPrChange w:author="ELENA GÓMEZ RICO" w:date="2026-03-21T16:04:32.065Z">
          <w:pPr>
            <w:pStyle w:val="Heading2"/>
            <w:spacing w:line="360" w:lineRule="auto"/>
            <w:jc w:val="both"/>
          </w:pPr>
        </w:pPrChange>
      </w:pPr>
      <w:bookmarkStart w:name="X8bc3d5e4c4427059116ec9e5b5c1d39edd033f8" w:id="479"/>
      <w:bookmarkEnd w:id="409"/>
      <w:del w:author="ELENA GÓMEZ RICO" w:date="2026-03-17T21:33:00Z" w16du:dateUtc="2026-03-17T20:33:00Z" w:id="1795395529">
        <w:r w:rsidDel="00D759E1">
          <w:delText>3.</w:delText>
        </w:r>
      </w:del>
      <w:r w:rsidR="5CA14097">
        <w:rPr/>
        <w:t xml:space="preserve"> </w:t>
      </w:r>
      <w:ins w:author="ELENA GÓMEZ RICO" w:date="2026-03-23T17:11:45.823Z" w16du:dateUtc="2026-03-23T17:11:45.823Z" w:id="989856553">
        <w:r w:rsidRPr="3041B978" w:rsidR="2481D0F3">
          <w:rPr>
            <w:b w:val="1"/>
            <w:bCs w:val="1"/>
            <w:rPrChange w:author="ELENA GÓMEZ RICO" w:date="2026-03-24T08:11:50.689Z" w16du:dateUtc="2026-03-24T08:11:50.689Z" w:id="310668360"/>
          </w:rPr>
          <w:t xml:space="preserve">D4: </w:t>
        </w:r>
      </w:ins>
      <w:r w:rsidRPr="3041B978" w:rsidR="5CA14097">
        <w:rPr>
          <w:b w:val="1"/>
          <w:bCs w:val="1"/>
          <w:rPrChange w:author="ELENA GÓMEZ RICO" w:date="2026-03-17T21:33:00Z" w16du:dateUtc="2026-03-17T20:33:00Z" w:id="1448825793">
            <w:rPr>
              <w:rFonts w:ascii="Times New Roman" w:hAnsi="Times New Roman" w:cs="Times New Roman"/>
            </w:rPr>
          </w:rPrChange>
        </w:rPr>
        <w:t>Levels of user participation and engagement</w:t>
      </w:r>
      <w:ins w:author="ELENA GÓMEZ RICO" w:date="2026-03-23T17:37:17.864Z" w16du:dateUtc="2026-03-23T17:37:17.864Z" w:id="895147626">
        <w:r w:rsidR="5CFF4AE9">
          <w:t xml:space="preserve">, </w:t>
        </w:r>
      </w:ins>
    </w:p>
    <w:p w:rsidR="00F52E4B" w:rsidP="66452F6F" w:rsidRDefault="00D26924" w14:paraId="0F997970" w14:textId="7F53DE8D">
      <w:pPr>
        <w:pStyle w:val="Normal"/>
        <w:spacing w:before="240" w:beforeAutospacing="off" w:after="240" w:afterAutospacing="off"/>
        <w:jc w:val="both"/>
        <w:rPr>
          <w:ins w:author="ELENA GÓMEZ RICO" w:date="2026-03-17T21:40:00Z" w16du:dateUtc="2026-03-17T20:40:00Z" w:id="1989096544"/>
          <w:rFonts w:ascii="Times New Roman" w:hAnsi="Times New Roman" w:eastAsia="Times New Roman" w:cs="Times New Roman"/>
        </w:rPr>
        <w:pPrChange w:author="ELENA GÓMEZ RICO" w:date="2026-03-23T17:53:55.768Z">
          <w:pPr>
            <w:pStyle w:val="Normal"/>
            <w:spacing w:before="240" w:beforeAutospacing="off" w:after="240" w:afterAutospacing="off"/>
          </w:pPr>
        </w:pPrChange>
      </w:pPr>
      <w:del w:author="ELENA GÓMEZ RICO" w:date="2026-03-17T21:34:00Z" w16du:dateUtc="2026-03-17T20:34:00Z" w:id="1079059691">
        <w:r w:rsidDel="00D26924">
          <w:delText xml:space="preserve">The levels of user participation and engagement map the spectrum of user consultation, decision-making power and ownership (Delgado </w:delText>
        </w:r>
        <w:r w:rsidDel="00D26924">
          <w:delText xml:space="preserve">et al., </w:delText>
        </w:r>
        <w:r w:rsidDel="00D26924">
          <w:delText>2023) within semantic and NeSy AI</w:delText>
        </w:r>
      </w:del>
      <w:del w:author="ELENA GÓMEZ RICO" w:date="2026-03-19T11:25:40.245Z" w16du:dateUtc="2026-03-19T11:25:40.245Z" w:id="1008533348">
        <w:r w:rsidDel="00D26924">
          <w:delText xml:space="preserve"> </w:delText>
        </w:r>
      </w:del>
      <w:ins w:author="ELENA GÓMEZ RICO" w:date="2026-03-19T11:25:40.246Z" w16du:dateUtc="2026-03-19T11:25:40.246Z" w:id="61798201">
        <w:r w:rsidR="2A3A8DCD">
          <w:t>NeSyAI</w:t>
        </w:r>
      </w:ins>
      <w:del w:author="ELENA GÓMEZ RICO" w:date="2026-03-17T21:34:00Z" w16du:dateUtc="2026-03-17T21:34:00Z" w:id="272059922">
        <w:r w:rsidDel="00D26924">
          <w:delText>systems for digital libraries, ranging from knowledge building and scientific sphere to full community empowerment and political agency (</w:delText>
        </w:r>
        <w:r w:rsidDel="00D26924">
          <w:delText>Matt</w:delText>
        </w:r>
      </w:del>
      <w:ins w:author="ELENA GÓMEZ RICO" w:date="2026-03-22T19:21:01.926Z" w16du:dateUtc="2026-03-22T19:21:01.926Z" w:id="1758555468">
        <w:r w:rsidR="73FEA141">
          <w:t>European Commission</w:t>
        </w:r>
      </w:ins>
      <w:del w:author="ELENA GÓMEZ RICO" w:date="2026-03-17T21:34:00Z" w16du:dateUtc="2026-03-17T21:34:00Z" w:id="1155715405">
        <w:r w:rsidDel="00D26924">
          <w:delText xml:space="preserve">, 2015; Vohland </w:delText>
        </w:r>
        <w:r w:rsidDel="00D26924">
          <w:delText xml:space="preserve">et al., </w:delText>
        </w:r>
      </w:del>
      <w:del w:author="ELENA GÓMEZ RICO" w:date="2026-03-23T17:12:03.529Z" w16du:dateUtc="2026-03-23T17:12:03.529Z" w:id="142564847">
        <w:r w:rsidDel="00D26924">
          <w:delText xml:space="preserve">2021). </w:delText>
        </w:r>
        <w:r w:rsidDel="00D26924">
          <w:delText xml:space="preserve">Analysis </w:delText>
        </w:r>
      </w:del>
      <w:ins w:author="ELENA GÓMEZ RICO" w:date="2026-03-22T22:20:48.621Z" w16du:dateUtc="2026-03-22T22:20:48.621Z" w:id="21020746">
        <w:r w:rsidR="134228C8">
          <w:t xml:space="preserve">(see table 4) </w:t>
        </w:r>
      </w:ins>
      <w:ins w:author="ELENA GÓMEZ RICO" w:date="2026-03-24T09:54:51.24Z" w16du:dateUtc="2026-03-24T09:54:51.24Z" w:id="1058038310">
        <w:r w:rsidR="3B906215">
          <w:t xml:space="preserve">shows </w:t>
        </w:r>
      </w:ins>
      <w:del w:author="ELENA GÓMEZ RICO" w:date="2026-03-24T09:54:34.39Z" w16du:dateUtc="2026-03-24T09:54:34.39Z" w:id="879844100">
        <w:r w:rsidDel="7D178B4B">
          <w:delText>reveals</w:delText>
        </w:r>
      </w:del>
      <w:r w:rsidR="7D178B4B">
        <w:rPr/>
        <w:t xml:space="preserve"> </w:t>
      </w:r>
      <w:ins w:author="ELENA GÓMEZ RICO" w:date="2026-03-23T17:12:28.123Z" w16du:dateUtc="2026-03-23T17:12:28.123Z" w:id="1991948759">
        <w:r w:rsidR="4104CD51">
          <w:t xml:space="preserve">that </w:t>
        </w:r>
      </w:ins>
      <w:del w:author="ELENA GÓMEZ RICO" w:date="2026-03-19T11:36:14.757Z" w16du:dateUtc="2026-03-19T11:36:14.757Z" w:id="30015710">
        <w:r w:rsidDel="00D26924">
          <w:delText xml:space="preserve">a </w:delText>
        </w:r>
      </w:del>
      <w:ins w:author="ELENA GÓMEZ RICO" w:date="2026-03-19T11:36:14.771Z" w16du:dateUtc="2026-03-19T11:36:14.771Z" w:id="1849873182">
        <w:r w:rsidR="66C7332B">
          <w:t>practices</w:t>
        </w:r>
      </w:ins>
      <w:ins w:author="ELENA GÓMEZ RICO" w:date="2026-03-17T21:34:00Z" w16du:dateUtc="2026-03-17T20:34:00Z" w:id="8514036">
        <w:r w:rsidR="2D779B13">
          <w:t xml:space="preserve"> </w:t>
        </w:r>
      </w:ins>
      <w:ins w:author="ELENA GÓMEZ RICO" w:date="2026-03-24T09:55:43.702Z" w16du:dateUtc="2026-03-24T09:55:43.702Z" w:id="1261667195">
        <w:r w:rsidR="5B7BBC25">
          <w:t xml:space="preserve">tend to be </w:t>
        </w:r>
      </w:ins>
      <w:del w:author="ELENA GÓMEZ RICO" w:date="2026-03-24T09:54:58.229Z" w16du:dateUtc="2026-03-24T09:54:58.229Z" w:id="1207316612">
        <w:r w:rsidDel="7D178B4B">
          <w:delText>concentrat</w:delText>
        </w:r>
      </w:del>
      <w:del w:author="ELENA GÓMEZ RICO" w:date="2026-03-17T21:34:00Z" w16du:dateUtc="2026-03-17T20:34:00Z" w:id="1994995903">
        <w:r w:rsidDel="00D26924">
          <w:delText>ion</w:delText>
        </w:r>
      </w:del>
      <w:r w:rsidR="7D178B4B">
        <w:rPr/>
        <w:t xml:space="preserve"> </w:t>
      </w:r>
      <w:del w:author="ELENA GÓMEZ RICO" w:date="2026-03-17T21:35:00Z" w16du:dateUtc="2026-03-17T20:35:00Z" w:id="2125932925">
        <w:r w:rsidDel="00D26924">
          <w:delText xml:space="preserve">of use-cases </w:delText>
        </w:r>
      </w:del>
      <w:r w:rsidR="7D178B4B">
        <w:rPr/>
        <w:t xml:space="preserve">at consultative and collaborative levels </w:t>
      </w:r>
      <w:del w:author="ELENA GÓMEZ RICO" w:date="2026-03-17T21:35:00Z" w16du:dateUtc="2026-03-17T20:35:00Z" w:id="1801213963">
        <w:r w:rsidDel="00D26924">
          <w:delText xml:space="preserve">(13), </w:delText>
        </w:r>
      </w:del>
      <w:r w:rsidR="7D178B4B">
        <w:rPr/>
        <w:t xml:space="preserve">with </w:t>
      </w:r>
      <w:r w:rsidR="14DE599D">
        <w:rPr/>
        <w:t xml:space="preserve">fewer </w:t>
      </w:r>
      <w:r w:rsidR="14DE599D">
        <w:rPr/>
        <w:t xml:space="preserve">instances </w:t>
      </w:r>
      <w:del w:author="ELENA GÓMEZ RICO" w:date="2026-03-23T17:12:58.191Z" w16du:dateUtc="2026-03-23T17:12:58.191Z" w:id="1961160136">
        <w:r w:rsidDel="00D26924">
          <w:delText xml:space="preserve">of true </w:delText>
        </w:r>
      </w:del>
      <w:r w:rsidR="7D178B4B">
        <w:rPr/>
        <w:t>empowerment or community</w:t>
      </w:r>
      <w:ins w:author="ELENA GÓMEZ RICO" w:date="2026-03-17T21:36:00Z" w16du:dateUtc="2026-03-17T20:36:00Z" w:id="244164638">
        <w:r w:rsidR="2D779B13">
          <w:t>-</w:t>
        </w:r>
      </w:ins>
      <w:del w:author="ELENA GÓMEZ RICO" w:date="2026-03-17T21:36:00Z" w16du:dateUtc="2026-03-17T20:36:00Z" w:id="1317361192">
        <w:r w:rsidDel="00D26924">
          <w:delText xml:space="preserve"> </w:delText>
        </w:r>
      </w:del>
      <w:r w:rsidR="7D178B4B">
        <w:rPr/>
        <w:t>agency models</w:t>
      </w:r>
      <w:del w:author="ELENA GÓMEZ RICO" w:date="2026-03-17T21:36:00Z" w16du:dateUtc="2026-03-17T20:36:00Z" w:id="954487479">
        <w:r w:rsidDel="00D26924">
          <w:delText xml:space="preserve"> (5)</w:delText>
        </w:r>
      </w:del>
      <w:r w:rsidR="7D178B4B">
        <w:rPr/>
        <w:t xml:space="preserve">. </w:t>
      </w:r>
      <w:ins w:author="ELENA GÓMEZ RICO" w:date="2026-03-17T21:37:00Z" w16du:dateUtc="2026-03-17T20:37:00Z" w:id="1792139118">
        <w:r w:rsidR="2D779B13">
          <w:t>ARCA</w:t>
        </w:r>
        <w:r w:rsidR="2D779B13">
          <w:t xml:space="preserve"> was assessed by users and compared with other IR</w:t>
        </w:r>
        <w:r w:rsidR="2D779B13">
          <w:t xml:space="preserve"> systems </w:t>
        </w:r>
        <w:r>
          <w:fldChar w:fldCharType="begin"/>
        </w:r>
        <w:r>
          <w:instrText xml:space="preserve">HYPERLINK "Clippings/Design,%20realization,%20and%20user%20evaluation%20of%20the%20ARCA%20system%20for%20exploring%20a%20digital%20library" \h</w:instrText>
        </w:r>
        <w:r>
          <w:fldChar w:fldCharType="separate"/>
        </w:r>
        <w:r w:rsidRPr="66452F6F" w:rsidR="2D779B13">
          <w:rPr>
            <w:rStyle w:val="Hyperlink"/>
          </w:rPr>
          <w:t>(Bernasconi et al., 2023, p. 1)</w:t>
        </w:r>
        <w:r>
          <w:fldChar w:fldCharType="end"/>
        </w:r>
        <w:r w:rsidR="2D779B13">
          <w:t xml:space="preserve">, </w:t>
        </w:r>
      </w:ins>
      <w:ins w:author="ELENA GÓMEZ RICO" w:date="2026-03-19T11:42:08.026Z" w16du:dateUtc="2026-03-19T11:42:08.026Z" w:id="1195779089">
        <w:r w:rsidR="7ABCABF8">
          <w:t>i.e.,</w:t>
        </w:r>
      </w:ins>
      <w:ins w:author="ELENA GÓMEZ RICO" w:date="2026-03-17T21:37:00Z" w16du:dateUtc="2026-03-17T20:37:00Z" w:id="114676340">
        <w:r w:rsidR="2D779B13">
          <w:t> consultation rather than deeper involvement.</w:t>
        </w:r>
        <w:r w:rsidR="2D779B13">
          <w:t xml:space="preserve"> </w:t>
        </w:r>
      </w:ins>
      <w:r w:rsidR="7D178B4B">
        <w:rPr/>
        <w:t xml:space="preserve">Of the </w:t>
      </w:r>
      <w:del w:author="ELENA GÓMEZ RICO" w:date="2026-03-23T17:13:56.32Z" w16du:dateUtc="2026-03-23T17:13:56.32Z" w:id="449911741">
        <w:r w:rsidDel="00D26924">
          <w:delText xml:space="preserve">five participatory use-cases </w:delText>
        </w:r>
      </w:del>
      <w:ins w:author="ELENA GÓMEZ RICO" w:date="2026-03-23T17:13:57.692Z" w16du:dateUtc="2026-03-23T17:13:57.692Z" w:id="1991386933">
        <w:r w:rsidR="01C4615C">
          <w:t xml:space="preserve">PP </w:t>
        </w:r>
      </w:ins>
      <w:r w:rsidR="7D178B4B">
        <w:rPr/>
        <w:t xml:space="preserve">that </w:t>
      </w:r>
      <w:r w:rsidR="7D178B4B">
        <w:rPr/>
        <w:t>operate</w:t>
      </w:r>
      <w:r w:rsidR="7D178B4B">
        <w:rPr/>
        <w:t xml:space="preserve"> at the elaborate level</w:t>
      </w:r>
      <w:del w:author="ELENA GÓMEZ RICO" w:date="2026-03-23T17:14:09.238Z" w16du:dateUtc="2026-03-23T17:14:09.238Z" w:id="1902628222">
        <w:r w:rsidDel="00D26924">
          <w:delText xml:space="preserve">, </w:delText>
        </w:r>
        <w:r w:rsidDel="00D26924">
          <w:delText xml:space="preserve">3 </w:delText>
        </w:r>
      </w:del>
      <w:ins w:author="ELENA GÓMEZ RICO" w:date="2026-03-17T21:37:00Z" w16du:dateUtc="2026-03-17T20:37:00Z" w:id="602090867">
        <w:r w:rsidR="2D779B13">
          <w:t xml:space="preserve"> </w:t>
        </w:r>
      </w:ins>
      <w:ins w:author="ELENA GÓMEZ RICO" w:date="2026-03-23T17:14:43.349Z" w16du:dateUtc="2026-03-23T17:14:43.349Z" w:id="46574618">
        <w:r w:rsidR="170E53AA">
          <w:t>some</w:t>
        </w:r>
        <w:r w:rsidR="170E53AA">
          <w:t xml:space="preserve"> </w:t>
        </w:r>
      </w:ins>
      <w:r w:rsidR="7D178B4B">
        <w:rPr/>
        <w:t xml:space="preserve">also included other forms of </w:t>
      </w:r>
      <w:del w:author="ELENA GÓMEZ RICO" w:date="2026-03-23T21:43:06.473Z" w16du:dateUtc="2026-03-23T21:43:06.473Z" w:id="2001917101">
        <w:r w:rsidDel="00D26924">
          <w:delText>engagement</w:delText>
        </w:r>
      </w:del>
      <w:ins w:author="ELENA GÓMEZ RICO" w:date="2026-03-23T21:43:06.475Z" w16du:dateUtc="2026-03-23T21:43:06.475Z" w:id="1415448929">
        <w:r w:rsidR="64E516FE">
          <w:t>engag</w:t>
        </w:r>
        <w:r w:rsidR="64E516FE">
          <w:t>ement such</w:t>
        </w:r>
      </w:ins>
      <w:r w:rsidR="7D178B4B">
        <w:rPr/>
        <w:t xml:space="preserve"> as consultation or </w:t>
      </w:r>
      <w:r w:rsidR="7D178B4B">
        <w:rPr/>
        <w:t>inclusion</w:t>
      </w:r>
      <w:ins w:author="ELENA GÓMEZ RICO" w:date="2026-03-23T17:15:04.884Z" w16du:dateUtc="2026-03-23T17:15:04.884Z" w:id="768164337">
        <w:r w:rsidR="2B2FD05D">
          <w:t>.</w:t>
        </w:r>
      </w:ins>
      <w:del w:author="ELENA GÓMEZ RICO" w:date="2026-03-23T17:14:56.078Z" w16du:dateUtc="2026-03-23T17:14:56.078Z" w:id="1963746217">
        <w:r w:rsidDel="00D26924">
          <w:delText>;</w:delText>
        </w:r>
        <w:r w:rsidDel="00D26924">
          <w:delText xml:space="preserve"> the rest aske</w:delText>
        </w:r>
      </w:del>
      <w:del w:author="ELENA GÓMEZ RICO" w:date="2026-03-17T21:38:00Z" w16du:dateUtc="2026-03-17T20:38:00Z" w:id="782462673">
        <w:r w:rsidDel="00D26924">
          <w:delText>d users to volunteer in very systematic tasks</w:delText>
        </w:r>
      </w:del>
      <w:del w:author="ELENA GÓMEZ RICO" w:date="2026-03-23T17:15:10.22Z" w16du:dateUtc="2026-03-23T17:15:10.22Z" w:id="921672238">
        <w:r w:rsidDel="00D26924">
          <w:delText xml:space="preserve">. Two </w:delText>
        </w:r>
      </w:del>
      <w:del w:author="ELENA GÓMEZ RICO" w:date="2026-03-17T21:39:00Z" w16du:dateUtc="2026-03-17T20:39:00Z" w:id="22677611">
        <w:r w:rsidDel="00D26924">
          <w:delText>use-cases</w:delText>
        </w:r>
      </w:del>
      <w:del w:author="ELENA GÓMEZ RICO" w:date="2026-03-23T17:15:10.22Z" w16du:dateUtc="2026-03-23T17:15:10.22Z" w:id="207089326">
        <w:r w:rsidDel="00D26924">
          <w:delText xml:space="preserve"> </w:delText>
        </w:r>
      </w:del>
      <w:del w:author="ELENA GÓMEZ RICO" w:date="2026-03-17T21:39:00Z" w16du:dateUtc="2026-03-17T20:39:00Z" w:id="708332724">
        <w:r w:rsidDel="00D26924">
          <w:delText>engaged on the</w:delText>
        </w:r>
      </w:del>
      <w:del w:author="ELENA GÓMEZ RICO" w:date="2026-03-23T17:15:10.22Z" w16du:dateUtc="2026-03-23T17:15:10.22Z" w:id="815460889">
        <w:r w:rsidDel="00D26924">
          <w:delText xml:space="preserve"> social level</w:delText>
        </w:r>
        <w:r w:rsidDel="00D26924">
          <w:delText>.</w:delText>
        </w:r>
        <w:r w:rsidDel="00D26924">
          <w:delText xml:space="preserve"> </w:delText>
        </w:r>
      </w:del>
      <w:del w:author="ELENA GÓMEZ RICO" w:date="2026-03-17T21:40:00Z" w16du:dateUtc="2026-03-17T20:40:00Z" w:id="1993530750">
        <w:r w:rsidDel="00D26924">
          <w:delText>Notably, two use-cases (</w:delText>
        </w:r>
      </w:del>
      <w:r w:rsidRPr="66452F6F" w:rsidR="7D178B4B">
        <w:rPr>
          <w:rPrChange w:author="ELENA GÓMEZ RICO" w:date="2026-03-17T21:40:00Z" w16du:dateUtc="2026-03-17T20:40:00Z" w:id="395048725">
            <w:rPr>
              <w:rFonts w:ascii="Times New Roman" w:hAnsi="Times New Roman" w:cs="Times New Roman"/>
            </w:rPr>
          </w:rPrChange>
        </w:rPr>
        <w:t>Inuvialuit Digital Library</w:t>
      </w:r>
      <w:r w:rsidR="7D178B4B">
        <w:rPr/>
        <w:t xml:space="preserve"> </w:t>
      </w:r>
      <w:ins w:author="ELENA GÓMEZ RICO" w:date="2026-03-17T21:41:00Z" w16du:dateUtc="2026-03-17T20:41:00Z" w:id="635273072">
        <w:r w:rsidR="2D779B13">
          <w:t xml:space="preserve">was driven by community leaders, elders, and members involved in content choice and representation </w:t>
        </w:r>
        <w:r>
          <w:fldChar w:fldCharType="begin"/>
        </w:r>
        <w:r>
          <w:instrText xml:space="preserve">HYPERLINK "Clippings/Community-Driven%20Knowledge%20Organization%20for%20Cultural%20Heritage%20Digital%20Libraries%20The%20Case%20of%20the%20Inuvialuit%20Settlement%20Region" \h</w:instrText>
        </w:r>
        <w:r>
          <w:fldChar w:fldCharType="separate"/>
        </w:r>
        <w:r w:rsidRPr="66452F6F" w:rsidR="2D779B13">
          <w:rPr>
            <w:rStyle w:val="Hyperlink"/>
          </w:rPr>
          <w:t>(Farnel &amp; Shiri, 2019, p. 319)</w:t>
        </w:r>
        <w:r>
          <w:fldChar w:fldCharType="end"/>
        </w:r>
        <w:r w:rsidR="2D779B13">
          <w:t xml:space="preserve">. </w:t>
        </w:r>
        <w:r w:rsidR="2D779B13">
          <w:t>ArsEmotica</w:t>
        </w:r>
        <w:r w:rsidR="2D779B13">
          <w:t xml:space="preserve"> documents a participative process that both offers </w:t>
        </w:r>
        <w:r w:rsidR="2D779B13">
          <w:t>“</w:t>
        </w:r>
        <w:r w:rsidR="2D779B13">
          <w:t>emotion-driven exploration of artworks and supports a SPARQL endpoint for semantically enriched data</w:t>
        </w:r>
        <w:r w:rsidR="2D779B13">
          <w:t>”</w:t>
        </w:r>
        <w:r w:rsidR="2D779B13">
          <w:t xml:space="preserve"> </w:t>
        </w:r>
      </w:ins>
      <w:ins w:author="ELENA GÓMEZ RICO" w:date="2026-03-23T17:16:17.852Z" w16du:dateUtc="2026-03-23T17:16:17.852Z" w:id="1876958319">
        <w:r w:rsidRPr="66452F6F" w:rsidR="290E4B8A">
          <w:rPr>
            <w:rFonts w:ascii="Times New Roman" w:hAnsi="Times New Roman" w:eastAsia="Times New Roman" w:cs="Times New Roman"/>
            <w:noProof w:val="0"/>
            <w:sz w:val="24"/>
            <w:szCs w:val="24"/>
            <w:lang w:val="en-US"/>
          </w:rPr>
          <w:t>(Patti, V. et al., 2015</w:t>
        </w:r>
        <w:r w:rsidRPr="66452F6F" w:rsidR="290E4B8A">
          <w:rPr>
            <w:rFonts w:ascii="Times New Roman" w:hAnsi="Times New Roman" w:eastAsia="Times New Roman" w:cs="Times New Roman"/>
            <w:noProof w:val="0"/>
            <w:sz w:val="24"/>
            <w:szCs w:val="24"/>
            <w:lang w:val="en-US"/>
          </w:rPr>
          <w:t>.</w:t>
        </w:r>
        <w:r w:rsidRPr="66452F6F" w:rsidR="290E4B8A">
          <w:rPr>
            <w:rFonts w:ascii="Times New Roman" w:hAnsi="Times New Roman" w:eastAsia="Times New Roman" w:cs="Times New Roman"/>
            <w:noProof w:val="0"/>
            <w:sz w:val="24"/>
            <w:szCs w:val="24"/>
            <w:lang w:val="en-US"/>
          </w:rPr>
          <w:t xml:space="preserve"> </w:t>
        </w:r>
      </w:ins>
      <w:ins w:author="ELENA GÓMEZ RICO" w:date="2026-03-17T21:41:00Z" w16du:dateUtc="2026-03-17T20:41:00Z" w:id="1178682090">
        <w:r>
          <w:fldChar w:fldCharType="begin"/>
        </w:r>
        <w:r>
          <w:instrText xml:space="preserve">HYPERLINK "ArsEmotica%20for%20arsmeteo.org-%20Emotion-driven%20exploration%20of%20online%20art%20collections.pdf" \l "page=4&amp;selection=320,0,326,52" \h</w:instrText>
        </w:r>
        <w:r>
          <w:fldChar w:fldCharType="separate"/>
        </w:r>
        <w:r w:rsidRPr="66452F6F" w:rsidR="2D779B13">
          <w:rPr>
            <w:rStyle w:val="Hyperlink"/>
          </w:rPr>
          <w:t>p.4)</w:t>
        </w:r>
        <w:r>
          <w:fldChar w:fldCharType="end"/>
        </w:r>
        <w:r w:rsidR="2D779B13">
          <w:t xml:space="preserve">. Participation itself is </w:t>
        </w:r>
        <w:r w:rsidR="2D779B13">
          <w:t xml:space="preserve">not </w:t>
        </w:r>
      </w:ins>
      <w:ins w:author="ELENA GÓMEZ RICO" w:date="2026-03-21T16:21:03.327Z" w16du:dateUtc="2026-03-21T16:21:03.327Z" w:id="907610277">
        <w:r w:rsidR="52557DB2">
          <w:t>necessarily explicit</w:t>
        </w:r>
      </w:ins>
      <w:ins w:author="ELENA GÓMEZ RICO" w:date="2026-03-17T21:41:00Z" w16du:dateUtc="2026-03-17T20:41:00Z" w:id="11207406">
        <w:r w:rsidR="2D779B13">
          <w:t xml:space="preserve"> in th</w:t>
        </w:r>
      </w:ins>
      <w:ins w:author="ELENA GÓMEZ RICO" w:date="2026-03-21T16:21:33.541Z" w16du:dateUtc="2026-03-21T16:21:33.541Z" w:id="1457482434">
        <w:r w:rsidR="54540E79">
          <w:t xml:space="preserve">e </w:t>
        </w:r>
      </w:ins>
      <w:ins w:author="ELENA GÓMEZ RICO" w:date="2026-03-22T21:35:56.674Z" w16du:dateUtc="2026-03-22T21:35:56.674Z" w:id="1327487941">
        <w:r w:rsidR="4E1D75E2">
          <w:t>practice</w:t>
        </w:r>
      </w:ins>
      <w:ins w:author="ELENA GÓMEZ RICO" w:date="2026-03-21T16:21:33.541Z" w16du:dateUtc="2026-03-21T16:21:33.541Z" w:id="1962015342">
        <w:r w:rsidR="54540E79">
          <w:t xml:space="preserve"> </w:t>
        </w:r>
      </w:ins>
      <w:ins w:author="ELENA GÓMEZ RICO" w:date="2026-03-21T16:22:50.25Z" w16du:dateUtc="2026-03-21T16:22:50.25Z" w:id="22679949">
        <w:r w:rsidR="3B2DA0EC">
          <w:t>description;</w:t>
        </w:r>
      </w:ins>
      <w:ins w:author="ELENA GÓMEZ RICO" w:date="2026-03-21T16:21:33.541Z" w16du:dateUtc="2026-03-21T16:21:33.541Z" w:id="127927152">
        <w:r w:rsidR="54540E79">
          <w:t xml:space="preserve"> </w:t>
        </w:r>
      </w:ins>
      <w:ins w:author="ELENA GÓMEZ RICO" w:date="2026-03-21T16:22:47.043Z" w16du:dateUtc="2026-03-21T16:22:47.043Z" w:id="572074809">
        <w:r w:rsidR="77B5CB91">
          <w:t>therefore,</w:t>
        </w:r>
      </w:ins>
      <w:ins w:author="ELENA GÓMEZ RICO" w:date="2026-03-17T21:42:00Z" w16du:dateUtc="2026-03-17T20:42:00Z" w:id="889090755">
        <w:r w:rsidR="2D779B13">
          <w:t xml:space="preserve"> </w:t>
        </w:r>
      </w:ins>
      <w:ins w:author="ELENA GÓMEZ RICO" w:date="2026-03-21T16:22:24.679Z" w16du:dateUtc="2026-03-21T16:22:24.679Z" w:id="1369281877">
        <w:r w:rsidR="4C95F057">
          <w:t xml:space="preserve">some of </w:t>
        </w:r>
      </w:ins>
      <w:ins w:author="ELENA GÓMEZ RICO" w:date="2026-03-17T21:42:00Z" w16du:dateUtc="2026-03-17T20:42:00Z" w:id="703965435">
        <w:r w:rsidR="2D779B13">
          <w:t xml:space="preserve">the levels of participation </w:t>
        </w:r>
      </w:ins>
      <w:ins w:author="ELENA GÓMEZ RICO" w:date="2026-03-21T16:23:10.244Z" w16du:dateUtc="2026-03-21T16:23:10.244Z" w:id="932465043">
        <w:r w:rsidR="57CCEECA">
          <w:t xml:space="preserve">are </w:t>
        </w:r>
      </w:ins>
      <w:ins w:author="ELENA GÓMEZ RICO" w:date="2026-03-17T21:42:00Z" w16du:dateUtc="2026-03-17T20:42:00Z" w:id="248939775">
        <w:r w:rsidR="2D779B13">
          <w:t>interpreted in the texts</w:t>
        </w:r>
      </w:ins>
      <w:ins w:author="ELENA GÓMEZ RICO" w:date="2026-03-21T16:21:59.933Z" w16du:dateUtc="2026-03-21T16:21:59.933Z" w:id="1204719007">
        <w:r w:rsidR="5DE50C3F">
          <w:t xml:space="preserve"> as described in the </w:t>
        </w:r>
        <w:r w:rsidR="5DE50C3F">
          <w:t>metho</w:t>
        </w:r>
      </w:ins>
      <w:ins w:author="ELENA GÓMEZ RICO" w:date="2026-03-21T16:22:07.238Z" w16du:dateUtc="2026-03-21T16:22:07.238Z" w:id="475096548">
        <w:r w:rsidR="5DE50C3F">
          <w:t>dology</w:t>
        </w:r>
        <w:r w:rsidR="5DE50C3F">
          <w:t xml:space="preserve"> section.</w:t>
        </w:r>
      </w:ins>
      <w:ins w:author="ELENA GÓMEZ RICO" w:date="2026-03-21T16:23:52.812Z" w16du:dateUtc="2026-03-21T16:23:52.812Z" w:id="1051080797">
        <w:r w:rsidR="6C2FC038">
          <w:t xml:space="preserve"> No affirmation is made without a material fragment supporting the decision.</w:t>
        </w:r>
      </w:ins>
    </w:p>
    <w:p w:rsidRPr="00492B76" w:rsidR="00307D51" w:rsidDel="00F52E4B" w:rsidP="10751D0A" w:rsidRDefault="00D26924" w14:paraId="507582FD" w14:textId="4676D045">
      <w:pPr>
        <w:pStyle w:val="Normal"/>
        <w:rPr>
          <w:del w:author="ELENA GÓMEZ RICO" w:date="2026-03-23T17:20:02.224Z" w16du:dateUtc="2026-03-23T17:20:02.224Z" w:id="472962725"/>
          <w:rFonts w:ascii="Times New Roman" w:hAnsi="Times New Roman" w:eastAsia="Times New Roman" w:cs="Times New Roman"/>
        </w:rPr>
      </w:pPr>
      <w:del w:author="ELENA GÓMEZ RICO" w:date="2026-03-17T21:41:00Z" w16du:dateUtc="2026-03-17T20:41:00Z" w:id="1598190064">
        <w:r w:rsidDel="00D26924">
          <w:delText xml:space="preserve">and </w:delText>
        </w:r>
      </w:del>
      <w:del w:author="ELENA GÓMEZ RICO" w:date="2026-03-23T17:19:32.181Z" w16du:dateUtc="2026-03-23T17:19:32.181Z" w:id="1964743028">
        <w:r w:rsidRPr="3041B978" w:rsidDel="00D26924">
          <w:rPr>
            <w:rPrChange w:author="ELENA GÓMEZ RICO" w:date="2026-03-17T21:40:00Z" w16du:dateUtc="2026-03-17T20:40:00Z" w:id="1556416746">
              <w:rPr>
                <w:rFonts w:ascii="Times New Roman" w:hAnsi="Times New Roman" w:cs="Times New Roman"/>
              </w:rPr>
            </w:rPrChange>
          </w:rPr>
          <w:delText>ArsEmotica</w:delText>
        </w:r>
        <w:r w:rsidDel="00D26924">
          <w:delText xml:space="preserve">) explicitly adopt political community agency perspectives by mixing different tools such as interviews, user testing, surveys, demonstrations, open houses, and participant observation (in person and digitally through social media). </w:delText>
        </w:r>
      </w:del>
    </w:p>
    <w:p w:rsidR="41B8CC56" w:rsidRDefault="41B8CC56" w14:paraId="661B95F9" w14:textId="59980FB9">
      <w:pPr>
        <w:bidi w:val="0"/>
        <w:rPr>
          <w:del w:author="ELENA GÓMEZ RICO" w:date="2026-03-23T17:20:01.973Z" w16du:dateUtc="2026-03-23T17:20:01.973Z" w:id="17853260"/>
        </w:rPr>
      </w:pPr>
    </w:p>
    <w:p w:rsidR="41B8CC56" w:rsidRDefault="41B8CC56" w14:paraId="2069874B" w14:textId="2DAE876B">
      <w:pPr>
        <w:bidi w:val="0"/>
        <w:rPr>
          <w:del w:author="ELENA GÓMEZ RICO" w:date="2026-03-23T17:20:01.803Z" w16du:dateUtc="2026-03-23T17:20:01.803Z" w:id="260890969"/>
        </w:rPr>
      </w:pPr>
    </w:p>
    <w:p w:rsidR="41B8CC56" w:rsidRDefault="41B8CC56" w14:paraId="6ADD6CD3" w14:textId="6B8EDDF8">
      <w:pPr>
        <w:bidi w:val="0"/>
        <w:rPr>
          <w:del w:author="ELENA GÓMEZ RICO" w:date="2026-03-23T17:20:01.205Z" w16du:dateUtc="2026-03-23T17:20:01.205Z" w:id="237592051"/>
        </w:rPr>
      </w:pPr>
    </w:p>
    <w:p w:rsidR="41B8CC56" w:rsidRDefault="41B8CC56" w14:paraId="52F41F05" w14:textId="748D63D3">
      <w:pPr>
        <w:bidi w:val="0"/>
        <w:rPr>
          <w:del w:author="ELENA GÓMEZ RICO" w:date="2026-03-23T17:20:00.945Z" w16du:dateUtc="2026-03-23T17:20:00.945Z" w:id="786282286"/>
        </w:rPr>
      </w:pPr>
    </w:p>
    <w:p w:rsidR="41B8CC56" w:rsidRDefault="41B8CC56" w14:paraId="761844A7" w14:textId="39BA1868">
      <w:pPr>
        <w:bidi w:val="0"/>
        <w:rPr>
          <w:del w:author="ELENA GÓMEZ RICO" w:date="2026-03-23T17:20:00.748Z" w16du:dateUtc="2026-03-23T17:20:00.748Z" w:id="1328174169"/>
        </w:rPr>
      </w:pPr>
    </w:p>
    <w:p w:rsidR="41B8CC56" w:rsidRDefault="41B8CC56" w14:paraId="50CD590B" w14:textId="61F48735">
      <w:pPr>
        <w:bidi w:val="0"/>
        <w:rPr>
          <w:del w:author="ELENA GÓMEZ RICO" w:date="2026-03-23T17:20:00.448Z" w16du:dateUtc="2026-03-23T17:20:00.448Z" w:id="2069117530"/>
        </w:rPr>
      </w:pPr>
    </w:p>
    <w:p w:rsidR="41B8CC56" w:rsidRDefault="41B8CC56" w14:paraId="2A9AA6CB" w14:textId="2CAC1DEA">
      <w:pPr>
        <w:bidi w:val="0"/>
        <w:rPr>
          <w:del w:author="ELENA GÓMEZ RICO" w:date="2026-03-23T17:19:58.572Z" w16du:dateUtc="2026-03-23T17:19:58.572Z" w:id="255402365"/>
        </w:rPr>
      </w:pPr>
    </w:p>
    <w:p w:rsidR="41B8CC56" w:rsidRDefault="41B8CC56" w14:paraId="2E138E6F" w14:textId="240BC24A">
      <w:pPr>
        <w:bidi w:val="0"/>
        <w:rPr>
          <w:del w:author="ELENA GÓMEZ RICO" w:date="2026-03-23T17:19:58.2Z" w16du:dateUtc="2026-03-23T17:19:58.2Z" w:id="1981828807"/>
        </w:rPr>
      </w:pPr>
    </w:p>
    <w:p w:rsidR="41B8CC56" w:rsidRDefault="41B8CC56" w14:paraId="65352D94" w14:textId="1517FAC0">
      <w:pPr>
        <w:bidi w:val="0"/>
        <w:rPr>
          <w:del w:author="ELENA GÓMEZ RICO" w:date="2026-03-23T17:19:57.775Z" w16du:dateUtc="2026-03-23T17:19:57.775Z" w:id="1470991705"/>
        </w:rPr>
      </w:pPr>
    </w:p>
    <w:p w:rsidR="41B8CC56" w:rsidRDefault="41B8CC56" w14:paraId="12C86088" w14:textId="136A599B">
      <w:pPr>
        <w:bidi w:val="0"/>
        <w:rPr>
          <w:del w:author="ELENA GÓMEZ RICO" w:date="2026-03-23T17:19:57.566Z" w16du:dateUtc="2026-03-23T17:19:57.566Z" w:id="597520222"/>
        </w:rPr>
      </w:pPr>
    </w:p>
    <w:p w:rsidR="41B8CC56" w:rsidRDefault="41B8CC56" w14:paraId="41F2AAC9" w14:textId="03B7D4BC">
      <w:pPr>
        <w:bidi w:val="0"/>
        <w:rPr>
          <w:del w:author="ELENA GÓMEZ RICO" w:date="2026-03-23T17:19:57.362Z" w16du:dateUtc="2026-03-23T17:19:57.362Z" w:id="1330661157"/>
        </w:rPr>
      </w:pPr>
    </w:p>
    <w:p w:rsidR="41B8CC56" w:rsidRDefault="41B8CC56" w14:paraId="3EDE2C04" w14:textId="4D319DC8">
      <w:pPr>
        <w:bidi w:val="0"/>
        <w:rPr>
          <w:del w:author="ELENA GÓMEZ RICO" w:date="2026-03-23T17:19:57.061Z" w16du:dateUtc="2026-03-23T17:19:57.061Z" w:id="1494621892"/>
        </w:rPr>
      </w:pPr>
    </w:p>
    <w:p w:rsidR="57904C1D" w:rsidP="41B8CC56" w:rsidRDefault="57904C1D" w14:paraId="7F9EA5DA" w14:textId="46CBFE93">
      <w:pPr>
        <w:pStyle w:val="Normal"/>
        <w:rPr>
          <w:del w:author="ELENA GÓMEZ RICO" w:date="2026-03-17T21:41:00Z" w16du:dateUtc="2026-03-17T20:41:00Z" w:id="1770975468"/>
          <w:rPrChange w:author="ELENA GÓMEZ RICO" w:date="2026-03-22T22:07:12.396Z" w:id="403150304">
            <w:rPr>
              <w:del w:author="ELENA GÓMEZ RICO" w:date="2026-03-17T21:41:00Z" w16du:dateUtc="2026-03-17T20:41:00Z" w:id="227671139"/>
              <w:rFonts w:ascii="Times New Roman" w:hAnsi="Times New Roman" w:cs="Times New Roman"/>
            </w:rPr>
          </w:rPrChange>
        </w:rPr>
      </w:pPr>
    </w:p>
    <w:tbl>
      <w:tblPr>
        <w:tblStyle w:val="TableNormal"/>
        <w:bidiVisual w:val="0"/>
        <w:tblW w:w="0" w:type="auto"/>
        <w:tblLook w:val="06A0" w:firstRow="1" w:lastRow="0" w:firstColumn="1" w:lastColumn="0" w:noHBand="1" w:noVBand="1"/>
      </w:tblPr>
      <w:tblGrid>
        <w:gridCol w:w="990"/>
        <w:gridCol w:w="5625"/>
        <w:gridCol w:w="2400"/>
      </w:tblGrid>
      <w:tr w:rsidR="41B8CC56" w:rsidTr="3041B978" w14:paraId="04ECE7C5">
        <w:trPr>
          <w:trHeight w:val="300"/>
          <w:ins w:author="ELENA GÓMEZ RICO" w:date="2026-03-23T17:19:32.269Z" w16du:dateUtc="2026-03-23T17:19:32.269Z" w:id="1133581326"/>
        </w:trPr>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41B8CC56" w:rsidP="3041B978" w:rsidRDefault="41B8CC56" w14:paraId="65B3A9F0" w14:textId="463AC585">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38Z">
                <w:pPr/>
              </w:pPrChange>
            </w:pPr>
          </w:p>
        </w:tc>
        <w:tc>
          <w:tcPr>
            <w:tcW w:w="562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4747D956" w14:textId="62A79CAC">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39Z">
                <w:pPr/>
              </w:pPrChange>
            </w:pPr>
            <w:ins w:author="ELENA GÓMEZ RICO" w:date="2026-03-23T17:19:32.27Z" w16du:dateUtc="2026-03-23T17:19:32.27Z" w:id="1650476216">
              <w:r w:rsidRPr="3041B978" w:rsidR="41B8CC56">
                <w:rPr>
                  <w:rFonts w:ascii="Times New Roman" w:hAnsi="Times New Roman" w:eastAsia="Times New Roman" w:cs="Times New Roman"/>
                  <w:sz w:val="24"/>
                  <w:szCs w:val="24"/>
                  <w:lang w:val="en-US"/>
                </w:rPr>
                <w:t>Level of user participation</w:t>
              </w:r>
            </w:ins>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48941F51" w14:textId="1FBD7AA3">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4Z">
                <w:pPr/>
              </w:pPrChange>
            </w:pPr>
            <w:ins w:author="ELENA GÓMEZ RICO" w:date="2026-03-23T17:19:32.27Z" w16du:dateUtc="2026-03-23T17:19:32.27Z" w:id="440628758">
              <w:r w:rsidRPr="3041B978" w:rsidR="41B8CC56">
                <w:rPr>
                  <w:rFonts w:ascii="Times New Roman" w:hAnsi="Times New Roman" w:eastAsia="Times New Roman" w:cs="Times New Roman"/>
                  <w:sz w:val="24"/>
                  <w:szCs w:val="24"/>
                  <w:lang w:val="en-US"/>
                </w:rPr>
                <w:t>Practices</w:t>
              </w:r>
            </w:ins>
          </w:p>
        </w:tc>
      </w:tr>
      <w:tr w:rsidR="41B8CC56" w:rsidTr="3041B978" w14:paraId="1E50B632">
        <w:trPr>
          <w:trHeight w:val="300"/>
          <w:ins w:author="ELENA GÓMEZ RICO" w:date="2026-03-23T17:19:32.27Z" w16du:dateUtc="2026-03-23T17:19:32.27Z" w:id="960574471"/>
        </w:trPr>
        <w:tc>
          <w:tcPr>
            <w:tcW w:w="990" w:type="dxa"/>
            <w:vMerge w:val="restart"/>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41B8CC56" w:rsidP="3041B978" w:rsidRDefault="41B8CC56" w14:paraId="3BE9CB84" w14:textId="2CA0CE4B">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47Z">
                <w:pPr/>
              </w:pPrChange>
            </w:pPr>
            <w:ins w:author="ELENA GÓMEZ RICO" w:date="2026-03-23T17:19:32.27Z" w16du:dateUtc="2026-03-23T17:19:32.27Z" w:id="1510482444">
              <w:r w:rsidRPr="3041B978" w:rsidR="41B8CC56">
                <w:rPr>
                  <w:rFonts w:ascii="Times New Roman" w:hAnsi="Times New Roman" w:eastAsia="Times New Roman" w:cs="Times New Roman"/>
                  <w:sz w:val="24"/>
                  <w:szCs w:val="24"/>
                  <w:lang w:val="en-US"/>
                </w:rPr>
                <w:t>L1</w:t>
              </w:r>
            </w:ins>
          </w:p>
        </w:tc>
        <w:tc>
          <w:tcPr>
            <w:tcW w:w="562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234697E7" w14:textId="68CFAA0A">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48Z">
                <w:pPr/>
              </w:pPrChange>
            </w:pPr>
            <w:ins w:author="ELENA GÓMEZ RICO" w:date="2026-03-23T17:19:32.27Z" w16du:dateUtc="2026-03-23T17:19:32.27Z" w:id="1824446215">
              <w:r w:rsidRPr="3041B978" w:rsidR="41B8CC56">
                <w:rPr>
                  <w:rFonts w:ascii="Times New Roman" w:hAnsi="Times New Roman" w:eastAsia="Times New Roman" w:cs="Times New Roman"/>
                  <w:sz w:val="24"/>
                  <w:szCs w:val="24"/>
                  <w:lang w:val="en-US"/>
                </w:rPr>
                <w:t>Consult</w:t>
              </w:r>
            </w:ins>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056FA55C" w14:textId="3956ACB6">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49Z">
                <w:pPr/>
              </w:pPrChange>
            </w:pPr>
            <w:ins w:author="ELENA GÓMEZ RICO" w:date="2026-03-23T17:19:32.27Z" w16du:dateUtc="2026-03-23T17:19:32.27Z" w:id="1850781552">
              <w:r w:rsidRPr="3041B978" w:rsidR="41B8CC56">
                <w:rPr>
                  <w:rFonts w:ascii="Times New Roman" w:hAnsi="Times New Roman" w:eastAsia="Times New Roman" w:cs="Times New Roman"/>
                  <w:sz w:val="24"/>
                  <w:szCs w:val="24"/>
                  <w:lang w:val="en-US"/>
                </w:rPr>
                <w:t>1, 2, 6, 7, 9, 11, 13, 14, 16, 19, 21, 22</w:t>
              </w:r>
            </w:ins>
          </w:p>
        </w:tc>
      </w:tr>
      <w:tr w:rsidR="41B8CC56" w:rsidTr="3041B978" w14:paraId="53FDD289">
        <w:trPr>
          <w:trHeight w:val="300"/>
          <w:ins w:author="ELENA GÓMEZ RICO" w:date="2026-03-23T17:19:32.27Z" w16du:dateUtc="2026-03-23T17:19:32.27Z" w:id="414398559"/>
        </w:trPr>
        <w:tc>
          <w:tcPr>
            <w:tcW w:w="990" w:type="dxa"/>
            <w:vMerge/>
            <w:tcBorders/>
            <w:tcMar/>
            <w:vAlign w:val="center"/>
          </w:tcPr>
          <w:p w14:paraId="44803D60"/>
        </w:tc>
        <w:tc>
          <w:tcPr>
            <w:tcW w:w="5625" w:type="dxa"/>
            <w:tcBorders>
              <w:top w:val="single" w:color="000000" w:themeColor="text1" w:sz="12"/>
              <w:left w:val="nil"/>
              <w:bottom w:val="single" w:color="000000" w:themeColor="text1" w:sz="12"/>
              <w:right w:val="single" w:color="000000" w:themeColor="text1" w:sz="12"/>
            </w:tcBorders>
            <w:tcMar>
              <w:left w:w="108" w:type="dxa"/>
              <w:right w:w="108" w:type="dxa"/>
            </w:tcMar>
            <w:vAlign w:val="center"/>
          </w:tcPr>
          <w:p w:rsidR="41B8CC56" w:rsidP="3041B978" w:rsidRDefault="41B8CC56" w14:paraId="0E767026" w14:textId="131E64E5">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Z">
                <w:pPr/>
              </w:pPrChange>
            </w:pPr>
            <w:ins w:author="ELENA GÓMEZ RICO" w:date="2026-03-23T17:19:32.27Z" w16du:dateUtc="2026-03-23T17:19:32.27Z" w:id="1225375634">
              <w:r w:rsidRPr="3041B978" w:rsidR="41B8CC56">
                <w:rPr>
                  <w:rFonts w:ascii="Times New Roman" w:hAnsi="Times New Roman" w:eastAsia="Times New Roman" w:cs="Times New Roman"/>
                  <w:sz w:val="24"/>
                  <w:szCs w:val="24"/>
                  <w:lang w:val="en-US"/>
                </w:rPr>
                <w:t>Include</w:t>
              </w:r>
            </w:ins>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7681C8FF" w14:textId="5DA4BB4E">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2Z">
                <w:pPr/>
              </w:pPrChange>
            </w:pPr>
            <w:ins w:author="ELENA GÓMEZ RICO" w:date="2026-03-23T17:19:32.27Z" w16du:dateUtc="2026-03-23T17:19:32.27Z" w:id="95162515">
              <w:r w:rsidRPr="3041B978" w:rsidR="41B8CC56">
                <w:rPr>
                  <w:rFonts w:ascii="Times New Roman" w:hAnsi="Times New Roman" w:eastAsia="Times New Roman" w:cs="Times New Roman"/>
                  <w:sz w:val="24"/>
                  <w:szCs w:val="24"/>
                  <w:lang w:val="en-US"/>
                </w:rPr>
                <w:t>1,3, 19, 21</w:t>
              </w:r>
            </w:ins>
          </w:p>
        </w:tc>
      </w:tr>
      <w:tr w:rsidR="41B8CC56" w:rsidTr="3041B978" w14:paraId="78574B8A">
        <w:trPr>
          <w:trHeight w:val="300"/>
          <w:ins w:author="ELENA GÓMEZ RICO" w:date="2026-03-23T17:19:32.27Z" w16du:dateUtc="2026-03-23T17:19:32.27Z" w:id="1315770489"/>
        </w:trPr>
        <w:tc>
          <w:tcPr>
            <w:tcW w:w="990" w:type="dxa"/>
            <w:vMerge/>
            <w:tcBorders/>
            <w:tcMar/>
            <w:vAlign w:val="center"/>
          </w:tcPr>
          <w:p w14:paraId="56679B3B"/>
        </w:tc>
        <w:tc>
          <w:tcPr>
            <w:tcW w:w="5625" w:type="dxa"/>
            <w:tcBorders>
              <w:top w:val="single" w:color="000000" w:themeColor="text1" w:sz="12"/>
              <w:left w:val="nil"/>
              <w:bottom w:val="single" w:color="000000" w:themeColor="text1" w:sz="12"/>
              <w:right w:val="single" w:color="000000" w:themeColor="text1" w:sz="12"/>
            </w:tcBorders>
            <w:tcMar>
              <w:left w:w="108" w:type="dxa"/>
              <w:right w:w="108" w:type="dxa"/>
            </w:tcMar>
            <w:vAlign w:val="center"/>
          </w:tcPr>
          <w:p w:rsidR="41B8CC56" w:rsidP="3041B978" w:rsidRDefault="41B8CC56" w14:paraId="313B85CD" w14:textId="04B872C9">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3Z">
                <w:pPr/>
              </w:pPrChange>
            </w:pPr>
            <w:ins w:author="ELENA GÓMEZ RICO" w:date="2026-03-23T17:19:32.27Z" w16du:dateUtc="2026-03-23T17:19:32.27Z" w:id="42670696">
              <w:r w:rsidRPr="3041B978" w:rsidR="41B8CC56">
                <w:rPr>
                  <w:rFonts w:ascii="Times New Roman" w:hAnsi="Times New Roman" w:eastAsia="Times New Roman" w:cs="Times New Roman"/>
                  <w:sz w:val="24"/>
                  <w:szCs w:val="24"/>
                  <w:lang w:val="en-US"/>
                </w:rPr>
                <w:t xml:space="preserve">Elaborate </w:t>
              </w:r>
            </w:ins>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42443EBB" w14:textId="6B53B46D">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4Z">
                <w:pPr/>
              </w:pPrChange>
            </w:pPr>
            <w:ins w:author="ELENA GÓMEZ RICO" w:date="2026-03-23T17:19:32.27Z" w16du:dateUtc="2026-03-23T17:19:32.27Z" w:id="1512824648">
              <w:r w:rsidRPr="3041B978" w:rsidR="41B8CC56">
                <w:rPr>
                  <w:rFonts w:ascii="Times New Roman" w:hAnsi="Times New Roman" w:eastAsia="Times New Roman" w:cs="Times New Roman"/>
                  <w:sz w:val="24"/>
                  <w:szCs w:val="24"/>
                  <w:lang w:val="en-US"/>
                </w:rPr>
                <w:t>5, 16, 19, 21, 22</w:t>
              </w:r>
            </w:ins>
          </w:p>
        </w:tc>
      </w:tr>
      <w:tr w:rsidR="41B8CC56" w:rsidTr="3041B978" w14:paraId="1B4CE0F3">
        <w:trPr>
          <w:trHeight w:val="300"/>
          <w:ins w:author="ELENA GÓMEZ RICO" w:date="2026-03-23T17:19:32.27Z" w16du:dateUtc="2026-03-23T17:19:32.27Z" w:id="2019102031"/>
        </w:trPr>
        <w:tc>
          <w:tcPr>
            <w:tcW w:w="990" w:type="dxa"/>
            <w:vMerge/>
            <w:tcBorders/>
            <w:tcMar/>
            <w:vAlign w:val="center"/>
          </w:tcPr>
          <w:p w14:paraId="2636BA51"/>
        </w:tc>
        <w:tc>
          <w:tcPr>
            <w:tcW w:w="5625" w:type="dxa"/>
            <w:tcBorders>
              <w:top w:val="single" w:color="000000" w:themeColor="text1" w:sz="12"/>
              <w:left w:val="nil"/>
              <w:bottom w:val="single" w:color="000000" w:themeColor="text1" w:sz="12"/>
              <w:right w:val="single" w:color="000000" w:themeColor="text1" w:sz="12"/>
            </w:tcBorders>
            <w:tcMar>
              <w:left w:w="108" w:type="dxa"/>
              <w:right w:w="108" w:type="dxa"/>
            </w:tcMar>
            <w:vAlign w:val="center"/>
          </w:tcPr>
          <w:p w:rsidR="41B8CC56" w:rsidP="3041B978" w:rsidRDefault="41B8CC56" w14:paraId="7A9643CD" w14:textId="277230FD">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5Z">
                <w:pPr/>
              </w:pPrChange>
            </w:pPr>
            <w:ins w:author="ELENA GÓMEZ RICO" w:date="2026-03-23T17:19:32.27Z" w16du:dateUtc="2026-03-23T17:19:32.27Z" w:id="1569839697">
              <w:r w:rsidRPr="3041B978" w:rsidR="41B8CC56">
                <w:rPr>
                  <w:rFonts w:ascii="Times New Roman" w:hAnsi="Times New Roman" w:eastAsia="Times New Roman" w:cs="Times New Roman"/>
                  <w:sz w:val="24"/>
                  <w:szCs w:val="24"/>
                  <w:lang w:val="en-US"/>
                </w:rPr>
                <w:t>Involve</w:t>
              </w:r>
            </w:ins>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600F1D7B" w14:textId="0C646A80">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6Z">
                <w:pPr/>
              </w:pPrChange>
            </w:pPr>
            <w:ins w:author="ELENA GÓMEZ RICO" w:date="2026-03-23T17:19:32.27Z" w16du:dateUtc="2026-03-23T17:19:32.27Z" w:id="761359101">
              <w:r w:rsidRPr="3041B978" w:rsidR="41B8CC56">
                <w:rPr>
                  <w:rFonts w:ascii="Times New Roman" w:hAnsi="Times New Roman" w:eastAsia="Times New Roman" w:cs="Times New Roman"/>
                  <w:sz w:val="24"/>
                  <w:szCs w:val="24"/>
                  <w:lang w:val="en-US"/>
                </w:rPr>
                <w:t>6</w:t>
              </w:r>
            </w:ins>
          </w:p>
        </w:tc>
      </w:tr>
      <w:tr w:rsidR="41B8CC56" w:rsidTr="3041B978" w14:paraId="164D62E7">
        <w:trPr>
          <w:trHeight w:val="300"/>
          <w:ins w:author="ELENA GÓMEZ RICO" w:date="2026-03-23T17:19:32.27Z" w16du:dateUtc="2026-03-23T17:19:32.27Z" w:id="1429216766"/>
        </w:trPr>
        <w:tc>
          <w:tcPr>
            <w:tcW w:w="990" w:type="dxa"/>
            <w:vMerge w:val="restart"/>
            <w:tcBorders>
              <w:top w:val="nil" w:color="000000" w:themeColor="text1" w:sz="12"/>
              <w:left w:val="single" w:color="000000" w:themeColor="text1" w:sz="12"/>
              <w:bottom w:val="single" w:color="000000" w:themeColor="text1" w:sz="12"/>
              <w:right w:val="single" w:color="000000" w:themeColor="text1" w:sz="12"/>
            </w:tcBorders>
            <w:tcMar>
              <w:left w:w="108" w:type="dxa"/>
              <w:right w:w="108" w:type="dxa"/>
            </w:tcMar>
            <w:vAlign w:val="top"/>
          </w:tcPr>
          <w:p w:rsidR="41B8CC56" w:rsidP="3041B978" w:rsidRDefault="41B8CC56" w14:paraId="0DD31CEE" w14:textId="6B1479AF">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7Z">
                <w:pPr/>
              </w:pPrChange>
            </w:pPr>
            <w:ins w:author="ELENA GÓMEZ RICO" w:date="2026-03-23T17:19:32.27Z" w16du:dateUtc="2026-03-23T17:19:32.27Z" w:id="1997324710">
              <w:r w:rsidRPr="3041B978" w:rsidR="41B8CC56">
                <w:rPr>
                  <w:rFonts w:ascii="Times New Roman" w:hAnsi="Times New Roman" w:eastAsia="Times New Roman" w:cs="Times New Roman"/>
                  <w:sz w:val="24"/>
                  <w:szCs w:val="24"/>
                  <w:lang w:val="en-US"/>
                </w:rPr>
                <w:t>L2</w:t>
              </w:r>
            </w:ins>
          </w:p>
        </w:tc>
        <w:tc>
          <w:tcPr>
            <w:tcW w:w="562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1B1C69BC" w14:textId="538411AB">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8Z">
                <w:pPr/>
              </w:pPrChange>
            </w:pPr>
            <w:ins w:author="ELENA GÓMEZ RICO" w:date="2026-03-23T17:19:32.27Z" w16du:dateUtc="2026-03-23T17:19:32.27Z" w:id="1514938633">
              <w:r w:rsidRPr="3041B978" w:rsidR="41B8CC56">
                <w:rPr>
                  <w:rFonts w:ascii="Times New Roman" w:hAnsi="Times New Roman" w:eastAsia="Times New Roman" w:cs="Times New Roman"/>
                  <w:sz w:val="24"/>
                  <w:szCs w:val="24"/>
                  <w:lang w:val="en-US"/>
                </w:rPr>
                <w:t>Scientific</w:t>
              </w:r>
            </w:ins>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5E6E34A6" w14:textId="60F68F7F">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9Z">
                <w:pPr/>
              </w:pPrChange>
            </w:pPr>
            <w:ins w:author="ELENA GÓMEZ RICO" w:date="2026-03-23T17:19:32.271Z" w16du:dateUtc="2026-03-23T17:19:32.271Z" w:id="2105628011">
              <w:r w:rsidRPr="3041B978" w:rsidR="41B8CC56">
                <w:rPr>
                  <w:rFonts w:ascii="Times New Roman" w:hAnsi="Times New Roman" w:eastAsia="Times New Roman" w:cs="Times New Roman"/>
                  <w:sz w:val="24"/>
                  <w:szCs w:val="24"/>
                  <w:lang w:val="en-US"/>
                </w:rPr>
                <w:t>4, 15, 18</w:t>
              </w:r>
            </w:ins>
          </w:p>
        </w:tc>
      </w:tr>
      <w:tr w:rsidR="41B8CC56" w:rsidTr="3041B978" w14:paraId="6A7CFE1B">
        <w:trPr>
          <w:trHeight w:val="300"/>
          <w:ins w:author="ELENA GÓMEZ RICO" w:date="2026-03-23T17:19:32.271Z" w16du:dateUtc="2026-03-23T17:19:32.271Z" w:id="1751236072"/>
        </w:trPr>
        <w:tc>
          <w:tcPr>
            <w:tcW w:w="990" w:type="dxa"/>
            <w:vMerge/>
            <w:tcBorders/>
            <w:tcMar/>
            <w:vAlign w:val="center"/>
          </w:tcPr>
          <w:p w14:paraId="7DAB131F"/>
        </w:tc>
        <w:tc>
          <w:tcPr>
            <w:tcW w:w="5625" w:type="dxa"/>
            <w:tcBorders>
              <w:top w:val="single" w:color="000000" w:themeColor="text1" w:sz="12"/>
              <w:left w:val="nil"/>
              <w:bottom w:val="single" w:color="000000" w:themeColor="text1" w:sz="12"/>
              <w:right w:val="single" w:color="000000" w:themeColor="text1" w:sz="12"/>
            </w:tcBorders>
            <w:tcMar>
              <w:left w:w="108" w:type="dxa"/>
              <w:right w:w="108" w:type="dxa"/>
            </w:tcMar>
            <w:vAlign w:val="center"/>
          </w:tcPr>
          <w:p w:rsidR="41B8CC56" w:rsidP="3041B978" w:rsidRDefault="41B8CC56" w14:paraId="35E52D14" w14:textId="6B4C55FC">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59Z">
                <w:pPr/>
              </w:pPrChange>
            </w:pPr>
            <w:ins w:author="ELENA GÓMEZ RICO" w:date="2026-03-23T17:19:32.271Z" w16du:dateUtc="2026-03-23T17:19:32.271Z" w:id="1719344345">
              <w:r w:rsidRPr="3041B978" w:rsidR="41B8CC56">
                <w:rPr>
                  <w:rFonts w:ascii="Times New Roman" w:hAnsi="Times New Roman" w:eastAsia="Times New Roman" w:cs="Times New Roman"/>
                  <w:sz w:val="24"/>
                  <w:szCs w:val="24"/>
                  <w:lang w:val="en-US"/>
                </w:rPr>
                <w:t>Educational</w:t>
              </w:r>
            </w:ins>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0F55FDC5" w14:textId="004F5ACC">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6Z">
                <w:pPr/>
              </w:pPrChange>
            </w:pPr>
            <w:ins w:author="ELENA GÓMEZ RICO" w:date="2026-03-23T17:19:32.271Z" w16du:dateUtc="2026-03-23T17:19:32.271Z" w:id="866998689">
              <w:r w:rsidRPr="3041B978" w:rsidR="41B8CC56">
                <w:rPr>
                  <w:rFonts w:ascii="Times New Roman" w:hAnsi="Times New Roman" w:eastAsia="Times New Roman" w:cs="Times New Roman"/>
                  <w:sz w:val="24"/>
                  <w:szCs w:val="24"/>
                  <w:lang w:val="en-US"/>
                </w:rPr>
                <w:t>8</w:t>
              </w:r>
            </w:ins>
          </w:p>
        </w:tc>
      </w:tr>
      <w:tr w:rsidR="41B8CC56" w:rsidTr="3041B978" w14:paraId="783F53C9">
        <w:trPr>
          <w:trHeight w:val="300"/>
          <w:ins w:author="ELENA GÓMEZ RICO" w:date="2026-03-23T17:19:32.271Z" w16du:dateUtc="2026-03-23T17:19:32.271Z" w:id="628734187"/>
        </w:trPr>
        <w:tc>
          <w:tcPr>
            <w:tcW w:w="990" w:type="dxa"/>
            <w:vMerge/>
            <w:tcBorders/>
            <w:tcMar/>
            <w:vAlign w:val="center"/>
          </w:tcPr>
          <w:p w14:paraId="47CC9848"/>
        </w:tc>
        <w:tc>
          <w:tcPr>
            <w:tcW w:w="5625" w:type="dxa"/>
            <w:tcBorders>
              <w:top w:val="single" w:color="000000" w:themeColor="text1" w:sz="12"/>
              <w:left w:val="nil"/>
              <w:bottom w:val="single" w:color="000000" w:themeColor="text1" w:sz="12"/>
              <w:right w:val="single" w:color="000000" w:themeColor="text1" w:sz="12"/>
            </w:tcBorders>
            <w:tcMar>
              <w:left w:w="108" w:type="dxa"/>
              <w:right w:w="108" w:type="dxa"/>
            </w:tcMar>
            <w:vAlign w:val="center"/>
          </w:tcPr>
          <w:p w:rsidR="41B8CC56" w:rsidP="3041B978" w:rsidRDefault="41B8CC56" w14:paraId="79C841B8" w14:textId="1D080D06">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61Z">
                <w:pPr/>
              </w:pPrChange>
            </w:pPr>
            <w:ins w:author="ELENA GÓMEZ RICO" w:date="2026-03-23T17:19:32.271Z" w16du:dateUtc="2026-03-23T17:19:32.271Z" w:id="904350925">
              <w:r w:rsidRPr="3041B978" w:rsidR="41B8CC56">
                <w:rPr>
                  <w:rFonts w:ascii="Times New Roman" w:hAnsi="Times New Roman" w:eastAsia="Times New Roman" w:cs="Times New Roman"/>
                  <w:sz w:val="24"/>
                  <w:szCs w:val="24"/>
                  <w:lang w:val="en-US"/>
                </w:rPr>
                <w:t>Social</w:t>
              </w:r>
            </w:ins>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6FC112D9" w14:textId="201936D8">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62Z">
                <w:pPr/>
              </w:pPrChange>
            </w:pPr>
            <w:ins w:author="ELENA GÓMEZ RICO" w:date="2026-03-23T17:19:32.271Z" w16du:dateUtc="2026-03-23T17:19:32.271Z" w:id="1276699625">
              <w:r w:rsidRPr="3041B978" w:rsidR="41B8CC56">
                <w:rPr>
                  <w:rFonts w:ascii="Times New Roman" w:hAnsi="Times New Roman" w:eastAsia="Times New Roman" w:cs="Times New Roman"/>
                  <w:sz w:val="24"/>
                  <w:szCs w:val="24"/>
                  <w:lang w:val="en-US"/>
                </w:rPr>
                <w:t>10, 12</w:t>
              </w:r>
            </w:ins>
          </w:p>
        </w:tc>
      </w:tr>
      <w:tr w:rsidR="41B8CC56" w:rsidTr="3041B978" w14:paraId="05BD9FF0">
        <w:trPr>
          <w:trHeight w:val="300"/>
          <w:ins w:author="ELENA GÓMEZ RICO" w:date="2026-03-23T17:19:32.271Z" w16du:dateUtc="2026-03-23T17:19:32.271Z" w:id="1481883963"/>
        </w:trPr>
        <w:tc>
          <w:tcPr>
            <w:tcW w:w="990" w:type="dxa"/>
            <w:vMerge/>
            <w:tcBorders/>
            <w:tcMar/>
            <w:vAlign w:val="center"/>
          </w:tcPr>
          <w:p w14:paraId="6E0B2D78"/>
        </w:tc>
        <w:tc>
          <w:tcPr>
            <w:tcW w:w="5625" w:type="dxa"/>
            <w:tcBorders>
              <w:top w:val="single" w:color="000000" w:themeColor="text1" w:sz="12"/>
              <w:left w:val="nil"/>
              <w:bottom w:val="single" w:color="000000" w:themeColor="text1" w:sz="12"/>
              <w:right w:val="single" w:color="000000" w:themeColor="text1" w:sz="12"/>
            </w:tcBorders>
            <w:tcMar>
              <w:left w:w="108" w:type="dxa"/>
              <w:right w:w="108" w:type="dxa"/>
            </w:tcMar>
            <w:vAlign w:val="center"/>
          </w:tcPr>
          <w:p w:rsidR="5584A030" w:rsidP="3041B978" w:rsidRDefault="5584A030" w14:paraId="0913B01A" w14:textId="59788DFE">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64Z">
                <w:pPr/>
              </w:pPrChange>
            </w:pPr>
            <w:ins w:author="ELENA GÓMEZ RICO" w:date="2026-03-23T17:19:32.271Z" w16du:dateUtc="2026-03-23T17:19:32.271Z" w:id="804279312">
              <w:r w:rsidRPr="3041B978" w:rsidR="6CA4D267">
                <w:rPr>
                  <w:rFonts w:ascii="Times New Roman" w:hAnsi="Times New Roman" w:eastAsia="Times New Roman" w:cs="Times New Roman"/>
                  <w:sz w:val="24"/>
                  <w:szCs w:val="24"/>
                  <w:lang w:val="en-US"/>
                </w:rPr>
                <w:t>P</w:t>
              </w:r>
              <w:r w:rsidRPr="3041B978" w:rsidR="41B8CC56">
                <w:rPr>
                  <w:rFonts w:ascii="Times New Roman" w:hAnsi="Times New Roman" w:eastAsia="Times New Roman" w:cs="Times New Roman"/>
                  <w:sz w:val="24"/>
                  <w:szCs w:val="24"/>
                  <w:lang w:val="en-US"/>
                </w:rPr>
                <w:t>olitical community agency</w:t>
              </w:r>
            </w:ins>
          </w:p>
        </w:tc>
        <w:tc>
          <w:tcPr>
            <w:tcW w:w="240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
          <w:p w:rsidR="41B8CC56" w:rsidP="3041B978" w:rsidRDefault="41B8CC56" w14:paraId="36261B60" w14:textId="4A1430F5">
            <w:pPr>
              <w:spacing w:before="0" w:beforeAutospacing="off" w:after="0" w:afterAutospacing="off"/>
              <w:jc w:val="both"/>
              <w:rPr>
                <w:rFonts w:ascii="Times New Roman" w:hAnsi="Times New Roman" w:eastAsia="Times New Roman" w:cs="Times New Roman"/>
                <w:sz w:val="24"/>
                <w:szCs w:val="24"/>
                <w:lang w:val="en-US"/>
              </w:rPr>
              <w:pPrChange w:author="ELENA GÓMEZ RICO" w:date="2026-03-23T17:19:32.265Z">
                <w:pPr/>
              </w:pPrChange>
            </w:pPr>
            <w:ins w:author="ELENA GÓMEZ RICO" w:date="2026-03-23T17:19:32.271Z" w16du:dateUtc="2026-03-23T17:19:32.271Z" w:id="535519495">
              <w:r w:rsidRPr="3041B978" w:rsidR="41B8CC56">
                <w:rPr>
                  <w:rFonts w:ascii="Times New Roman" w:hAnsi="Times New Roman" w:eastAsia="Times New Roman" w:cs="Times New Roman"/>
                  <w:sz w:val="24"/>
                  <w:szCs w:val="24"/>
                  <w:lang w:val="en-US"/>
                </w:rPr>
                <w:t>17, 20</w:t>
              </w:r>
            </w:ins>
          </w:p>
        </w:tc>
      </w:tr>
    </w:tbl>
    <w:p w:rsidRPr="00F52E4B" w:rsidR="00307D51" w:rsidP="3041B978" w:rsidRDefault="00D759E1" w14:paraId="41466367" w14:textId="0055278B">
      <w:pPr>
        <w:bidi w:val="0"/>
        <w:spacing w:before="360" w:beforeAutospacing="off" w:after="80" w:afterAutospacing="off" w:line="360" w:lineRule="auto"/>
        <w:jc w:val="both"/>
        <w:rPr>
          <w:ins w:author="ELENA GÓMEZ RICO" w:date="2026-03-23T17:19:32.271Z" w16du:dateUtc="2026-03-23T17:19:32.271Z" w:id="1559469046"/>
          <w:rFonts w:ascii="Times New Roman" w:hAnsi="Times New Roman" w:eastAsia="Times New Roman" w:cs="Times New Roman"/>
          <w:noProof w:val="0"/>
          <w:sz w:val="24"/>
          <w:szCs w:val="24"/>
          <w:lang w:val="en-US"/>
        </w:rPr>
        <w:pPrChange w:author="ELENA GÓMEZ RICO" w:date="2026-03-23T17:19:32.267Z" w16du:dateUtc="2026-03-17T21:38:00Z" w:id="516">
          <w:pPr>
            <w:pStyle w:val="Heading2"/>
            <w:bidi w:val="0"/>
            <w:spacing w:line="360" w:lineRule="auto"/>
          </w:pPr>
        </w:pPrChange>
      </w:pPr>
      <w:ins w:author="ELENA GÓMEZ RICO" w:date="2026-03-23T17:19:32.271Z" w16du:dateUtc="2026-03-23T17:19:32.271Z" w:id="2018208069">
        <w:r w:rsidRPr="3041B978" w:rsidR="2D7AB49B">
          <w:rPr>
            <w:rFonts w:ascii="Times New Roman" w:hAnsi="Times New Roman" w:eastAsia="Times New Roman" w:cs="Times New Roman"/>
            <w:noProof w:val="0"/>
            <w:sz w:val="24"/>
            <w:szCs w:val="24"/>
            <w:lang w:val="en-US"/>
          </w:rPr>
          <w:t xml:space="preserve">Table 5. User participation levels by </w:t>
        </w:r>
        <w:r w:rsidRPr="3041B978" w:rsidR="2D7AB49B">
          <w:rPr>
            <w:rFonts w:ascii="Times New Roman" w:hAnsi="Times New Roman" w:eastAsia="Times New Roman" w:cs="Times New Roman"/>
            <w:noProof w:val="0"/>
            <w:sz w:val="24"/>
            <w:szCs w:val="24"/>
            <w:lang w:val="en-US"/>
          </w:rPr>
          <w:t>stated</w:t>
        </w:r>
        <w:r w:rsidRPr="3041B978" w:rsidR="2D7AB49B">
          <w:rPr>
            <w:rFonts w:ascii="Times New Roman" w:hAnsi="Times New Roman" w:eastAsia="Times New Roman" w:cs="Times New Roman"/>
            <w:noProof w:val="0"/>
            <w:sz w:val="24"/>
            <w:szCs w:val="24"/>
            <w:lang w:val="en-US"/>
          </w:rPr>
          <w:t xml:space="preserve"> category – D3 (source: authors data) </w:t>
        </w:r>
      </w:ins>
    </w:p>
    <w:p w:rsidRPr="00F52E4B" w:rsidR="00307D51" w:rsidP="41B8CC56" w:rsidRDefault="00D759E1" w14:paraId="472F07F0" w14:textId="7AA93B6F">
      <w:pPr>
        <w:pStyle w:val="Normal"/>
        <w:rPr>
          <w:rFonts w:ascii="Times New Roman" w:hAnsi="Times New Roman" w:eastAsia="Times New Roman" w:cs="Times New Roman"/>
          <w:b w:val="1"/>
          <w:bCs w:val="1"/>
          <w:rPrChange w:author="ELENA GÓMEZ RICO" w:date="2026-03-17T21:43:00Z" w16du:dateUtc="2026-03-17T20:43:00Z" w:id="1936453823"/>
        </w:rPr>
      </w:pPr>
      <w:bookmarkStart w:name="X9732f1c5644e35012bd458c63b7205d24efd834" w:id="517"/>
      <w:bookmarkEnd w:id="479"/>
      <w:del w:author="ELENA GÓMEZ RICO" w:date="2026-03-17T21:43:00Z" w16du:dateUtc="2026-03-17T20:43:00Z" w:id="1638382006">
        <w:r w:rsidDel="00D759E1">
          <w:delText xml:space="preserve">4. </w:delText>
        </w:r>
      </w:del>
      <w:ins w:author="ELENA GÓMEZ RICO" w:date="2026-03-23T17:21:32.931Z" w16du:dateUtc="2026-03-23T17:21:32.931Z" w:id="1561172994">
        <w:r w:rsidRPr="3041B978" w:rsidR="51A1DEE6">
          <w:rPr>
            <w:b w:val="1"/>
            <w:bCs w:val="1"/>
            <w:rPrChange w:author="ELENA GÓMEZ RICO" w:date="2026-03-23T17:37:32.429Z" w16du:dateUtc="2026-03-23T17:37:32.429Z" w:id="313773155"/>
          </w:rPr>
          <w:t xml:space="preserve">D4: </w:t>
        </w:r>
      </w:ins>
      <w:r w:rsidRPr="3041B978" w:rsidR="5CA14097">
        <w:rPr>
          <w:b w:val="1"/>
          <w:bCs w:val="1"/>
          <w:rPrChange w:author="ELENA GÓMEZ RICO" w:date="2026-03-23T17:36:39.663Z" w16du:dateUtc="2026-03-23T17:36:39.663Z" w:id="1623913006"/>
        </w:rPr>
        <w:t xml:space="preserve">Inclusion, representational </w:t>
      </w:r>
      <w:del w:author="ELENA GÓMEZ RICO" w:date="2026-03-23T21:44:01.67Z" w16du:dateUtc="2026-03-23T21:44:01.67Z" w:id="1549050639">
        <w:r w:rsidRPr="3041B978" w:rsidDel="00D759E1">
          <w:rPr>
            <w:b w:val="1"/>
            <w:bCs w:val="1"/>
            <w:rPrChange w:author="ELENA GÓMEZ RICO" w:date="2026-03-17T21:43:00Z" w16du:dateUtc="2026-03-17T20:43:00Z" w:id="194797453"/>
          </w:rPr>
          <w:delText>gaps</w:delText>
        </w:r>
      </w:del>
      <w:ins w:author="ELENA GÓMEZ RICO" w:date="2026-03-23T21:44:01.67Z" w16du:dateUtc="2026-03-23T21:44:01.67Z" w:id="663896309">
        <w:r w:rsidRPr="3041B978" w:rsidR="36DC3699">
          <w:rPr>
            <w:b w:val="1"/>
            <w:bCs w:val="1"/>
          </w:rPr>
          <w:t>g</w:t>
        </w:r>
        <w:r w:rsidRPr="3041B978" w:rsidR="36DC3699">
          <w:rPr>
            <w:b w:val="1"/>
            <w:bCs w:val="1"/>
          </w:rPr>
          <w:t>aps,</w:t>
        </w:r>
      </w:ins>
      <w:r w:rsidRPr="3041B978" w:rsidR="5CA14097">
        <w:rPr>
          <w:b w:val="1"/>
          <w:bCs w:val="1"/>
          <w:rPrChange w:author="ELENA GÓMEZ RICO" w:date="2026-03-23T17:36:39.664Z" w16du:dateUtc="2026-03-23T17:36:39.664Z" w:id="1864890098"/>
        </w:rPr>
        <w:t xml:space="preserve"> and epistemic justice considerations</w:t>
      </w:r>
      <w:ins w:author="ELENA GÓMEZ RICO" w:date="2026-03-23T17:37:02.078Z" w16du:dateUtc="2026-03-23T17:37:02.078Z" w:id="1545911584">
        <w:r w:rsidRPr="3041B978" w:rsidR="420164AE">
          <w:rPr>
            <w:b w:val="1"/>
            <w:bCs w:val="1"/>
          </w:rPr>
          <w:t>.</w:t>
        </w:r>
      </w:ins>
    </w:p>
    <w:p w:rsidRPr="00492B76" w:rsidR="00307D51" w:rsidP="41B8CC56" w:rsidRDefault="00D26924" w14:paraId="38B00D65" w14:textId="0913C8EE">
      <w:pPr>
        <w:pStyle w:val="Normal"/>
        <w:rPr>
          <w:rFonts w:ascii="Times New Roman" w:hAnsi="Times New Roman" w:eastAsia="Times New Roman" w:cs="Times New Roman"/>
        </w:rPr>
      </w:pPr>
      <w:del w:author="ELENA GÓMEZ RICO" w:date="2026-03-23T17:21:52.523Z" w16du:dateUtc="2026-03-23T17:21:52.523Z" w:id="774590504">
        <w:r w:rsidDel="00D26924">
          <w:delText>This dim</w:delText>
        </w:r>
        <w:r w:rsidDel="00D26924">
          <w:delText>ension assesses how use-ca</w:delText>
        </w:r>
        <w:r w:rsidDel="00D26924">
          <w:delText>ses su</w:delText>
        </w:r>
        <w:r w:rsidDel="00D26924">
          <w:delText>rface or mitigate power, bias, and inclusion issues in semantic/</w:delText>
        </w:r>
        <w:r w:rsidDel="00D26924">
          <w:delText>NeSy</w:delText>
        </w:r>
        <w:r w:rsidDel="00D26924">
          <w:delText xml:space="preserve"> </w:delText>
        </w:r>
        <w:r w:rsidDel="00D26924">
          <w:delText>AI</w:delText>
        </w:r>
        <w:r w:rsidDel="00D26924">
          <w:delText xml:space="preserve"> </w:delText>
        </w:r>
        <w:r w:rsidDel="00D26924">
          <w:delText xml:space="preserve">for digital libraries (Nesterov </w:delText>
        </w:r>
        <w:r w:rsidDel="00D26924">
          <w:delText xml:space="preserve">et al., </w:delText>
        </w:r>
        <w:r w:rsidDel="00D26924">
          <w:delText>2023).</w:delText>
        </w:r>
        <w:r w:rsidDel="00D26924">
          <w:delText xml:space="preserve"> </w:delText>
        </w:r>
      </w:del>
      <w:del w:author="ELENA GÓMEZ RICO" w:date="2026-03-24T09:56:43.119Z" w16du:dateUtc="2026-03-24T09:56:43.119Z" w:id="1271697050">
        <w:r w:rsidDel="14DE599D">
          <w:delText>Evidence</w:delText>
        </w:r>
      </w:del>
      <w:ins w:author="ELENA GÓMEZ RICO" w:date="2026-03-24T09:56:45.835Z" w16du:dateUtc="2026-03-24T09:56:45.835Z" w:id="1877217626">
        <w:r w:rsidRPr="03A0AAEE" w:rsidR="525C3400">
          <w:rPr/>
          <w:t xml:space="preserve">Documentation</w:t>
        </w:r>
      </w:ins>
      <w:r w:rsidRPr="03A0AAEE" w:rsidR="14DE599D">
        <w:rPr/>
        <w:t xml:space="preserve"> shows </w:t>
      </w:r>
      <w:ins w:author="ELENA GÓMEZ RICO" w:date="2026-03-23T17:21:59.875Z" w16du:dateUtc="2026-03-23T17:21:59.875Z" w:id="969368458">
        <w:r w:rsidR="58D825C5">
          <w:t>(see</w:t>
        </w:r>
      </w:ins>
      <w:ins w:author="ELENA GÓMEZ RICO" w:date="2026-03-23T17:22:03.68Z" w16du:dateUtc="2026-03-23T17:22:03.68Z" w:id="976645340">
        <w:r w:rsidR="58D825C5">
          <w:t xml:space="preserve"> Table 6) </w:t>
        </w:r>
      </w:ins>
      <w:del w:author="ELENA GÓMEZ RICO" w:date="2026-03-23T17:22:11.859Z" w16du:dateUtc="2026-03-23T17:22:11.859Z" w:id="1632962727">
        <w:r w:rsidDel="00D26924">
          <w:delText>o</w:delText>
        </w:r>
        <w:r w:rsidDel="00D26924">
          <w:delText>nly</w:delText>
        </w:r>
      </w:del>
      <w:r w:rsidRPr="03A0AAEE" w:rsidR="7D178B4B">
        <w:rPr/>
        <w:t xml:space="preserve"> </w:t>
      </w:r>
      <w:del w:author="ELENA GÓMEZ RICO" w:date="2026-03-23T17:22:17.873Z" w16du:dateUtc="2026-03-23T17:22:17.873Z" w:id="1310526923">
        <w:r w:rsidDel="00D26924">
          <w:delText xml:space="preserve">a small </w:delText>
        </w:r>
      </w:del>
      <w:ins w:author="ELENA GÓMEZ RICO" w:date="2026-03-23T17:22:21.734Z" w16du:dateUtc="2026-03-23T17:22:21.734Z" w:id="264820663">
        <w:r w:rsidR="1748A46B">
          <w:t xml:space="preserve">the </w:t>
        </w:r>
      </w:ins>
      <w:r w:rsidRPr="03A0AAEE" w:rsidR="7D178B4B">
        <w:rPr/>
        <w:t xml:space="preserve">subset </w:t>
      </w:r>
      <w:ins w:author="ELENA GÓMEZ RICO" w:date="2026-03-23T17:22:25.142Z" w16du:dateUtc="2026-03-23T17:22:25.142Z" w:id="1539057800">
        <w:r w:rsidR="3D8E588E">
          <w:t xml:space="preserve">that </w:t>
        </w:r>
      </w:ins>
      <w:r w:rsidRPr="03A0AAEE" w:rsidR="7D178B4B">
        <w:rPr/>
        <w:t xml:space="preserve">makes this explicit. The </w:t>
      </w:r>
      <w:r w:rsidRPr="03A0AAEE" w:rsidR="7D178B4B">
        <w:rPr>
          <w:rPrChange w:author="ELENA GÓMEZ RICO" w:date="2026-03-24T08:11:50.694Z" w16du:dateUtc="2026-03-24T08:11:50.694Z" w:id="1611527300">
            <w:rPr>
              <w:rFonts w:ascii="Times New Roman" w:hAnsi="Times New Roman" w:cs="Times New Roman"/>
            </w:rPr>
          </w:rPrChange>
        </w:rPr>
        <w:t>Yanyuwa</w:t>
      </w:r>
      <w:r w:rsidRPr="03A0AAEE" w:rsidR="7D178B4B">
        <w:rPr>
          <w:rPrChange w:author="ELENA GÓMEZ RICO" w:date="2026-03-17T21:44:00Z" w16du:dateUtc="2026-03-17T20:44:00Z" w:id="45441272">
            <w:rPr>
              <w:rFonts w:ascii="Times New Roman" w:hAnsi="Times New Roman" w:cs="Times New Roman"/>
            </w:rPr>
          </w:rPrChange>
        </w:rPr>
        <w:t xml:space="preserve">-comics</w:t>
      </w:r>
      <w:r w:rsidRPr="04EF43B2" w:rsidDel="50548EED" w:rsidR="7D178B4B">
        <w:rPr/>
        <w:t xml:space="preserve"> </w:t>
      </w:r>
      <w:r w:rsidRPr="00492B76" w:rsidR="14DE599D">
        <w:rPr/>
        <w:t xml:space="preserve">case treats </w:t>
      </w:r>
      <w:r w:rsidRPr="00492B76" w:rsidR="7D178B4B">
        <w:rPr/>
        <w:t xml:space="preserve">indigenous language revitalization; although </w:t>
      </w:r>
      <w:r w:rsidRPr="04EF43B2" w:rsidDel="50548EED" w:rsidR="7D178B4B">
        <w:rPr/>
        <w:t xml:space="preserve">students</w:t>
      </w:r>
      <w:r w:rsidRPr="00492B76" w:rsidR="14DE599D">
        <w:rPr/>
        <w:t xml:space="preserve">, as </w:t>
      </w:r>
      <w:r w:rsidRPr="00492B76" w:rsidR="7D178B4B">
        <w:rPr/>
        <w:t xml:space="preserve">their final users</w:t>
      </w:r>
      <w:r w:rsidRPr="04EF43B2" w:rsidDel="50548EED" w:rsidR="7D178B4B">
        <w:rPr/>
        <w:t xml:space="preserve">, </w:t>
      </w:r>
      <w:r w:rsidRPr="04EF43B2" w:rsidDel="50548EED" w:rsidR="14DE599D">
        <w:rPr/>
        <w:t xml:space="preserve">are </w:t>
      </w:r>
      <w:r w:rsidRPr="00492B76" w:rsidR="14DE599D">
        <w:rPr/>
        <w:t xml:space="preserve">not involved</w:t>
      </w:r>
      <w:r w:rsidRPr="04EF43B2" w:rsidDel="50548EED" w:rsidR="7D178B4B">
        <w:rPr/>
        <w:t xml:space="preserve">. </w:t>
      </w:r>
      <w:r w:rsidRPr="03A0AAEE" w:rsidR="14DE599D">
        <w:rPr/>
        <w:t xml:space="preserve">Other cases, such as </w:t>
      </w:r>
      <w:r w:rsidRPr="03A0AAEE" w:rsidR="7D178B4B">
        <w:rPr>
          <w:rPrChange w:author="ELENA GÓMEZ RICO" w:date="2026-03-24T08:11:50.695Z" w16du:dateUtc="2026-03-24T08:11:50.695Z" w:id="1475413022">
            <w:rPr>
              <w:rFonts w:ascii="Times New Roman" w:hAnsi="Times New Roman" w:cs="Times New Roman"/>
            </w:rPr>
          </w:rPrChange>
        </w:rPr>
        <w:t xml:space="preserve">Inuvialuit Digital Library</w:t>
      </w:r>
      <w:r w:rsidRPr="04EF43B2" w:rsidDel="50548EED" w:rsidR="7D178B4B">
        <w:rPr/>
        <w:t xml:space="preserve"> </w:t>
      </w:r>
      <w:r w:rsidRPr="00492B76" w:rsidR="14DE599D">
        <w:rPr/>
        <w:t xml:space="preserve">(community-controlled access and narratives) did work with its communities, </w:t>
      </w:r>
      <w:r w:rsidRPr="03A0AAEE" w:rsidR="7D178B4B">
        <w:rPr/>
        <w:t xml:space="preserve">and </w:t>
      </w:r>
      <w:r w:rsidRPr="03A0AAEE" w:rsidR="7D178B4B">
        <w:rPr>
          <w:rPrChange w:author="ELENA GÓMEZ RICO" w:date="2026-03-24T08:11:50.695Z" w16du:dateUtc="2026-03-24T08:11:50.695Z" w:id="2021871757">
            <w:rPr>
              <w:rFonts w:ascii="Times New Roman" w:hAnsi="Times New Roman" w:cs="Times New Roman"/>
            </w:rPr>
          </w:rPrChange>
        </w:rPr>
        <w:t xml:space="preserve">HyperReal</w:t>
      </w:r>
      <w:r w:rsidRPr="04EF43B2" w:rsidDel="50548EED" w:rsidR="7D178B4B">
        <w:rPr/>
        <w:t xml:space="preserve"> </w:t>
      </w:r>
      <w:r w:rsidRPr="00492B76" w:rsidR="14DE599D">
        <w:rPr/>
        <w:t>experiments with platforms for multivocal curation of contents</w:t>
      </w:r>
      <w:r w:rsidRPr="00492B76" w:rsidR="7D178B4B">
        <w:rPr/>
        <w:t>. Bias</w:t>
      </w:r>
      <w:r w:rsidRPr="00492B76" w:rsidR="7D178B4B">
        <w:rPr/>
        <w:t xml:space="preserve">-aware</w:t>
      </w:r>
      <w:r w:rsidRPr="04EF43B2" w:rsidDel="50548EED" w:rsidR="7D178B4B">
        <w:rPr/>
        <w:t xml:space="preserve"> </w:t>
      </w:r>
      <w:r w:rsidRPr="00492B76" w:rsidR="14DE599D">
        <w:rPr/>
        <w:t xml:space="preserve">modelling </w:t>
      </w:r>
      <w:r w:rsidRPr="00492B76" w:rsidR="7D178B4B">
        <w:rPr/>
        <w:t xml:space="preserve">appears </w:t>
      </w:r>
      <w:r w:rsidRPr="03A0AAEE" w:rsidR="7D178B4B">
        <w:rPr/>
        <w:t xml:space="preserve">in </w:t>
      </w:r>
      <w:r w:rsidRPr="03A0AAEE" w:rsidR="7D178B4B">
        <w:rPr>
          <w:rPrChange w:author="ELENA GÓMEZ RICO" w:date="2026-03-24T08:11:50.695Z" w16du:dateUtc="2026-03-24T08:11:50.695Z" w:id="2104722005">
            <w:rPr>
              <w:rFonts w:ascii="Times New Roman" w:hAnsi="Times New Roman" w:cs="Times New Roman"/>
            </w:rPr>
          </w:rPrChange>
        </w:rPr>
        <w:t xml:space="preserve">GTDOnto</w:t>
      </w:r>
      <w:r w:rsidRPr="03A0AAEE" w:rsidR="7D178B4B">
        <w:rPr>
          <w:rPrChange w:author="ELENA GÓMEZ RICO" w:date="2026-03-17T21:49:00Z" w16du:dateUtc="2026-03-17T20:49:00Z" w:id="699284276">
            <w:rPr>
              <w:rFonts w:ascii="Times New Roman" w:hAnsi="Times New Roman" w:cs="Times New Roman"/>
            </w:rPr>
          </w:rPrChange>
        </w:rPr>
        <w:t xml:space="preserve"> </w:t>
      </w:r>
      <w:ins w:author="ELENA GÓMEZ RICO" w:date="2026-03-17T21:50:00Z" w16du:dateUtc="2026-03-17T20:50:00Z" w:id="1317062754">
        <w:r w:rsidRPr="00EA5ED2" w:rsidR="008E3272">
          <w:rPr>
            <w:rFonts w:ascii="Times New Roman" w:hAnsi="Times New Roman" w:cs="Times New Roman"/>
            <w:rPrChange w:author="ELENA GÓMEZ RICO" w:date="2026-03-17T21:58:00Z" w16du:dateUtc="2026-03-17T20:58:00Z" w:id="553">
              <w:rPr>
                <w:rFonts w:ascii="Times New Roman" w:hAnsi="Times New Roman" w:cs="Times New Roman"/>
              </w:rPr>
            </w:rPrChange>
          </w:rPr>
        </w:r>
      </w:ins>
      <w:r w:rsidRPr="00EA5ED2" w:rsidR="7D178B4B">
        <w:rPr/>
        <w:t xml:space="preserve">(sensitive terrorism domain)</w:t>
      </w:r>
      <w:r w:rsidRPr="03A0AAEE" w:rsidR="7D178B4B">
        <w:rPr/>
        <w:t xml:space="preserve"> and </w:t>
      </w:r>
      <w:r w:rsidRPr="03A0AAEE" w:rsidR="7D178B4B">
        <w:rPr>
          <w:rPrChange w:author="ELENA GÓMEZ RICO" w:date="2026-03-24T08:11:50.695Z" w16du:dateUtc="2026-03-24T08:11:50.695Z" w:id="730027754">
            <w:rPr>
              <w:rFonts w:ascii="Times New Roman" w:hAnsi="Times New Roman" w:cs="Times New Roman"/>
            </w:rPr>
          </w:rPrChange>
        </w:rPr>
        <w:t xml:space="preserve">ProvKOS</w:t>
      </w:r>
      <w:r w:rsidRPr="04EF43B2" w:rsidDel="50548EED" w:rsidR="7D178B4B">
        <w:rPr/>
        <w:t xml:space="preserve"> </w:t>
      </w:r>
      <w:r w:rsidRPr="00EA5ED2" w:rsidR="14DE599D">
        <w:rPr/>
        <w:t>(</w:t>
      </w:r>
      <w:r w:rsidRPr="04EF43B2" w:rsidDel="50548EED" w:rsidR="7D178B4B">
        <w:rPr/>
        <w:t>tracking controversial classifications</w:t>
      </w:r>
      <w:bookmarkStart w:name="_Int_IYowOGAj" w:id="1811438915"/>
      <w:r w:rsidRPr="00492B76" w:rsidR="14DE599D">
        <w:rPr/>
        <w:t>)</w:t>
      </w:r>
      <w:r w:rsidRPr="04EF43B2" w:rsidDel="50548EED" w:rsidR="7D178B4B">
        <w:rPr/>
        <w:t xml:space="preserve">,</w:t>
      </w:r>
      <w:commentRangeStart w:id="573"/>
      <w:r w:rsidRPr="03A0AAEE" w:rsidDel="50548EED" w:rsidR="14DE599D">
        <w:rPr/>
        <w:t>￼</w:t>
      </w:r>
      <w:bookmarkEnd w:id="1811438915"/>
      <w:r w:rsidRPr="04EF43B2" w:rsidDel="50548EED" w:rsidR="14DE599D">
        <w:rPr/>
        <w:t xml:space="preserve">while</w:t>
      </w:r>
      <w:commentRangeEnd w:id="573"/>
      <w:r w:rsidRPr="00492B76" w:rsidR="00EA5ED2">
        <w:rPr>
          <w:rStyle w:val="CommentReference"/>
          <w:rFonts w:ascii="Times New Roman" w:hAnsi="Times New Roman" w:cs="Times New Roman"/>
          <w:sz w:val="24"/>
          <w:szCs w:val="24"/>
        </w:rPr>
        <w:commentReference w:id="573"/>
      </w:r>
    </w:p>
    <w:tbl>
      <w:tblPr>
        <w:tblStyle w:val="TableNormal"/>
        <w:bidiVisual w:val="0"/>
        <w:tblW w:w="0" w:type="auto"/>
        <w:tblInd w:w="-300" w:type="dxa"/>
        <w:tblLook w:val="06A0" w:firstRow="1" w:lastRow="0" w:firstColumn="1" w:lastColumn="0" w:noHBand="1" w:noVBand="1"/>
        <w:tblPrChange w:author="ELENA GÓMEZ RICO" w:date="2026-03-23T17:24:28.735Z" w16du:dateUtc="2026-03-23T17:24:28.735Z" w:id="1676357799">
          <w:tblPr>
            <w:tblStyle w:val="TableNormal"/>
            <w:tblLook w:val="06A0" w:firstRow="1" w:lastRow="0" w:firstColumn="1" w:lastColumn="0" w:noHBand="1" w:noVBand="1"/>
          </w:tblPr>
        </w:tblPrChange>
      </w:tblPr>
      <w:tblGrid>
        <w:gridCol w:w="7125"/>
        <w:gridCol w:w="2790"/>
      </w:tblGrid>
      <w:tr w:rsidR="41B8CC56" w:rsidTr="3041B978" w14:paraId="116FBD65">
        <w:trPr>
          <w:trHeight w:val="300"/>
          <w:trPrChange w:author="ELENA GÓMEZ RICO" w:date="2026-03-23T17:24:01.89Z" w16du:dateUtc="2026-03-23T17:24:01.89Z" w:id="317208595">
            <w:trPr>
              <w:trHeight w:val="300"/>
            </w:trPr>
          </w:trPrChange>
          <w:ins w:author="ELENA GÓMEZ RICO" w:date="2026-03-23T17:24:01.908Z" w16du:dateUtc="2026-03-23T17:24:01.908Z" w:id="1364081493"/>
        </w:trPr>
        <w:tc>
          <w:tcPr>
            <w:tcW w:w="712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5Z" w:id="2110634898">
              <w:tcPr>
                <w:tcW w:w="4680" w:type="dxa"/>
                <w:tcMar/>
              </w:tcPr>
            </w:tcPrChange>
          </w:tcPr>
          <w:p w:rsidR="41B8CC56" w:rsidP="3041B978" w:rsidRDefault="41B8CC56" w14:paraId="3AB8F35A" w14:textId="554D34A8">
            <w:pPr>
              <w:bidi w:val="0"/>
              <w:spacing w:before="0" w:beforeAutospacing="off" w:after="0" w:afterAutospacing="off" w:line="240" w:lineRule="auto"/>
              <w:jc w:val="both"/>
              <w:rPr>
                <w:rFonts w:ascii="Times New Roman" w:hAnsi="Times New Roman" w:eastAsia="Times New Roman" w:cs="Times New Roman"/>
                <w:b w:val="1"/>
                <w:bCs w:val="1"/>
                <w:sz w:val="24"/>
                <w:szCs w:val="24"/>
                <w:lang w:val="en-US"/>
              </w:rPr>
              <w:pPrChange w:author="ELENA GÓMEZ RICO" w:date="2026-03-23T17:24:22.359Z">
                <w:pPr>
                  <w:bidi w:val="0"/>
                </w:pPr>
              </w:pPrChange>
            </w:pPr>
            <w:ins w:author="ELENA GÓMEZ RICO" w:date="2026-03-23T17:24:01.908Z" w16du:dateUtc="2026-03-23T17:24:01.908Z" w:id="1185230601">
              <w:r w:rsidRPr="3041B978" w:rsidR="41B8CC56">
                <w:rPr>
                  <w:rFonts w:ascii="Times New Roman" w:hAnsi="Times New Roman" w:eastAsia="Times New Roman" w:cs="Times New Roman"/>
                  <w:b w:val="1"/>
                  <w:bCs w:val="1"/>
                  <w:sz w:val="24"/>
                  <w:szCs w:val="24"/>
                  <w:lang w:val="en-US"/>
                </w:rPr>
                <w:t xml:space="preserve">Representational gaps and epistemic justice </w:t>
              </w:r>
            </w:ins>
          </w:p>
        </w:tc>
        <w:tc>
          <w:tcPr>
            <w:tcW w:w="279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5Z" w:id="1541773962">
              <w:tcPr>
                <w:tcW w:w="4680" w:type="dxa"/>
                <w:tcMar/>
              </w:tcPr>
            </w:tcPrChange>
          </w:tcPr>
          <w:p w:rsidR="41B8CC56" w:rsidP="3041B978" w:rsidRDefault="41B8CC56" w14:paraId="1E33900C" w14:textId="1161604F">
            <w:pPr>
              <w:bidi w:val="0"/>
              <w:spacing w:before="0" w:beforeAutospacing="off" w:after="0" w:afterAutospacing="off" w:line="240" w:lineRule="auto"/>
              <w:jc w:val="both"/>
              <w:rPr>
                <w:rFonts w:ascii="Times New Roman" w:hAnsi="Times New Roman" w:eastAsia="Times New Roman" w:cs="Times New Roman"/>
                <w:b w:val="1"/>
                <w:bCs w:val="1"/>
                <w:sz w:val="24"/>
                <w:szCs w:val="24"/>
                <w:lang w:val="en-US"/>
              </w:rPr>
              <w:pPrChange w:author="ELENA GÓMEZ RICO" w:date="2026-03-23T17:24:22.36Z">
                <w:pPr>
                  <w:bidi w:val="0"/>
                </w:pPr>
              </w:pPrChange>
            </w:pPr>
            <w:ins w:author="ELENA GÓMEZ RICO" w:date="2026-03-23T17:24:01.908Z" w16du:dateUtc="2026-03-23T17:24:01.908Z" w:id="1942599080">
              <w:r w:rsidRPr="3041B978" w:rsidR="41B8CC56">
                <w:rPr>
                  <w:rFonts w:ascii="Times New Roman" w:hAnsi="Times New Roman" w:eastAsia="Times New Roman" w:cs="Times New Roman"/>
                  <w:b w:val="1"/>
                  <w:bCs w:val="1"/>
                  <w:sz w:val="24"/>
                  <w:szCs w:val="24"/>
                  <w:lang w:val="en-US"/>
                </w:rPr>
                <w:t>PP</w:t>
              </w:r>
            </w:ins>
          </w:p>
        </w:tc>
      </w:tr>
      <w:tr w:rsidR="41B8CC56" w:rsidTr="3041B978" w14:paraId="6BF92CA8">
        <w:trPr>
          <w:trHeight w:val="300"/>
          <w:trPrChange w:author="ELENA GÓMEZ RICO" w:date="2026-03-23T17:24:01.89Z" w16du:dateUtc="2026-03-23T17:24:01.89Z" w:id="760159295">
            <w:trPr>
              <w:trHeight w:val="300"/>
            </w:trPr>
          </w:trPrChange>
          <w:ins w:author="ELENA GÓMEZ RICO" w:date="2026-03-23T17:24:01.908Z" w16du:dateUtc="2026-03-23T17:24:01.908Z" w:id="673320175"/>
        </w:trPr>
        <w:tc>
          <w:tcPr>
            <w:tcW w:w="712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5Z" w:id="2005244959">
              <w:tcPr>
                <w:tcW w:w="4680" w:type="dxa"/>
                <w:tcMar/>
              </w:tcPr>
            </w:tcPrChange>
          </w:tcPr>
          <w:p w:rsidR="41B8CC56" w:rsidP="3041B978" w:rsidRDefault="41B8CC56" w14:paraId="234C14FF" w14:textId="12919CBC">
            <w:pPr>
              <w:bidi w:val="0"/>
              <w:spacing w:before="0" w:beforeAutospacing="off" w:after="0" w:afterAutospacing="off" w:line="240" w:lineRule="auto"/>
              <w:jc w:val="both"/>
              <w:rPr>
                <w:rFonts w:ascii="Times New Roman" w:hAnsi="Times New Roman" w:eastAsia="Times New Roman" w:cs="Times New Roman"/>
                <w:sz w:val="24"/>
                <w:szCs w:val="24"/>
                <w:lang w:val="en-US"/>
              </w:rPr>
              <w:pPrChange w:author="ELENA GÓMEZ RICO" w:date="2026-03-23T17:24:22.36Z">
                <w:pPr>
                  <w:bidi w:val="0"/>
                </w:pPr>
              </w:pPrChange>
            </w:pPr>
            <w:ins w:author="ELENA GÓMEZ RICO" w:date="2026-03-23T17:24:01.908Z" w16du:dateUtc="2026-03-23T17:24:01.908Z" w:id="1992834623">
              <w:r w:rsidRPr="3041B978" w:rsidR="41B8CC56">
                <w:rPr>
                  <w:rFonts w:ascii="Times New Roman" w:hAnsi="Times New Roman" w:eastAsia="Times New Roman" w:cs="Times New Roman"/>
                  <w:sz w:val="24"/>
                  <w:szCs w:val="24"/>
                  <w:lang w:val="en-US"/>
                </w:rPr>
                <w:t xml:space="preserve">Community agency; recognition of diverse knowledge systems and non-Western representation </w:t>
              </w:r>
            </w:ins>
          </w:p>
        </w:tc>
        <w:tc>
          <w:tcPr>
            <w:tcW w:w="279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5Z" w:id="1194700777">
              <w:tcPr>
                <w:tcW w:w="4680" w:type="dxa"/>
                <w:tcMar/>
              </w:tcPr>
            </w:tcPrChange>
          </w:tcPr>
          <w:p w:rsidR="41B8CC56" w:rsidP="3041B978" w:rsidRDefault="41B8CC56" w14:paraId="594DE2EF" w14:textId="139D056C">
            <w:pPr>
              <w:bidi w:val="0"/>
              <w:spacing w:before="0" w:beforeAutospacing="off" w:after="0" w:afterAutospacing="off" w:line="240" w:lineRule="auto"/>
              <w:jc w:val="both"/>
              <w:rPr>
                <w:rFonts w:ascii="Times New Roman" w:hAnsi="Times New Roman" w:eastAsia="Times New Roman" w:cs="Times New Roman"/>
                <w:sz w:val="24"/>
                <w:szCs w:val="24"/>
                <w:lang w:val="en-US"/>
              </w:rPr>
              <w:pPrChange w:author="ELENA GÓMEZ RICO" w:date="2026-03-23T17:24:22.36Z">
                <w:pPr>
                  <w:bidi w:val="0"/>
                </w:pPr>
              </w:pPrChange>
            </w:pPr>
            <w:ins w:author="ELENA GÓMEZ RICO" w:date="2026-03-23T17:24:01.909Z" w16du:dateUtc="2026-03-23T17:24:01.909Z" w:id="1614822232">
              <w:r w:rsidRPr="3041B978" w:rsidR="41B8CC56">
                <w:rPr>
                  <w:rFonts w:ascii="Times New Roman" w:hAnsi="Times New Roman" w:eastAsia="Times New Roman" w:cs="Times New Roman"/>
                  <w:sz w:val="24"/>
                  <w:szCs w:val="24"/>
                  <w:lang w:val="en-US"/>
                </w:rPr>
                <w:t>1, 2 (i</w:t>
              </w:r>
            </w:ins>
            <w:ins w:author="ELENA GÓMEZ RICO" w:date="2026-03-23T17:36:27.478Z" w16du:dateUtc="2026-03-23T17:36:27.478Z" w:id="1766510324">
              <w:r w:rsidRPr="3041B978" w:rsidR="0766F0F2">
                <w:rPr>
                  <w:rFonts w:ascii="Times New Roman" w:hAnsi="Times New Roman" w:eastAsia="Times New Roman" w:cs="Times New Roman"/>
                  <w:sz w:val="24"/>
                  <w:szCs w:val="24"/>
                  <w:lang w:val="en-US"/>
                </w:rPr>
                <w:t>nterpreted</w:t>
              </w:r>
            </w:ins>
            <w:ins w:author="ELENA GÓMEZ RICO" w:date="2026-03-23T17:24:01.909Z" w16du:dateUtc="2026-03-23T17:24:01.909Z" w:id="1673592091">
              <w:r w:rsidRPr="3041B978" w:rsidR="41B8CC56">
                <w:rPr>
                  <w:rFonts w:ascii="Times New Roman" w:hAnsi="Times New Roman" w:eastAsia="Times New Roman" w:cs="Times New Roman"/>
                  <w:sz w:val="24"/>
                  <w:szCs w:val="24"/>
                  <w:lang w:val="en-US"/>
                </w:rPr>
                <w:t>)</w:t>
              </w:r>
            </w:ins>
          </w:p>
        </w:tc>
      </w:tr>
      <w:tr w:rsidR="41B8CC56" w:rsidTr="3041B978" w14:paraId="24A25A8C">
        <w:trPr>
          <w:trHeight w:val="300"/>
          <w:trPrChange w:author="ELENA GÓMEZ RICO" w:date="2026-03-23T17:24:01.89Z" w16du:dateUtc="2026-03-23T17:24:01.89Z" w:id="1771679796">
            <w:trPr>
              <w:trHeight w:val="300"/>
            </w:trPr>
          </w:trPrChange>
          <w:ins w:author="ELENA GÓMEZ RICO" w:date="2026-03-23T17:24:01.909Z" w16du:dateUtc="2026-03-23T17:24:01.909Z" w:id="153574697"/>
        </w:trPr>
        <w:tc>
          <w:tcPr>
            <w:tcW w:w="712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5Z" w:id="1558635505">
              <w:tcPr>
                <w:tcW w:w="4680" w:type="dxa"/>
                <w:tcMar/>
              </w:tcPr>
            </w:tcPrChange>
          </w:tcPr>
          <w:p w:rsidR="41B8CC56" w:rsidP="41B8CC56" w:rsidRDefault="41B8CC56" w14:paraId="41E7C674" w14:textId="5BF9566C">
            <w:pPr>
              <w:pStyle w:val="Normal"/>
              <w:bidi w:val="0"/>
              <w:spacing w:before="0" w:beforeAutospacing="off" w:after="0" w:afterAutospacing="off" w:line="240" w:lineRule="auto"/>
              <w:jc w:val="both"/>
              <w:rPr>
                <w:rFonts w:ascii="Times New Roman" w:hAnsi="Times New Roman" w:eastAsia="Times New Roman" w:cs="Times New Roman"/>
                <w:sz w:val="24"/>
                <w:szCs w:val="24"/>
                <w:lang w:val="en-US"/>
              </w:rPr>
            </w:pPr>
            <w:ins w:author="ELENA GÓMEZ RICO" w:date="2026-03-23T17:24:01.909Z" w16du:dateUtc="2026-03-23T17:24:01.909Z" w:id="696865033">
              <w:r w:rsidRPr="3041B978" w:rsidR="41B8CC56">
                <w:rPr>
                  <w:rFonts w:ascii="Times New Roman" w:hAnsi="Times New Roman" w:eastAsia="Times New Roman" w:cs="Times New Roman"/>
                  <w:sz w:val="24"/>
                  <w:szCs w:val="24"/>
                  <w:lang w:val="en-US"/>
                </w:rPr>
                <w:t>Sensitive domain; bias mitigation noted</w:t>
              </w:r>
            </w:ins>
            <w:ins w:author="ELENA GÓMEZ RICO" w:date="2026-03-23T17:54:44.2Z" w16du:dateUtc="2026-03-23T17:54:44.2Z" w:id="1073300058">
              <w:r w:rsidRPr="3041B978" w:rsidR="387238BA">
                <w:rPr>
                  <w:rFonts w:ascii="Times New Roman" w:hAnsi="Times New Roman" w:eastAsia="Times New Roman" w:cs="Times New Roman"/>
                  <w:sz w:val="24"/>
                  <w:szCs w:val="24"/>
                  <w:lang w:val="en-US"/>
                </w:rPr>
                <w:t xml:space="preserve"> (controversial classification tracking)</w:t>
              </w:r>
            </w:ins>
          </w:p>
        </w:tc>
        <w:tc>
          <w:tcPr>
            <w:tcW w:w="279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6Z" w:id="1311424706">
              <w:tcPr>
                <w:tcW w:w="4680" w:type="dxa"/>
                <w:tcMar/>
              </w:tcPr>
            </w:tcPrChange>
          </w:tcPr>
          <w:p w:rsidR="41B8CC56" w:rsidP="3041B978" w:rsidRDefault="41B8CC56" w14:paraId="54D520DA" w14:textId="42F1C41E">
            <w:pPr>
              <w:bidi w:val="0"/>
              <w:spacing w:before="0" w:beforeAutospacing="off" w:after="0" w:afterAutospacing="off" w:line="240" w:lineRule="auto"/>
              <w:jc w:val="both"/>
              <w:rPr>
                <w:rFonts w:ascii="Times New Roman" w:hAnsi="Times New Roman" w:eastAsia="Times New Roman" w:cs="Times New Roman"/>
                <w:sz w:val="24"/>
                <w:szCs w:val="24"/>
                <w:lang w:val="en-US"/>
              </w:rPr>
              <w:pPrChange w:author="ELENA GÓMEZ RICO" w:date="2026-03-23T17:24:22.361Z">
                <w:pPr>
                  <w:bidi w:val="0"/>
                </w:pPr>
              </w:pPrChange>
            </w:pPr>
            <w:ins w:author="ELENA GÓMEZ RICO" w:date="2026-03-23T17:24:01.909Z" w16du:dateUtc="2026-03-23T17:24:01.909Z" w:id="137433011">
              <w:r w:rsidRPr="3041B978" w:rsidR="41B8CC56">
                <w:rPr>
                  <w:rFonts w:ascii="Times New Roman" w:hAnsi="Times New Roman" w:eastAsia="Times New Roman" w:cs="Times New Roman"/>
                  <w:sz w:val="24"/>
                  <w:szCs w:val="24"/>
                  <w:lang w:val="en-US"/>
                </w:rPr>
                <w:t>7</w:t>
              </w:r>
            </w:ins>
            <w:ins w:author="ELENA GÓMEZ RICO" w:date="2026-03-23T17:54:35.671Z" w16du:dateUtc="2026-03-23T17:54:35.671Z" w:id="917224931">
              <w:r w:rsidRPr="3041B978" w:rsidR="16F74FB7">
                <w:rPr>
                  <w:rFonts w:ascii="Times New Roman" w:hAnsi="Times New Roman" w:eastAsia="Times New Roman" w:cs="Times New Roman"/>
                  <w:sz w:val="24"/>
                  <w:szCs w:val="24"/>
                  <w:lang w:val="en-US"/>
                </w:rPr>
                <w:t>, 19</w:t>
              </w:r>
            </w:ins>
          </w:p>
        </w:tc>
      </w:tr>
      <w:tr w:rsidR="41B8CC56" w:rsidTr="3041B978" w14:paraId="6EA293F0">
        <w:trPr>
          <w:trHeight w:val="300"/>
          <w:trPrChange w:author="ELENA GÓMEZ RICO" w:date="2026-03-23T17:24:01.891Z" w16du:dateUtc="2026-03-23T17:24:01.891Z" w:id="1953849521">
            <w:trPr>
              <w:trHeight w:val="300"/>
            </w:trPr>
          </w:trPrChange>
          <w:ins w:author="ELENA GÓMEZ RICO" w:date="2026-03-23T17:24:01.909Z" w16du:dateUtc="2026-03-23T17:24:01.909Z" w:id="1845194144"/>
        </w:trPr>
        <w:tc>
          <w:tcPr>
            <w:tcW w:w="712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6Z" w:id="1280909349">
              <w:tcPr>
                <w:tcW w:w="4680" w:type="dxa"/>
                <w:tcMar/>
              </w:tcPr>
            </w:tcPrChange>
          </w:tcPr>
          <w:p w:rsidR="41B8CC56" w:rsidP="3041B978" w:rsidRDefault="41B8CC56" w14:paraId="57DEE3C0" w14:textId="54D25D00">
            <w:pPr>
              <w:bidi w:val="0"/>
              <w:spacing w:before="0" w:beforeAutospacing="off" w:after="0" w:afterAutospacing="off" w:line="240" w:lineRule="auto"/>
              <w:jc w:val="both"/>
              <w:rPr>
                <w:rFonts w:ascii="Times New Roman" w:hAnsi="Times New Roman" w:eastAsia="Times New Roman" w:cs="Times New Roman"/>
                <w:sz w:val="24"/>
                <w:szCs w:val="24"/>
                <w:lang w:val="en-US"/>
              </w:rPr>
              <w:pPrChange w:author="ELENA GÓMEZ RICO" w:date="2026-03-23T17:24:22.361Z">
                <w:pPr>
                  <w:bidi w:val="0"/>
                </w:pPr>
              </w:pPrChange>
            </w:pPr>
            <w:ins w:author="ELENA GÓMEZ RICO" w:date="2026-03-23T17:24:01.909Z" w16du:dateUtc="2026-03-23T17:24:01.909Z" w:id="1767350391">
              <w:r w:rsidRPr="3041B978" w:rsidR="41B8CC56">
                <w:rPr>
                  <w:rFonts w:ascii="Times New Roman" w:hAnsi="Times New Roman" w:eastAsia="Times New Roman" w:cs="Times New Roman"/>
                  <w:sz w:val="24"/>
                  <w:szCs w:val="24"/>
                  <w:lang w:val="en-US"/>
                </w:rPr>
                <w:t>Community agency; diverse knowledge systems; culturally grounded access rules; multivocal approach</w:t>
              </w:r>
            </w:ins>
          </w:p>
        </w:tc>
        <w:tc>
          <w:tcPr>
            <w:tcW w:w="279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6Z" w:id="921716155">
              <w:tcPr>
                <w:tcW w:w="4680" w:type="dxa"/>
                <w:tcMar/>
              </w:tcPr>
            </w:tcPrChange>
          </w:tcPr>
          <w:p w:rsidR="41B8CC56" w:rsidP="3041B978" w:rsidRDefault="41B8CC56" w14:paraId="0537E522" w14:textId="58569441">
            <w:pPr>
              <w:bidi w:val="0"/>
              <w:spacing w:before="0" w:beforeAutospacing="off" w:after="0" w:afterAutospacing="off" w:line="240" w:lineRule="auto"/>
              <w:jc w:val="both"/>
              <w:rPr>
                <w:rFonts w:ascii="Times New Roman" w:hAnsi="Times New Roman" w:eastAsia="Times New Roman" w:cs="Times New Roman"/>
                <w:sz w:val="24"/>
                <w:szCs w:val="24"/>
                <w:lang w:val="en-US"/>
              </w:rPr>
              <w:pPrChange w:author="ELENA GÓMEZ RICO" w:date="2026-03-23T17:24:22.361Z">
                <w:pPr>
                  <w:bidi w:val="0"/>
                </w:pPr>
              </w:pPrChange>
            </w:pPr>
            <w:ins w:author="ELENA GÓMEZ RICO" w:date="2026-03-23T17:24:01.909Z" w16du:dateUtc="2026-03-23T17:24:01.909Z" w:id="1587835461">
              <w:r w:rsidRPr="3041B978" w:rsidR="41B8CC56">
                <w:rPr>
                  <w:rFonts w:ascii="Times New Roman" w:hAnsi="Times New Roman" w:eastAsia="Times New Roman" w:cs="Times New Roman"/>
                  <w:sz w:val="24"/>
                  <w:szCs w:val="24"/>
                  <w:lang w:val="en-US"/>
                </w:rPr>
                <w:t>16, 20, 21</w:t>
              </w:r>
            </w:ins>
          </w:p>
        </w:tc>
      </w:tr>
      <w:tr w:rsidR="41B8CC56" w:rsidTr="3041B978" w14:paraId="640A3E20">
        <w:trPr>
          <w:trHeight w:val="300"/>
          <w:trPrChange w:author="ELENA GÓMEZ RICO" w:date="2026-03-23T17:24:01.891Z" w16du:dateUtc="2026-03-23T17:24:01.891Z" w:id="458189813">
            <w:trPr>
              <w:trHeight w:val="300"/>
            </w:trPr>
          </w:trPrChange>
          <w:ins w:author="ELENA GÓMEZ RICO" w:date="2026-03-23T17:24:01.909Z" w16du:dateUtc="2026-03-23T17:24:01.909Z" w:id="900099775"/>
        </w:trPr>
        <w:tc>
          <w:tcPr>
            <w:tcW w:w="7125"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6Z" w:id="1074366478">
              <w:tcPr>
                <w:tcW w:w="4680" w:type="dxa"/>
                <w:tcMar/>
              </w:tcPr>
            </w:tcPrChange>
          </w:tcPr>
          <w:p w:rsidR="41B8CC56" w:rsidP="3041B978" w:rsidRDefault="41B8CC56" w14:paraId="698D2D22" w14:textId="34D408EE">
            <w:pPr>
              <w:bidi w:val="0"/>
              <w:spacing w:before="0" w:beforeAutospacing="off" w:after="0" w:afterAutospacing="off" w:line="240" w:lineRule="auto"/>
              <w:jc w:val="both"/>
              <w:rPr>
                <w:rFonts w:ascii="Times New Roman" w:hAnsi="Times New Roman" w:eastAsia="Times New Roman" w:cs="Times New Roman"/>
                <w:sz w:val="24"/>
                <w:szCs w:val="24"/>
                <w:lang w:val="en-US"/>
              </w:rPr>
              <w:pPrChange w:author="ELENA GÓMEZ RICO" w:date="2026-03-23T17:24:22.361Z">
                <w:pPr>
                  <w:bidi w:val="0"/>
                </w:pPr>
              </w:pPrChange>
            </w:pPr>
            <w:ins w:author="ELENA GÓMEZ RICO" w:date="2026-03-23T17:24:01.909Z" w16du:dateUtc="2026-03-23T17:24:01.909Z" w:id="915673282">
              <w:r w:rsidRPr="3041B978" w:rsidR="41B8CC56">
                <w:rPr>
                  <w:rFonts w:ascii="Times New Roman" w:hAnsi="Times New Roman" w:eastAsia="Times New Roman" w:cs="Times New Roman"/>
                  <w:sz w:val="24"/>
                  <w:szCs w:val="24"/>
                  <w:lang w:val="en-US"/>
                </w:rPr>
                <w:t>Not explicit</w:t>
              </w:r>
            </w:ins>
          </w:p>
        </w:tc>
        <w:tc>
          <w:tcPr>
            <w:tcW w:w="2790" w:type="dxa"/>
            <w:tcBorders>
              <w:top w:val="single" w:color="000000" w:themeColor="text1" w:sz="12"/>
              <w:left w:val="single" w:color="000000" w:themeColor="text1" w:sz="12"/>
              <w:bottom w:val="single" w:color="000000" w:themeColor="text1" w:sz="12"/>
              <w:right w:val="single" w:color="000000" w:themeColor="text1" w:sz="12"/>
            </w:tcBorders>
            <w:tcMar>
              <w:left w:w="108" w:type="dxa"/>
              <w:right w:w="108" w:type="dxa"/>
            </w:tcMar>
            <w:vAlign w:val="center"/>
            <w:tcPrChange w:author="ELENA GÓMEZ RICO" w:date="2026-03-23T17:24:28.736Z" w:id="1960387159">
              <w:tcPr>
                <w:tcW w:w="4680" w:type="dxa"/>
                <w:tcMar/>
              </w:tcPr>
            </w:tcPrChange>
          </w:tcPr>
          <w:p w:rsidR="41B8CC56" w:rsidP="3041B978" w:rsidRDefault="41B8CC56" w14:paraId="09C13A66" w14:textId="544E30EF">
            <w:pPr>
              <w:bidi w:val="0"/>
              <w:spacing w:before="0" w:beforeAutospacing="off" w:after="0" w:afterAutospacing="off" w:line="240" w:lineRule="auto"/>
              <w:jc w:val="both"/>
              <w:rPr>
                <w:rFonts w:ascii="Times New Roman" w:hAnsi="Times New Roman" w:eastAsia="Times New Roman" w:cs="Times New Roman"/>
                <w:sz w:val="24"/>
                <w:szCs w:val="24"/>
                <w:lang w:val="en-US"/>
              </w:rPr>
              <w:pPrChange w:author="ELENA GÓMEZ RICO" w:date="2026-03-23T17:24:22.362Z">
                <w:pPr>
                  <w:bidi w:val="0"/>
                </w:pPr>
              </w:pPrChange>
            </w:pPr>
            <w:ins w:author="ELENA GÓMEZ RICO" w:date="2026-03-23T17:24:01.909Z" w16du:dateUtc="2026-03-23T17:24:01.909Z" w:id="331155785">
              <w:r w:rsidRPr="3041B978" w:rsidR="41B8CC56">
                <w:rPr>
                  <w:rFonts w:ascii="Times New Roman" w:hAnsi="Times New Roman" w:eastAsia="Times New Roman" w:cs="Times New Roman"/>
                  <w:sz w:val="24"/>
                  <w:szCs w:val="24"/>
                  <w:lang w:val="en-US"/>
                </w:rPr>
                <w:t>3, 5, 8, 9, 10, 11, 12, 13, 14, 15, 17, 18, 22</w:t>
              </w:r>
            </w:ins>
          </w:p>
        </w:tc>
      </w:tr>
    </w:tbl>
    <w:p w:rsidRPr="00492B76" w:rsidR="00307D51" w:rsidP="3041B978" w:rsidRDefault="00D26924" w14:paraId="77046D50" w14:textId="64D4BBCB">
      <w:pPr>
        <w:bidi w:val="0"/>
        <w:spacing w:before="360" w:beforeAutospacing="off" w:after="80" w:afterAutospacing="off" w:line="360" w:lineRule="auto"/>
        <w:jc w:val="both"/>
        <w:rPr>
          <w:ins w:author="ELENA GÓMEZ RICO" w:date="2026-03-23T17:24:01.909Z" w16du:dateUtc="2026-03-23T17:24:01.909Z" w:id="54597516"/>
          <w:rFonts w:ascii="Times New Roman" w:hAnsi="Times New Roman" w:eastAsia="Times New Roman" w:cs="Times New Roman"/>
          <w:noProof w:val="0"/>
          <w:sz w:val="24"/>
          <w:szCs w:val="24"/>
          <w:lang w:val="en-US"/>
        </w:rPr>
        <w:pPrChange w:author="ELENA GÓMEZ RICO" w:date="2026-03-23T17:24:01.906Z">
          <w:pPr>
            <w:bidi w:val="0"/>
          </w:pPr>
        </w:pPrChange>
      </w:pPr>
      <w:ins w:author="ELENA GÓMEZ RICO" w:date="2026-03-23T17:24:01.909Z" w16du:dateUtc="2026-03-23T17:24:01.909Z" w:id="86167983">
        <w:r w:rsidRPr="3041B978" w:rsidR="4FCDD79C">
          <w:rPr>
            <w:rFonts w:ascii="Times New Roman" w:hAnsi="Times New Roman" w:eastAsia="Times New Roman" w:cs="Times New Roman"/>
            <w:noProof w:val="0"/>
            <w:sz w:val="24"/>
            <w:szCs w:val="24"/>
            <w:lang w:val="en-US"/>
          </w:rPr>
          <w:t xml:space="preserve">Table 6. Representational gaps and epistemic justice by </w:t>
        </w:r>
        <w:r w:rsidRPr="3041B978" w:rsidR="4FCDD79C">
          <w:rPr>
            <w:rFonts w:ascii="Times New Roman" w:hAnsi="Times New Roman" w:eastAsia="Times New Roman" w:cs="Times New Roman"/>
            <w:noProof w:val="0"/>
            <w:sz w:val="24"/>
            <w:szCs w:val="24"/>
            <w:lang w:val="en-US"/>
          </w:rPr>
          <w:t>stated</w:t>
        </w:r>
        <w:r w:rsidRPr="3041B978" w:rsidR="4FCDD79C">
          <w:rPr>
            <w:rFonts w:ascii="Times New Roman" w:hAnsi="Times New Roman" w:eastAsia="Times New Roman" w:cs="Times New Roman"/>
            <w:noProof w:val="0"/>
            <w:sz w:val="24"/>
            <w:szCs w:val="24"/>
            <w:lang w:val="en-US"/>
          </w:rPr>
          <w:t xml:space="preserve"> category - D4 (source: authors data)</w:t>
        </w:r>
      </w:ins>
    </w:p>
    <w:p w:rsidRPr="00492B76" w:rsidR="00307D51" w:rsidP="66452F6F" w:rsidRDefault="00D26924" w14:paraId="566E4053" w14:textId="47A26BEA">
      <w:pPr>
        <w:bidi w:val="0"/>
        <w:spacing w:before="240" w:beforeAutospacing="off" w:after="240" w:afterAutospacing="off"/>
        <w:jc w:val="both"/>
        <w:rPr>
          <w:ins w:author="ELENA GÓMEZ RICO" w:date="2026-03-24T08:47:09.451Z" w16du:dateUtc="2026-03-24T08:47:09.451Z" w:id="1368686566"/>
          <w:rFonts w:ascii="Times New Roman" w:hAnsi="Times New Roman" w:eastAsia="Times New Roman" w:cs="Times New Roman"/>
          <w:noProof w:val="0"/>
          <w:sz w:val="24"/>
          <w:szCs w:val="24"/>
          <w:lang w:val="en-US"/>
        </w:rPr>
        <w:pPrChange w:author="ELENA GÓMEZ RICO" w:date="2026-03-24T08:47:16.873Z">
          <w:pPr>
            <w:bidi w:val="0"/>
          </w:pPr>
        </w:pPrChange>
      </w:pPr>
      <w:ins w:author="ELENA GÓMEZ RICO" w:date="2026-03-24T08:47:09.451Z" w16du:dateUtc="2026-03-24T08:47:09.451Z" w:id="1034762256">
        <w:r w:rsidRPr="66452F6F" w:rsidR="03484E96">
          <w:rPr>
            <w:rFonts w:ascii="Times New Roman" w:hAnsi="Times New Roman" w:eastAsia="Times New Roman" w:cs="Times New Roman"/>
            <w:noProof w:val="0"/>
            <w:sz w:val="24"/>
            <w:szCs w:val="24"/>
            <w:lang w:val="en-US"/>
          </w:rPr>
          <w:t xml:space="preserve">Across D1–D4, the picture </w:t>
        </w:r>
      </w:ins>
      <w:ins w:author="ELENA GÓMEZ RICO" w:date="2026-03-24T09:57:41.587Z" w16du:dateUtc="2026-03-24T09:57:41.587Z" w:id="1476898260">
        <w:r w:rsidRPr="66452F6F" w:rsidR="5B407E0C">
          <w:rPr>
            <w:rFonts w:ascii="Times New Roman" w:hAnsi="Times New Roman" w:eastAsia="Times New Roman" w:cs="Times New Roman"/>
            <w:noProof w:val="0"/>
            <w:sz w:val="24"/>
            <w:szCs w:val="24"/>
            <w:lang w:val="en-US"/>
          </w:rPr>
          <w:t>could be</w:t>
        </w:r>
      </w:ins>
      <w:ins w:author="ELENA GÓMEZ RICO" w:date="2026-03-24T08:47:09.451Z" w16du:dateUtc="2026-03-24T08:47:09.451Z" w:id="1860856221">
        <w:r w:rsidRPr="66452F6F" w:rsidR="03484E96">
          <w:rPr>
            <w:rFonts w:ascii="Times New Roman" w:hAnsi="Times New Roman" w:eastAsia="Times New Roman" w:cs="Times New Roman"/>
            <w:noProof w:val="0"/>
            <w:sz w:val="24"/>
            <w:szCs w:val="24"/>
            <w:lang w:val="en-US"/>
          </w:rPr>
          <w:t xml:space="preserve"> consistent: participatory methods are</w:t>
        </w:r>
      </w:ins>
      <w:ins w:author="ELENA GÓMEZ RICO" w:date="2026-03-24T08:48:23.999Z" w16du:dateUtc="2026-03-24T08:48:23.999Z" w:id="1817641642">
        <w:r w:rsidRPr="66452F6F" w:rsidR="7D19E73D">
          <w:rPr>
            <w:rFonts w:ascii="Times New Roman" w:hAnsi="Times New Roman" w:eastAsia="Times New Roman" w:cs="Times New Roman"/>
            <w:noProof w:val="0"/>
            <w:sz w:val="24"/>
            <w:szCs w:val="24"/>
            <w:lang w:val="en-US"/>
          </w:rPr>
          <w:t xml:space="preserve"> documented </w:t>
        </w:r>
      </w:ins>
      <w:ins w:author="ELENA GÓMEZ RICO" w:date="2026-03-24T08:47:09.451Z" w16du:dateUtc="2026-03-24T08:47:09.451Z" w:id="140494581">
        <w:r w:rsidRPr="66452F6F" w:rsidR="03484E96">
          <w:rPr>
            <w:rFonts w:ascii="Times New Roman" w:hAnsi="Times New Roman" w:eastAsia="Times New Roman" w:cs="Times New Roman"/>
            <w:noProof w:val="0"/>
            <w:sz w:val="24"/>
            <w:szCs w:val="24"/>
            <w:lang w:val="en-US"/>
          </w:rPr>
          <w:t xml:space="preserve">in the design of semantic and </w:t>
        </w:r>
        <w:r w:rsidRPr="66452F6F" w:rsidR="03484E96">
          <w:rPr>
            <w:rFonts w:ascii="Times New Roman" w:hAnsi="Times New Roman" w:eastAsia="Times New Roman" w:cs="Times New Roman"/>
            <w:noProof w:val="0"/>
            <w:sz w:val="24"/>
            <w:szCs w:val="24"/>
            <w:lang w:val="en-US"/>
          </w:rPr>
          <w:t>NeSyAI</w:t>
        </w:r>
        <w:r w:rsidRPr="66452F6F" w:rsidR="03484E96">
          <w:rPr>
            <w:rFonts w:ascii="Times New Roman" w:hAnsi="Times New Roman" w:eastAsia="Times New Roman" w:cs="Times New Roman"/>
            <w:noProof w:val="0"/>
            <w:sz w:val="24"/>
            <w:szCs w:val="24"/>
            <w:lang w:val="en-US"/>
          </w:rPr>
          <w:t xml:space="preserve"> systems for heritage and library-like settings, but reporting is uneven—often strong on usability and retrieval, weaker on participation quality, governance, and epistemic justice. </w:t>
        </w:r>
        <w:r w:rsidRPr="66452F6F" w:rsidR="03484E96">
          <w:rPr>
            <w:rFonts w:ascii="Times New Roman" w:hAnsi="Times New Roman" w:eastAsia="Times New Roman" w:cs="Times New Roman"/>
            <w:b w:val="0"/>
            <w:bCs w:val="0"/>
            <w:noProof w:val="0"/>
            <w:sz w:val="24"/>
            <w:szCs w:val="24"/>
            <w:lang w:val="en-US"/>
            <w:rPrChange w:author="ELENA GÓMEZ RICO" w:date="2026-03-24T08:48:39.775Z" w16du:dateUtc="2026-03-24T08:48:39.775Z" w:id="633357870">
              <w:rPr>
                <w:rFonts w:ascii="Times New Roman" w:hAnsi="Times New Roman" w:eastAsia="Times New Roman" w:cs="Times New Roman"/>
                <w:b w:val="1"/>
                <w:bCs w:val="1"/>
                <w:noProof w:val="0"/>
                <w:sz w:val="24"/>
                <w:szCs w:val="24"/>
                <w:lang w:val="en-US"/>
              </w:rPr>
            </w:rPrChange>
          </w:rPr>
          <w:t>Bridging to digital library practice</w:t>
        </w:r>
        <w:r w:rsidRPr="66452F6F" w:rsidR="03484E96">
          <w:rPr>
            <w:rFonts w:ascii="Times New Roman" w:hAnsi="Times New Roman" w:eastAsia="Times New Roman" w:cs="Times New Roman"/>
            <w:b w:val="1"/>
            <w:bCs w:val="1"/>
            <w:noProof w:val="0"/>
            <w:sz w:val="24"/>
            <w:szCs w:val="24"/>
            <w:lang w:val="en-US"/>
          </w:rPr>
          <w:t>,</w:t>
        </w:r>
        <w:r w:rsidRPr="66452F6F" w:rsidR="03484E96">
          <w:rPr>
            <w:rFonts w:ascii="Times New Roman" w:hAnsi="Times New Roman" w:eastAsia="Times New Roman" w:cs="Times New Roman"/>
            <w:noProof w:val="0"/>
            <w:sz w:val="24"/>
            <w:szCs w:val="24"/>
            <w:lang w:val="en-US"/>
          </w:rPr>
          <w:t xml:space="preserve"> these gaps map onto decisions that</w:t>
        </w:r>
        <w:r w:rsidRPr="66452F6F" w:rsidR="03484E96">
          <w:rPr>
            <w:rFonts w:ascii="Times New Roman" w:hAnsi="Times New Roman" w:eastAsia="Times New Roman" w:cs="Times New Roman"/>
            <w:noProof w:val="0"/>
            <w:sz w:val="24"/>
            <w:szCs w:val="24"/>
            <w:lang w:val="en-US"/>
          </w:rPr>
          <w:t xml:space="preserve"> </w:t>
        </w:r>
      </w:ins>
      <w:ins w:author="ELENA GÓMEZ RICO" w:date="2026-03-24T08:49:05.728Z" w16du:dateUtc="2026-03-24T08:49:05.728Z" w:id="1132970200">
        <w:r w:rsidRPr="66452F6F" w:rsidR="38AC9B35">
          <w:rPr>
            <w:rFonts w:ascii="Times New Roman" w:hAnsi="Times New Roman" w:eastAsia="Times New Roman" w:cs="Times New Roman"/>
            <w:noProof w:val="0"/>
            <w:sz w:val="24"/>
            <w:szCs w:val="24"/>
            <w:lang w:val="en-US"/>
          </w:rPr>
          <w:t xml:space="preserve">library </w:t>
        </w:r>
      </w:ins>
      <w:ins w:author="ELENA GÓMEZ RICO" w:date="2026-03-24T08:47:09.451Z" w16du:dateUtc="2026-03-24T08:47:09.451Z" w:id="1109989262">
        <w:r w:rsidRPr="66452F6F" w:rsidR="03484E96">
          <w:rPr>
            <w:rFonts w:ascii="Times New Roman" w:hAnsi="Times New Roman" w:eastAsia="Times New Roman" w:cs="Times New Roman"/>
            <w:noProof w:val="0"/>
            <w:sz w:val="24"/>
            <w:szCs w:val="24"/>
            <w:lang w:val="en-US"/>
          </w:rPr>
          <w:t xml:space="preserve">professionals </w:t>
        </w:r>
        <w:r w:rsidRPr="66452F6F" w:rsidR="03484E96">
          <w:rPr>
            <w:rFonts w:ascii="Times New Roman" w:hAnsi="Times New Roman" w:eastAsia="Times New Roman" w:cs="Times New Roman"/>
            <w:noProof w:val="0"/>
            <w:sz w:val="24"/>
            <w:szCs w:val="24"/>
            <w:lang w:val="en-US"/>
          </w:rPr>
          <w:t xml:space="preserve">make about collection systems, knowledge organization, user testing, and community collaboration; the </w:t>
        </w:r>
      </w:ins>
      <w:ins w:author="ELENA GÓMEZ RICO" w:date="2026-03-24T08:49:15.838Z" w16du:dateUtc="2026-03-24T08:49:15.838Z" w:id="1941791992">
        <w:r w:rsidRPr="66452F6F" w:rsidR="69B6DC81">
          <w:rPr>
            <w:rFonts w:ascii="Times New Roman" w:hAnsi="Times New Roman" w:eastAsia="Times New Roman" w:cs="Times New Roman"/>
            <w:noProof w:val="0"/>
            <w:sz w:val="24"/>
            <w:szCs w:val="24"/>
            <w:lang w:val="en-US"/>
          </w:rPr>
          <w:t>d</w:t>
        </w:r>
      </w:ins>
      <w:ins w:author="ELENA GÓMEZ RICO" w:date="2026-03-24T08:47:09.451Z" w16du:dateUtc="2026-03-24T08:47:09.451Z" w:id="1820494300">
        <w:r w:rsidRPr="66452F6F" w:rsidR="03484E96">
          <w:rPr>
            <w:rFonts w:ascii="Times New Roman" w:hAnsi="Times New Roman" w:eastAsia="Times New Roman" w:cs="Times New Roman"/>
            <w:noProof w:val="0"/>
            <w:sz w:val="24"/>
            <w:szCs w:val="24"/>
            <w:lang w:val="en-US"/>
          </w:rPr>
          <w:t>iscussion interprets the patterns accordingly and states implications for research and service development.</w:t>
        </w:r>
      </w:ins>
    </w:p>
    <w:p w:rsidRPr="00492B76" w:rsidR="00307D51" w:rsidP="41B8CC56" w:rsidRDefault="00D26924" w14:paraId="16D5678B" w14:textId="6E46C6A0">
      <w:pPr>
        <w:bidi w:val="0"/>
      </w:pPr>
    </w:p>
    <w:p w:rsidRPr="00492B76" w:rsidR="00307D51" w:rsidP="41B8CC56" w:rsidRDefault="00D26924" w14:paraId="07C6772C" w14:textId="488C1B9D">
      <w:pPr>
        <w:bidi w:val="0"/>
      </w:pPr>
    </w:p>
    <w:p w:rsidRPr="00492B76" w:rsidR="00307D51" w:rsidP="41B8CC56" w:rsidRDefault="00D26924" w14:paraId="56A68C47" w14:textId="37250DCD">
      <w:pPr>
        <w:bidi w:val="0"/>
      </w:pPr>
    </w:p>
    <w:p w:rsidRPr="00492B76" w:rsidR="00307D51" w:rsidP="41B8CC56" w:rsidRDefault="00D26924" w14:paraId="5A59093E" w14:textId="3973A8CD">
      <w:pPr>
        <w:bidi w:val="0"/>
      </w:pPr>
    </w:p>
    <w:p w:rsidRPr="00492B76" w:rsidR="00307D51" w:rsidP="41B8CC56" w:rsidRDefault="00D26924" w14:paraId="5E7C282E" w14:textId="7C6F6EFE">
      <w:pPr>
        <w:bidi w:val="0"/>
      </w:pPr>
    </w:p>
    <w:p w:rsidRPr="00492B76" w:rsidR="00307D51" w:rsidP="41B8CC56" w:rsidRDefault="00D26924" w14:paraId="236983DA" w14:textId="189D18AD">
      <w:pPr>
        <w:bidi w:val="0"/>
      </w:pPr>
    </w:p>
    <w:p w:rsidRPr="00492B76" w:rsidR="00307D51" w:rsidP="41B8CC56" w:rsidRDefault="00D26924" w14:paraId="03AF08B6" w14:textId="52F1CC51">
      <w:pPr>
        <w:bidi w:val="0"/>
      </w:pPr>
    </w:p>
    <w:p w:rsidR="41B8CC56" w:rsidRDefault="41B8CC56" w14:paraId="1CD2FDBC" w14:textId="567EC53C"/>
    <w:p w:rsidR="47927E46" w:rsidP="41B8CC56" w:rsidRDefault="47927E46" w14:paraId="406B5BA8" w14:textId="4C872187">
      <w:pPr>
        <w:pStyle w:val="Normal"/>
        <w:rPr>
          <w:del w:author="ELENA GÓMEZ RICO" w:date="2026-03-22T22:09:16.506Z" w16du:dateUtc="2026-03-22T22:09:16.506Z" w:id="1593850507"/>
          <w:rPrChange w:author="ELENA GÓMEZ RICO" w:date="2026-03-22T21:25:50.343Z" w:id="521791732">
            <w:rPr>
              <w:del w:author="ELENA GÓMEZ RICO" w:date="2026-03-22T22:09:16.506Z" w16du:dateUtc="2026-03-22T22:09:16.506Z" w:id="1571414805"/>
              <w:rFonts w:ascii="Times New Roman" w:hAnsi="Times New Roman" w:cs="Times New Roman"/>
            </w:rPr>
          </w:rPrChange>
        </w:rPr>
      </w:pPr>
    </w:p>
    <w:p w:rsidRPr="00492B76" w:rsidR="00307D51" w:rsidP="3041B978" w:rsidRDefault="00D759E1" w14:paraId="12B8C9C2" w14:textId="0116BCCA">
      <w:pPr>
        <w:pStyle w:val="Heading1"/>
        <w:rPr>
          <w:rFonts w:ascii="Times New Roman" w:hAnsi="Times New Roman" w:eastAsia="Times New Roman" w:cs="Times New Roman"/>
        </w:rPr>
        <w:pPrChange w:author="ELENA GÓMEZ RICO" w:date="2026-03-23T21:17:47.942Z">
          <w:pPr>
            <w:pStyle w:val="Normal"/>
          </w:pPr>
        </w:pPrChange>
      </w:pPr>
      <w:bookmarkStart w:name="discussions" w:id="575"/>
      <w:bookmarkEnd w:id="517"/>
      <w:r w:rsidR="20791936">
        <w:rPr/>
        <w:t>Discussion</w:t>
      </w:r>
    </w:p>
    <w:p w:rsidR="004D4966" w:rsidP="66452F6F" w:rsidRDefault="00D26924" w14:paraId="2593276C" w14:textId="4E686672">
      <w:pPr>
        <w:pStyle w:val="Normal"/>
        <w:suppressLineNumbers w:val="0"/>
        <w:spacing w:before="360" w:beforeAutospacing="off" w:after="80" w:afterAutospacing="off" w:line="360" w:lineRule="auto"/>
        <w:ind w:left="0" w:right="0"/>
        <w:jc w:val="both"/>
        <w:rPr>
          <w:ins w:author="ELENA GÓMEZ RICO" w:date="2026-03-17T22:15:00Z" w16du:dateUtc="2026-03-17T21:15:00Z" w:id="93072161"/>
          <w:rFonts w:ascii="Times New Roman" w:hAnsi="Times New Roman" w:eastAsia="Times New Roman" w:cs="Times New Roman"/>
        </w:rPr>
        <w:pPrChange w:author="ELENA GÓMEZ RICO" w:date="2026-03-24T09:59:29.646Z">
          <w:pPr>
            <w:pStyle w:val="FirstParagraph"/>
            <w:jc w:val="both"/>
          </w:pPr>
        </w:pPrChange>
      </w:pPr>
      <w:r w:rsidR="7D178B4B">
        <w:rPr/>
        <w:t xml:space="preserve">The findings provide a critical perspective on the current state of human-centered semantic and </w:t>
      </w:r>
      <w:del w:author="ELENA GÓMEZ RICO" w:date="2026-03-17T22:10:00Z" w16du:dateUtc="2026-03-17T21:10:00Z" w:id="1127289369">
        <w:r w:rsidDel="00D26924">
          <w:delText xml:space="preserve">neurosymbolic </w:delText>
        </w:r>
      </w:del>
      <w:del w:author="ELENA GÓMEZ RICO" w:date="2026-03-19T11:25:40.248Z" w16du:dateUtc="2026-03-19T11:25:40.248Z" w:id="873311450">
        <w:r w:rsidDel="00D26924">
          <w:delText>AI</w:delText>
        </w:r>
      </w:del>
      <w:ins w:author="ELENA GÓMEZ RICO" w:date="2026-03-19T11:25:40.249Z" w16du:dateUtc="2026-03-19T11:25:40.249Z" w:id="979230993">
        <w:r w:rsidR="2A3A8DCD">
          <w:t>NeSyAI</w:t>
        </w:r>
      </w:ins>
      <w:r w:rsidR="7D178B4B">
        <w:rPr/>
        <w:t xml:space="preserve"> practices in digital libraries</w:t>
      </w:r>
      <w:ins w:author="ELENA GÓMEZ RICO" w:date="2026-03-17T22:10:00Z" w16du:dateUtc="2026-03-17T21:10:00Z" w:id="1254861033">
        <w:r w:rsidR="255D8861">
          <w:t xml:space="preserve"> </w:t>
        </w:r>
      </w:ins>
      <w:del w:author="ELENA GÓMEZ RICO" w:date="2026-03-17T22:10:00Z" w16du:dateUtc="2026-03-17T21:10:00Z" w:id="2066066962">
        <w:r w:rsidDel="00D26924">
          <w:delText xml:space="preserve">, </w:delText>
        </w:r>
      </w:del>
      <w:r w:rsidR="7D178B4B">
        <w:rPr/>
        <w:t xml:space="preserve">as </w:t>
      </w:r>
      <w:ins w:author="ELENA GÓMEZ RICO" w:date="2026-03-17T22:10:00Z" w16du:dateUtc="2026-03-17T21:10:00Z" w:id="1534213766">
        <w:r w:rsidR="255D8861">
          <w:t xml:space="preserve">part of a </w:t>
        </w:r>
      </w:ins>
      <w:ins w:author="ELENA GÓMEZ RICO" w:date="2026-03-19T11:22:15.984Z" w16du:dateUtc="2026-03-19T11:22:15.984Z" w:id="662013975">
        <w:r w:rsidR="0A171C5A">
          <w:t>broader</w:t>
        </w:r>
      </w:ins>
      <w:ins w:author="ELENA GÓMEZ RICO" w:date="2026-03-17T22:10:00Z" w16du:dateUtc="2026-03-17T21:10:00Z" w:id="225455624">
        <w:r w:rsidR="255D8861">
          <w:t xml:space="preserve"> </w:t>
        </w:r>
      </w:ins>
      <w:del w:author="ELENA GÓMEZ RICO" w:date="2026-03-17T22:10:00Z" w16du:dateUtc="2026-03-17T21:10:00Z" w:id="781420595">
        <w:r w:rsidDel="00D26924">
          <w:delText xml:space="preserve">Cultural </w:delText>
        </w:r>
      </w:del>
      <w:ins w:author="ELENA GÓMEZ RICO" w:date="2026-03-17T22:10:00Z" w16du:dateUtc="2026-03-17T21:10:00Z" w:id="1663265475">
        <w:r w:rsidR="255D8861">
          <w:t>c</w:t>
        </w:r>
        <w:r w:rsidR="255D8861">
          <w:t xml:space="preserve">ultural </w:t>
        </w:r>
      </w:ins>
      <w:ins w:author="ELENA GÓMEZ RICO" w:date="2026-03-17T22:11:00Z" w16du:dateUtc="2026-03-17T21:11:00Z" w:id="1676631942">
        <w:r w:rsidR="255D8861">
          <w:t xml:space="preserve">and socio-technical </w:t>
        </w:r>
      </w:ins>
      <w:commentRangeStart w:id="586"/>
      <w:ins w:author="ELENA GÓMEZ RICO" w:date="2026-03-17T22:11:00Z" w16du:dateUtc="2026-03-17T21:11:00Z" w:id="1684409987">
        <w:r w:rsidR="255D8861">
          <w:t>system</w:t>
        </w:r>
      </w:ins>
      <w:del w:author="ELENA GÓMEZ RICO" w:date="2026-03-17T22:10:00Z" w16du:dateUtc="2026-03-17T21:10:00Z" w:id="1621350533">
        <w:r w:rsidDel="00D26924">
          <w:delText>Cyber</w:delText>
        </w:r>
        <w:r w:rsidDel="00D26924">
          <w:delText>-</w:delText>
        </w:r>
      </w:del>
      <w:del w:author="ELENA GÓMEZ RICO" w:date="2026-03-17T22:11:00Z" w16du:dateUtc="2026-03-17T21:11:00Z" w:id="624773630">
        <w:r w:rsidDel="00D26924">
          <w:delText>Critical Ecosystem</w:delText>
        </w:r>
      </w:del>
      <w:commentRangeEnd w:id="586"/>
      <w:r>
        <w:rPr>
          <w:rStyle w:val="CommentReference"/>
        </w:rPr>
        <w:commentReference w:id="586"/>
      </w:r>
      <w:r w:rsidR="7D178B4B">
        <w:rPr/>
        <w:t xml:space="preserve">. </w:t>
      </w:r>
      <w:commentRangeStart w:id="589"/>
      <w:del w:author="ELENA GÓMEZ RICO" w:date="2026-03-17T22:15:00Z" w16du:dateUtc="2026-03-17T21:15:00Z" w:id="1215216288">
        <w:r w:rsidDel="00D26924">
          <w:delText>While participatory rhetoric is widespread, the empirical evidence shows that most use-cases continue to privilege technology-driven and expert-led pipelines, with limited early or sustained user involvement.</w:delText>
        </w:r>
      </w:del>
      <w:commentRangeEnd w:id="589"/>
      <w:r>
        <w:rPr>
          <w:rStyle w:val="CommentReference"/>
        </w:rPr>
        <w:commentReference w:id="589"/>
      </w:r>
      <w:ins w:author="ELENA GÓMEZ RICO" w:date="2026-03-17T22:15:00Z" w16du:dateUtc="2026-03-17T21:15:00Z" w:id="432195149">
        <w:r w:rsidR="14F6E9C4">
          <w:t xml:space="preserve"> </w:t>
        </w:r>
        <w:r w:rsidR="14F6E9C4">
          <w:t>When compared with P</w:t>
        </w:r>
      </w:ins>
      <w:ins w:author="ELENA GÓMEZ RICO" w:date="2026-03-23T17:25:18.293Z" w16du:dateUtc="2026-03-23T17:25:18.293Z" w:id="1013110847">
        <w:r w:rsidR="6D18E6A5">
          <w:t>D</w:t>
        </w:r>
      </w:ins>
      <w:ins w:author="ELENA GÓMEZ RICO" w:date="2026-03-17T22:15:00Z" w16du:dateUtc="2026-03-17T21:15:00Z" w:id="1202789793">
        <w:r w:rsidR="14F6E9C4">
          <w:t xml:space="preserve"> reviews,</w:t>
        </w:r>
        <w:r w:rsidR="14F6E9C4">
          <w:t xml:space="preserve"> like the studies </w:t>
        </w:r>
      </w:ins>
      <w:ins w:author="ELENA GÓMEZ RICO" w:date="2026-03-19T11:22:28.864Z" w16du:dateUtc="2026-03-19T11:22:28.864Z" w:id="1918791811">
        <w:r w:rsidR="6454CFD4">
          <w:t>summarized</w:t>
        </w:r>
      </w:ins>
      <w:ins w:author="ELENA GÓMEZ RICO" w:date="2026-03-17T22:15:00Z" w16du:dateUtc="2026-03-17T21:15:00Z" w:id="1905374062">
        <w:r w:rsidR="14F6E9C4">
          <w:t xml:space="preserve"> in </w:t>
        </w:r>
        <w:r w:rsidR="14F6E9C4">
          <w:t>Wacnik</w:t>
        </w:r>
      </w:ins>
      <w:ins w:author="ELENA GÓMEZ RICO" w:date="2026-03-23T17:26:09.058Z" w16du:dateUtc="2026-03-23T17:26:09.058Z" w:id="700960984">
        <w:r w:rsidR="44294BF3">
          <w:t>’s</w:t>
        </w:r>
      </w:ins>
      <w:ins w:author="ELENA GÓMEZ RICO" w:date="2026-03-17T22:15:00Z" w16du:dateUtc="2026-03-17T21:15:00Z" w:id="1670830786">
        <w:r w:rsidR="14F6E9C4">
          <w:t xml:space="preserve"> (2025)</w:t>
        </w:r>
        <w:r w:rsidR="14F6E9C4">
          <w:t>, many projects describe stakeholder participation at multiple stages</w:t>
        </w:r>
      </w:ins>
      <w:ins w:author="ELENA GÓMEZ RICO" w:date="2026-03-23T17:35:59.818Z" w16du:dateUtc="2026-03-23T17:35:59.818Z" w:id="260180663">
        <w:r w:rsidR="41BCCBDA">
          <w:t xml:space="preserve"> (D1</w:t>
        </w:r>
      </w:ins>
      <w:ins w:author="ELENA GÓMEZ RICO" w:date="2026-03-23T17:36:00.622Z" w16du:dateUtc="2026-03-23T17:36:00.622Z" w:id="1257044079">
        <w:r w:rsidR="41BCCBDA">
          <w:t>)</w:t>
        </w:r>
      </w:ins>
      <w:ins w:author="ELENA GÓMEZ RICO" w:date="2026-03-17T22:15:00Z" w16du:dateUtc="2026-03-17T21:15:00Z" w:id="1729633137">
        <w:r w:rsidR="14F6E9C4">
          <w:t xml:space="preserve">, while others confine it to specific moments in the lifecycle </w:t>
        </w:r>
      </w:ins>
      <w:ins w:author="ELENA GÓMEZ RICO" w:date="2026-03-23T17:28:30.166Z" w16du:dateUtc="2026-03-23T17:28:30.166Z" w:id="1055037278">
        <w:r w:rsidR="2497ED79">
          <w:t>(</w:t>
        </w:r>
        <w:r w:rsidR="2497ED79">
          <w:t>Wacnik</w:t>
        </w:r>
        <w:r w:rsidR="2497ED79">
          <w:t xml:space="preserve"> et al., 2025)</w:t>
        </w:r>
      </w:ins>
      <w:ins w:author="ELENA GÓMEZ RICO" w:date="2026-03-17T22:15:00Z" w16du:dateUtc="2026-03-17T21:15:00Z" w:id="1926815449">
        <w:r w:rsidR="14F6E9C4">
          <w:t xml:space="preserve">. </w:t>
        </w:r>
      </w:ins>
      <w:ins w:author="ELENA GÓMEZ RICO" w:date="2026-03-23T17:31:50.286Z" w16du:dateUtc="2026-03-23T17:31:50.286Z" w:id="279153016">
        <w:r w:rsidR="6F472132">
          <w:t>Aligned</w:t>
        </w:r>
      </w:ins>
      <w:ins w:author="ELENA GÓMEZ RICO" w:date="2026-03-17T22:15:00Z" w16du:dateUtc="2026-03-17T21:15:00Z" w:id="374562825">
        <w:r w:rsidR="14F6E9C4">
          <w:t xml:space="preserve"> with Delgado’s team analysis of participatory AI design,</w:t>
        </w:r>
        <w:r w:rsidR="14F6E9C4">
          <w:t xml:space="preserve"> </w:t>
        </w:r>
      </w:ins>
      <w:ins w:author="ELENA GÓMEZ RICO" w:date="2026-03-23T17:28:30.537Z" w16du:dateUtc="2026-03-23T17:28:30.537Z" w:id="416474815">
        <w:r w:rsidR="2497ED79">
          <w:t>PP</w:t>
        </w:r>
      </w:ins>
      <w:ins w:author="ELENA GÓMEZ RICO" w:date="2026-03-17T22:15:00Z" w16du:dateUtc="2026-03-17T21:15:00Z" w:id="153818496">
        <w:r w:rsidR="14F6E9C4">
          <w:t xml:space="preserve"> examined </w:t>
        </w:r>
        <w:r w:rsidR="14F6E9C4">
          <w:t xml:space="preserve">implement participation through consultative modes, in which preferences and values are elicited but scope and purpose remain primarily in expert hands </w:t>
        </w:r>
      </w:ins>
      <w:ins w:author="ELENA GÓMEZ RICO" w:date="2026-03-23T17:28:30.169Z" w16du:dateUtc="2026-03-23T17:28:30.169Z" w:id="341809521">
        <w:r w:rsidR="2497ED79">
          <w:t>(Delgado et al., 2023</w:t>
        </w:r>
        <w:r w:rsidR="2497ED79">
          <w:t>)</w:t>
        </w:r>
      </w:ins>
      <w:ins w:author="ELENA GÓMEZ RICO" w:date="2026-03-17T22:15:00Z" w16du:dateUtc="2026-03-17T21:15:00Z" w:id="586542702">
        <w:r w:rsidR="14F6E9C4">
          <w:t xml:space="preserve">. </w:t>
        </w:r>
      </w:ins>
      <w:ins w:author="ELENA GÓMEZ RICO" w:date="2026-03-23T17:35:29.876Z" w16du:dateUtc="2026-03-23T17:35:29.876Z" w:id="1688607082">
        <w:r w:rsidR="0DCD043E">
          <w:t>In accordance, PP</w:t>
        </w:r>
      </w:ins>
      <w:ins w:author="ELENA GÓMEZ RICO" w:date="2026-03-17T22:15:00Z" w16du:dateUtc="2026-03-17T21:15:00Z" w:id="1782152133">
        <w:r w:rsidR="14F6E9C4">
          <w:t xml:space="preserve"> for digital libraries replicate the </w:t>
        </w:r>
      </w:ins>
      <w:ins w:author="ELENA GÓMEZ RICO" w:date="2026-03-23T17:33:37.314Z" w16du:dateUtc="2026-03-23T17:33:37.314Z" w:id="986430623">
        <w:r w:rsidR="28F0FD12">
          <w:t>literature</w:t>
        </w:r>
      </w:ins>
      <w:ins w:author="ELENA GÓMEZ RICO" w:date="2026-03-17T22:15:00Z" w16du:dateUtc="2026-03-17T21:15:00Z" w:id="1961146321">
        <w:r w:rsidR="14F6E9C4">
          <w:t xml:space="preserve"> pattern whereby participation is distributed unevenly across phases </w:t>
        </w:r>
      </w:ins>
      <w:ins w:author="ELENA GÓMEZ RICO" w:date="2026-03-24T09:59:57.667Z" w16du:dateUtc="2026-03-24T09:59:57.667Z" w:id="725300487">
        <w:r w:rsidR="59DF4FC9">
          <w:t>that can reduce the influen</w:t>
        </w:r>
      </w:ins>
      <w:ins w:author="ELENA GÓMEZ RICO" w:date="2026-03-24T10:00:03.832Z" w16du:dateUtc="2026-03-24T10:00:03.832Z" w:id="1393175719">
        <w:r w:rsidR="59DF4FC9">
          <w:t>c</w:t>
        </w:r>
      </w:ins>
      <w:ins w:author="ELENA GÓMEZ RICO" w:date="2026-03-24T09:59:57.667Z" w16du:dateUtc="2026-03-24T09:59:57.667Z" w:id="1131786186">
        <w:r w:rsidR="59DF4FC9">
          <w:t xml:space="preserve">e </w:t>
        </w:r>
      </w:ins>
      <w:ins w:author="ELENA GÓMEZ RICO" w:date="2026-03-24T10:00:06.748Z" w16du:dateUtc="2026-03-24T10:00:06.748Z" w:id="1319362114">
        <w:r w:rsidR="59DF4FC9">
          <w:t>on</w:t>
        </w:r>
      </w:ins>
      <w:ins w:author="ELENA GÓMEZ RICO" w:date="2026-03-17T22:15:00Z" w16du:dateUtc="2026-03-17T21:15:00Z" w:id="399891645">
        <w:r w:rsidR="14F6E9C4">
          <w:t xml:space="preserve"> co‑governance of systems, which limits their capacity to transform how cultural‑heritage infrastructures are conceived and steered.</w:t>
        </w:r>
      </w:ins>
    </w:p>
    <w:p w:rsidRPr="002E77E4" w:rsidR="004D4966" w:rsidP="455BAE5D" w:rsidRDefault="004D4966" w14:paraId="3948A13A" w14:textId="50FCC4EC">
      <w:pPr>
        <w:pStyle w:val="Normal"/>
        <w:rPr>
          <w:ins w:author="ELENA GÓMEZ RICO" w:date="2026-03-17T22:15:00Z" w16du:dateUtc="2026-03-17T21:15:00Z" w:id="1541926964"/>
          <w:rFonts w:ascii="Times New Roman" w:hAnsi="Times New Roman" w:eastAsia="Times New Roman" w:cs="Times New Roman"/>
        </w:rPr>
      </w:pPr>
      <w:ins w:author="ELENA GÓMEZ RICO" w:date="2026-03-17T22:15:00Z" w16du:dateUtc="2026-03-17T21:15:00Z" w:id="402582459">
        <w:r w:rsidR="14F6E9C4">
          <w:t>Furthermore, the repertoire of tools</w:t>
        </w:r>
      </w:ins>
      <w:ins w:author="ELENA GÓMEZ RICO" w:date="2026-03-23T17:35:44.069Z" w16du:dateUtc="2026-03-23T17:35:44.069Z" w:id="1874903993">
        <w:r w:rsidR="01D14E28">
          <w:t xml:space="preserve"> (D2)</w:t>
        </w:r>
      </w:ins>
      <w:ins w:author="ELENA GÓMEZ RICO" w:date="2026-03-17T22:15:00Z" w16du:dateUtc="2026-03-17T21:15:00Z" w:id="298885449">
        <w:r w:rsidR="14F6E9C4">
          <w:t xml:space="preserve"> </w:t>
        </w:r>
        <w:r w:rsidR="14F6E9C4">
          <w:t>identified</w:t>
        </w:r>
        <w:r w:rsidR="14F6E9C4">
          <w:t xml:space="preserve"> </w:t>
        </w:r>
        <w:r w:rsidR="14F6E9C4">
          <w:t>shows a similar combination of ambition and constraint when compared with the reviews. Methodologically, the widespread use of co‑design workshops</w:t>
        </w:r>
      </w:ins>
      <w:ins w:author="ELENA GÓMEZ RICO" w:date="2026-03-23T17:55:30.215Z" w16du:dateUtc="2026-03-23T17:55:30.215Z" w:id="464095288">
        <w:r w:rsidR="51786599">
          <w:t xml:space="preserve"> (L1)</w:t>
        </w:r>
      </w:ins>
      <w:ins w:author="ELENA GÓMEZ RICO" w:date="2026-03-17T22:15:00Z" w16du:dateUtc="2026-03-17T21:15:00Z" w:id="155075879">
        <w:r w:rsidR="14F6E9C4">
          <w:t xml:space="preserve">, collaborative activities, and community‑oriented processes </w:t>
        </w:r>
      </w:ins>
      <w:ins w:author="ELENA GÓMEZ RICO" w:date="2026-03-24T08:10:50.318Z" w16du:dateUtc="2026-03-24T08:10:50.318Z" w:id="1682590069">
        <w:r w:rsidR="66A47DFD">
          <w:t>“</w:t>
        </w:r>
      </w:ins>
      <w:ins w:author="ELENA GÓMEZ RICO" w:date="2026-03-17T22:15:00Z" w16du:dateUtc="2026-03-17T21:15:00Z" w:id="1167775631">
        <w:r w:rsidR="14F6E9C4">
          <w:t xml:space="preserve">echoes the </w:t>
        </w:r>
        <w:r w:rsidR="14F6E9C4">
          <w:t>twin desire</w:t>
        </w:r>
        <w:r w:rsidR="14F6E9C4">
          <w:t xml:space="preserve"> diagnosed in participatory‑design literature to remedy inequitable design by engaging directly with stakeholders and users</w:t>
        </w:r>
      </w:ins>
      <w:ins w:author="ELENA GÓMEZ RICO" w:date="2026-03-24T08:10:52.731Z" w16du:dateUtc="2026-03-24T08:10:52.731Z" w:id="1495344445">
        <w:r w:rsidR="012F4C38">
          <w:t>”</w:t>
        </w:r>
      </w:ins>
      <w:ins w:author="ELENA GÓMEZ RICO" w:date="2026-03-17T22:15:00Z" w16du:dateUtc="2026-03-17T21:15:00Z" w:id="1245631188">
        <w:r w:rsidR="14F6E9C4">
          <w:t xml:space="preserve"> </w:t>
        </w:r>
        <w:r>
          <w:fldChar w:fldCharType="begin"/>
        </w:r>
        <w:r>
          <w:instrText xml:space="preserve">HYPERLINK "Participatory_design_A_systematic_review_and_insights_for_future_practice.pdf" \l "page=2&amp;selection=10,53,16,36" \h</w:instrText>
        </w:r>
        <w:r>
          <w:fldChar w:fldCharType="separate"/>
        </w:r>
        <w:r w:rsidRPr="455BAE5D" w:rsidR="14F6E9C4">
          <w:rPr>
            <w:rStyle w:val="Hyperlink"/>
          </w:rPr>
          <w:t>(Wacnik et al., 2025, p. 2)</w:t>
        </w:r>
        <w:r>
          <w:fldChar w:fldCharType="end"/>
        </w:r>
        <w:r w:rsidR="14F6E9C4">
          <w:t xml:space="preserve">. However, the strong emphasis on user testing and interface evaluation within this corpus mirrors the bibliometric finding that usability testing </w:t>
        </w:r>
      </w:ins>
      <w:ins w:author="ELENA GÓMEZ RICO" w:date="2026-03-24T08:11:15.698Z" w16du:dateUtc="2026-03-24T08:11:15.698Z" w:id="1164446530">
        <w:r w:rsidR="0E2C41EC">
          <w:t>“</w:t>
        </w:r>
      </w:ins>
      <w:ins w:author="ELENA GÓMEZ RICO" w:date="2026-03-17T22:15:00Z" w16du:dateUtc="2026-03-17T21:15:00Z" w:id="520318648">
        <w:r w:rsidR="14F6E9C4">
          <w:t xml:space="preserve">has </w:t>
        </w:r>
        <w:r w:rsidR="14F6E9C4">
          <w:t>become a central methodological focus across multiple fields, including information science and library science</w:t>
        </w:r>
      </w:ins>
      <w:ins w:author="ELENA GÓMEZ RICO" w:date="2026-03-24T08:11:02.758Z" w16du:dateUtc="2026-03-24T08:11:02.758Z" w:id="1491660851">
        <w:r w:rsidR="2277F435">
          <w:t>”</w:t>
        </w:r>
      </w:ins>
      <w:ins w:author="ELENA GÓMEZ RICO" w:date="2026-03-17T22:15:00Z" w16du:dateUtc="2026-03-17T21:15:00Z" w:id="1500211731">
        <w:r w:rsidR="14F6E9C4">
          <w:t xml:space="preserve"> </w:t>
        </w:r>
        <w:r>
          <w:fldChar w:fldCharType="begin"/>
        </w:r>
        <w:r>
          <w:instrText xml:space="preserve">HYPERLINK "Usability%20Testing%20%20A%20Bibliometric%20Analysis%20Based%20on%20WoS%20Data%20–%20Journal%20of%20Scientometric%20Research.pdf" \l "page=3&amp;selection=31,0,103,9" \h</w:instrText>
        </w:r>
        <w:r>
          <w:fldChar w:fldCharType="separate"/>
        </w:r>
        <w:r w:rsidRPr="455BAE5D" w:rsidR="14F6E9C4">
          <w:rPr>
            <w:rStyle w:val="Hyperlink"/>
          </w:rPr>
          <w:t>(Mahdie et al., 2024, p. 11)</w:t>
        </w:r>
        <w:r>
          <w:fldChar w:fldCharType="end"/>
        </w:r>
        <w:r w:rsidR="14F6E9C4">
          <w:t xml:space="preserve">. As Delgado’s team study </w:t>
        </w:r>
      </w:ins>
      <w:ins w:author="ELENA GÓMEZ RICO" w:date="2026-03-19T11:36:36.555Z" w16du:dateUtc="2026-03-19T11:36:36.555Z" w:id="539605405">
        <w:r w:rsidR="6B32C0D0">
          <w:t>argues</w:t>
        </w:r>
      </w:ins>
      <w:ins w:author="ELENA GÓMEZ RICO" w:date="2026-03-17T22:15:00Z" w16du:dateUtc="2026-03-17T21:15:00Z" w:id="1496557116">
        <w:r w:rsidR="14F6E9C4">
          <w:t xml:space="preserve">, many participatory AI projects </w:t>
        </w:r>
        <w:r w:rsidR="14F6E9C4">
          <w:t>“</w:t>
        </w:r>
        <w:r w:rsidR="14F6E9C4">
          <w:t>focus exclusively on informing selected aspects of the user interface, thereby restricting what is on the table in design negotiations</w:t>
        </w:r>
        <w:r w:rsidR="14F6E9C4">
          <w:t>”</w:t>
        </w:r>
        <w:r w:rsidR="14F6E9C4">
          <w:t xml:space="preserve"> </w:t>
        </w:r>
        <w:r>
          <w:fldChar w:fldCharType="begin"/>
        </w:r>
        <w:r>
          <w:instrText xml:space="preserve">HYPERLINK "The%20Participatory%20Turn%20in%20AI%20Design%20Theoretical%20Foundations%20and%20the%20Current%20State%20of%20Practice.pdf" \l "page=6&amp;selection=199,40,204,1" \h</w:instrText>
        </w:r>
        <w:r>
          <w:fldChar w:fldCharType="separate"/>
        </w:r>
        <w:r w:rsidRPr="455BAE5D" w:rsidR="14F6E9C4">
          <w:rPr>
            <w:rStyle w:val="Hyperlink"/>
          </w:rPr>
          <w:t>(Delgado et al., 2023, p. 6)</w:t>
        </w:r>
        <w:r>
          <w:fldChar w:fldCharType="end"/>
        </w:r>
        <w:r w:rsidR="14F6E9C4">
          <w:t xml:space="preserve">. Read through this lens, the semantic and </w:t>
        </w:r>
      </w:ins>
      <w:ins w:author="ELENA GÓMEZ RICO" w:date="2026-03-19T11:25:40.251Z" w16du:dateUtc="2026-03-19T11:25:40.251Z" w:id="355017901">
        <w:r w:rsidR="2A3A8DCD">
          <w:t>NeSyAI</w:t>
        </w:r>
      </w:ins>
      <w:ins w:author="ELENA GÓMEZ RICO" w:date="2026-03-17T22:15:00Z" w16du:dateUtc="2026-03-17T21:15:00Z" w:id="469790394">
        <w:r w:rsidR="14F6E9C4">
          <w:t xml:space="preserve"> practices in digital libraries </w:t>
        </w:r>
      </w:ins>
      <w:ins w:author="ELENA GÓMEZ RICO" w:date="2026-03-24T10:00:43.078Z" w16du:dateUtc="2026-03-24T10:00:43.078Z" w:id="1775387926">
        <w:r w:rsidR="3A74A0B3">
          <w:t>show</w:t>
        </w:r>
      </w:ins>
      <w:ins w:author="ELENA GÓMEZ RICO" w:date="2026-03-17T22:15:00Z" w16du:dateUtc="2026-03-17T21:15:00Z" w:id="1368667443">
        <w:r w:rsidR="14F6E9C4">
          <w:t xml:space="preserve"> </w:t>
        </w:r>
      </w:ins>
      <w:ins w:author="ELENA GÓMEZ RICO" w:date="2026-03-24T10:00:51.6Z" w16du:dateUtc="2026-03-24T10:00:51.6Z" w:id="1509695817">
        <w:r w:rsidR="4D10A202">
          <w:t>the use of</w:t>
        </w:r>
      </w:ins>
      <w:ins w:author="ELENA GÓMEZ RICO" w:date="2026-03-17T22:15:00Z" w16du:dateUtc="2026-03-17T21:15:00Z" w:id="538640341">
        <w:r w:rsidR="14F6E9C4">
          <w:t xml:space="preserve"> a </w:t>
        </w:r>
      </w:ins>
      <w:ins w:author="ELENA GÓMEZ RICO" w:date="2026-03-24T10:00:58.489Z" w16du:dateUtc="2026-03-24T10:00:58.489Z" w:id="535628149">
        <w:r w:rsidR="650A2B85">
          <w:t xml:space="preserve">diverse </w:t>
        </w:r>
      </w:ins>
      <w:ins w:author="ELENA GÓMEZ RICO" w:date="2026-03-17T22:15:00Z" w16du:dateUtc="2026-03-17T21:15:00Z" w:id="2103077865">
        <w:r w:rsidR="14F6E9C4">
          <w:t>toolkit</w:t>
        </w:r>
        <w:r w:rsidR="14F6E9C4">
          <w:t xml:space="preserve">, </w:t>
        </w:r>
      </w:ins>
      <w:ins w:author="ELENA GÓMEZ RICO" w:date="2026-03-24T10:01:38.412Z" w16du:dateUtc="2026-03-24T10:01:38.412Z" w:id="1981969561">
        <w:r w:rsidR="25A284F5">
          <w:t xml:space="preserve">although their </w:t>
        </w:r>
      </w:ins>
      <w:ins w:author="ELENA GÓMEZ RICO" w:date="2026-03-17T22:15:00Z" w16du:dateUtc="2026-03-17T21:15:00Z" w:id="450732014">
        <w:r w:rsidR="14F6E9C4">
          <w:t>evaluat</w:t>
        </w:r>
      </w:ins>
      <w:ins w:author="ELENA GÓMEZ RICO" w:date="2026-03-24T10:01:56.703Z" w16du:dateUtc="2026-03-24T10:01:56.703Z" w:id="644190008">
        <w:r w:rsidR="0BA54751">
          <w:t>ion wasn’t documented</w:t>
        </w:r>
      </w:ins>
      <w:ins w:author="ELENA GÓMEZ RICO" w:date="2026-03-17T22:15:00Z" w16du:dateUtc="2026-03-17T21:15:00Z" w:id="187062651">
        <w:r w:rsidR="14F6E9C4">
          <w:t xml:space="preserve">; </w:t>
        </w:r>
        <w:r w:rsidR="14F6E9C4">
          <w:t>they mainly assess system performance and usability, which suggests that participation functions more as a technique embedded in expert‑driven workflows than as a fully theori</w:t>
        </w:r>
      </w:ins>
      <w:ins w:author="ELENA GÓMEZ RICO" w:date="2026-03-17T22:19:00Z" w16du:dateUtc="2026-03-17T21:19:00Z" w:id="1738761456">
        <w:r w:rsidR="14F6E9C4">
          <w:t>z</w:t>
        </w:r>
      </w:ins>
      <w:ins w:author="ELENA GÓMEZ RICO" w:date="2026-03-17T22:15:00Z" w16du:dateUtc="2026-03-17T21:15:00Z" w:id="456001860">
        <w:r w:rsidR="14F6E9C4">
          <w:t>ed and measured methodological object.</w:t>
        </w:r>
      </w:ins>
    </w:p>
    <w:p w:rsidR="1396D7E2" w:rsidP="455BAE5D" w:rsidRDefault="1396D7E2" w14:paraId="6E0A33B5" w14:textId="6BD1AF24">
      <w:pPr>
        <w:pStyle w:val="Normal"/>
        <w:suppressLineNumbers w:val="0"/>
        <w:bidi w:val="0"/>
        <w:spacing w:before="360" w:beforeAutospacing="off" w:after="80" w:afterAutospacing="off" w:line="360" w:lineRule="auto"/>
        <w:ind/>
        <w:rPr>
          <w:del w:author="ELENA GÓMEZ RICO" w:date="2026-03-23T21:37:05.801Z" w16du:dateUtc="2026-03-23T21:37:05.801Z" w:id="699301304"/>
          <w:rFonts w:ascii="Times New Roman" w:hAnsi="Times New Roman" w:eastAsia="Times New Roman" w:cs="Times New Roman"/>
        </w:rPr>
      </w:pPr>
      <w:ins w:author="ELENA GÓMEZ RICO" w:date="2026-03-23T21:36:29.951Z" w16du:dateUtc="2026-03-23T21:36:29.951Z" w:id="993390899">
        <w:r w:rsidR="1396D7E2">
          <w:t>Finally, the implications for trust and resilience derived from this study align</w:t>
        </w:r>
        <w:r w:rsidR="1396D7E2">
          <w:t xml:space="preserve"> with human‑centered AI critiques </w:t>
        </w:r>
      </w:ins>
      <w:r w:rsidR="455BAE5D">
        <w:rPr/>
        <w:t>(Xu, R. et al., 2024)</w:t>
      </w:r>
      <w:ins w:author="ELENA GÓMEZ RICO" w:date="2026-03-23T21:36:29.951Z" w16du:dateUtc="2026-03-23T21:36:29.951Z" w:id="974368196">
        <w:r w:rsidR="455BAE5D">
          <w:t xml:space="preserve"> and with work on community‑driven knowledge organization and science communication. Semantic and </w:t>
        </w:r>
        <w:r w:rsidR="455BAE5D">
          <w:t>NeSyAI</w:t>
        </w:r>
        <w:r w:rsidR="455BAE5D">
          <w:t xml:space="preserve"> systems that integrate users primarily at late evaluation stages</w:t>
        </w:r>
      </w:ins>
      <w:ins w:author="ELENA GÓMEZ RICO" w:date="2026-03-24T10:03:56.023Z" w16du:dateUtc="2026-03-24T10:03:56.023Z" w:id="904859322">
        <w:r w:rsidR="455BAE5D">
          <w:t xml:space="preserve"> could</w:t>
        </w:r>
      </w:ins>
      <w:ins w:author="ELENA GÓMEZ RICO" w:date="2026-03-23T21:36:29.951Z" w16du:dateUtc="2026-03-23T21:36:29.951Z" w:id="1299849993">
        <w:r w:rsidR="455BAE5D">
          <w:t xml:space="preserve"> risk reproducing expert-centric assumptions and opaque knowledge representations; trust is thus framed not as a purely technical property but as a socio‑technical outcome dependent on meaningful participation, transparency of design choices, and accountability for representational decisions (Stappers and Sanders, 2008; Fox and Chandrasekar, 2021). Human‑centered AI surveys underscore that problems such as inscrutable models, embedded bias, privacy risks, and </w:t>
        </w:r>
        <w:r w:rsidR="455BAE5D">
          <w:t>illusions of meaning</w:t>
        </w:r>
        <w:r w:rsidR="455BAE5D">
          <w:t xml:space="preserve"> cannot be resolved solely through technical fixes when AI systems act on personal and trace data without accountable co‑design (Capel and Brereton, 2023). Community‑driven heritage and science‑communication perspectives emphasize that resilient cultural‑heritage infrastructures depend on sustained social relationships, shared authority, and culturally grounded practices (Escobar, 2016; Farnel and Shiri, 2019; Davis and Horst, 2016) and that embedding community governance and long‑term engagement helps address cultural sensitivities, contested knowledge, and evolving community needs (Farnel and Shiri, 2019; </w:t>
        </w:r>
        <w:r w:rsidR="455BAE5D">
          <w:t>Stengers</w:t>
        </w:r>
        <w:r w:rsidR="455BAE5D">
          <w:t xml:space="preserve"> and Despret, 2014). Resilience in digital libraries is not only a matter of infrastructural robustness but of sustained social relationships and distributed responsibility. Against this backdrop, the semantic and </w:t>
        </w:r>
        <w:r w:rsidR="455BAE5D">
          <w:t>NeSyAI</w:t>
        </w:r>
        <w:r w:rsidR="455BAE5D">
          <w:t xml:space="preserve"> practices documented in this article point </w:t>
        </w:r>
      </w:ins>
      <w:ins w:author="ELENA GÓMEZ RICO" w:date="2026-03-24T10:04:47.268Z" w16du:dateUtc="2026-03-24T10:04:47.268Z" w:id="134582579">
        <w:r w:rsidR="455BAE5D">
          <w:t xml:space="preserve">to a </w:t>
        </w:r>
        <w:r w:rsidR="455BAE5D">
          <w:t>posible</w:t>
        </w:r>
      </w:ins>
      <w:ins w:author="ELENA GÓMEZ RICO" w:date="2026-03-23T21:36:29.951Z" w16du:dateUtc="2026-03-23T21:36:29.951Z" w:id="1329437509">
        <w:r w:rsidR="455BAE5D">
          <w:t xml:space="preserve"> agenda for digital libraries: aligning participatory strategies with domain sensitivity, pairing participatory methods with explicit evaluations of engagement and governance outcomes, and embedding provenance mechanisms, bias checks, and community‑centered governance from the outset are </w:t>
        </w:r>
      </w:ins>
      <w:ins w:author="ELENA GÓMEZ RICO" w:date="2026-03-24T10:05:34.13Z" w16du:dateUtc="2026-03-24T10:05:34.13Z" w:id="592731161">
        <w:r w:rsidR="455BAE5D">
          <w:t>advisable</w:t>
        </w:r>
      </w:ins>
      <w:ins w:author="ELENA GÓMEZ RICO" w:date="2026-03-23T21:36:29.951Z" w16du:dateUtc="2026-03-23T21:36:29.951Z" w:id="661292625">
        <w:r w:rsidR="455BAE5D">
          <w:t xml:space="preserve"> steps to move from consultative to genuinely co‑produced semantic and </w:t>
        </w:r>
        <w:r w:rsidR="455BAE5D">
          <w:t>NeSyAI</w:t>
        </w:r>
        <w:r w:rsidR="455BAE5D">
          <w:t xml:space="preserve"> infrastructures in cultural‑heritage contexts.</w:t>
        </w:r>
      </w:ins>
    </w:p>
    <w:p w:rsidRPr="00492B76" w:rsidR="00D26924" w:rsidDel="00A8515D" w:rsidP="3041B978" w:rsidRDefault="2D4017D1" w14:paraId="31094B7B" w14:textId="53C27401">
      <w:pPr>
        <w:pStyle w:val="Normal"/>
        <w:rPr>
          <w:del w:author="ELENA GÓMEZ RICO" w:date="2026-03-23T21:37:05.788Z" w16du:dateUtc="2026-03-23T21:37:05.788Z" w:id="1780779732"/>
          <w:rFonts w:ascii="Times New Roman" w:hAnsi="Times New Roman" w:eastAsia="Times New Roman" w:cs="Times New Roman"/>
        </w:rPr>
        <w:pPrChange w:author="ELENA GÓMEZ RICO" w:date="2026-03-21T16:04:32.069Z">
          <w:pPr>
            <w:pStyle w:val="BodyText"/>
            <w:spacing w:line="360" w:lineRule="auto"/>
            <w:jc w:val="both"/>
          </w:pPr>
        </w:pPrChange>
      </w:pPr>
      <w:commentRangeStart w:id="602"/>
      <w:del w:author="ELENA GÓMEZ RICO" w:date="2026-03-23T21:37:05.79Z" w16du:dateUtc="2026-03-23T21:37:05.79Z" w:id="171571183">
        <w:r w:rsidDel="2D4017D1">
          <w:delText xml:space="preserve">This gap </w:delText>
        </w:r>
        <w:r w:rsidDel="2D4017D1">
          <w:delText>h</w:delText>
        </w:r>
      </w:del>
      <w:del w:author="ELENA GÓMEZ RICO" w:date="2026-03-22T20:47:46.87Z" w16du:dateUtc="2026-03-22T20:47:46.87Z" w:id="1050860993">
        <w:r w:rsidDel="2D4017D1">
          <w:delText>as direct</w:delText>
        </w:r>
      </w:del>
      <w:del w:author="ELENA GÓMEZ RICO" w:date="2026-03-23T21:37:05.79Z" w16du:dateUtc="2026-03-23T21:37:05.79Z" w:id="1327733801">
        <w:r w:rsidDel="2D4017D1">
          <w:delText xml:space="preserve"> </w:delText>
        </w:r>
      </w:del>
      <w:del w:author="ELENA GÓMEZ RICO" w:date="2026-03-22T20:48:07.704Z" w16du:dateUtc="2026-03-22T20:48:07.704Z" w:id="1899426576">
        <w:r w:rsidDel="2D4017D1">
          <w:delText>implications</w:delText>
        </w:r>
      </w:del>
      <w:del w:author="ELENA GÓMEZ RICO" w:date="2026-03-23T21:37:05.79Z" w16du:dateUtc="2026-03-23T21:37:05.79Z" w:id="11563483">
        <w:r w:rsidDel="2D4017D1">
          <w:delText xml:space="preserve"> for trust and resilience. </w:delText>
        </w:r>
      </w:del>
      <w:del w:author="ELENA GÓMEZ RICO" w:date="2026-03-19T11:28:27.694Z" w16du:dateUtc="2026-03-19T11:28:27.694Z" w:id="815613309">
        <w:r w:rsidDel="2D4017D1">
          <w:delText>Neurosymbolical</w:delText>
        </w:r>
      </w:del>
      <w:del w:author="ELENA GÓMEZ RICO" w:date="2026-03-23T21:37:05.79Z" w16du:dateUtc="2026-03-23T21:37:05.79Z" w:id="1299999816">
        <w:r w:rsidDel="2D4017D1">
          <w:delText xml:space="preserve"> </w:delText>
        </w:r>
      </w:del>
      <w:del w:author="ELENA GÓMEZ RICO" w:date="2026-03-23T21:37:05.791Z" w16du:dateUtc="2026-03-23T21:37:05.791Z" w:id="2012937783">
        <w:r w:rsidDel="2D4017D1">
          <w:delText>AI</w:delText>
        </w:r>
        <w:r w:rsidDel="2D4017D1">
          <w:delText xml:space="preserve"> systems that integrate users primarily at late evaluation stages risk reproducing </w:delText>
        </w:r>
        <w:r w:rsidRPr="3041B978" w:rsidDel="2D4017D1">
          <w:rPr>
            <w:rPrChange w:author="ELENA GÓMEZ RICO" w:date="2026-03-17T22:18:00Z" w16du:dateUtc="2026-03-17T21:18:00Z" w:id="1214108978">
              <w:rPr>
                <w:rFonts w:ascii="Times New Roman" w:hAnsi="Times New Roman" w:cs="Times New Roman"/>
              </w:rPr>
            </w:rPrChange>
          </w:rPr>
          <w:delText>expert-centric assumptions</w:delText>
        </w:r>
        <w:r w:rsidDel="2D4017D1">
          <w:delText xml:space="preserve"> and opaque knowledge representations (Stappers and Sanders, 2008; Fox and Chandrasekar, 2021). Trust </w:delText>
        </w:r>
        <w:r w:rsidDel="2D4017D1">
          <w:delText>emerges</w:delText>
        </w:r>
        <w:r w:rsidDel="2D4017D1">
          <w:delText xml:space="preserve"> not as a purely technical property but as a socio-technical outcome dependent on meaningful participation, transparency of design choices, and accountability of representational decisions. </w:delText>
        </w:r>
      </w:del>
      <w:commentRangeEnd w:id="602"/>
      <w:r>
        <w:rPr>
          <w:rStyle w:val="CommentReference"/>
        </w:rPr>
        <w:commentReference w:id="602"/>
      </w:r>
      <w:commentRangeStart w:id="604"/>
      <w:del w:author="ELENA GÓMEZ RICO" w:date="2026-03-23T21:37:05.791Z" w16du:dateUtc="2026-03-23T21:37:05.791Z" w:id="973924272">
        <w:r w:rsidDel="2D4017D1">
          <w:delText xml:space="preserve">This is also necessary to confront HCAI challenges—inscrutable models, embedded bias against minorities, privacy risks, and </w:delText>
        </w:r>
        <w:r w:rsidRPr="3041B978" w:rsidDel="2D4017D1">
          <w:rPr>
            <w:rPrChange w:author="ELENA GÓMEZ RICO" w:date="2026-03-17T22:20:00Z" w16du:dateUtc="2026-03-17T21:20:00Z" w:id="1817368708">
              <w:rPr>
                <w:rFonts w:ascii="Times New Roman" w:hAnsi="Times New Roman" w:cs="Times New Roman"/>
              </w:rPr>
            </w:rPrChange>
          </w:rPr>
          <w:delText>“</w:delText>
        </w:r>
        <w:r w:rsidRPr="3041B978" w:rsidDel="2D4017D1">
          <w:rPr>
            <w:rPrChange w:author="ELENA GÓMEZ RICO" w:date="2026-03-17T22:20:00Z" w16du:dateUtc="2026-03-17T21:20:00Z" w:id="1659227122">
              <w:rPr>
                <w:rFonts w:ascii="Times New Roman" w:hAnsi="Times New Roman" w:cs="Times New Roman"/>
              </w:rPr>
            </w:rPrChange>
          </w:rPr>
          <w:delText>illusions of meaning</w:delText>
        </w:r>
        <w:r w:rsidRPr="3041B978" w:rsidDel="2D4017D1">
          <w:rPr>
            <w:rPrChange w:author="ELENA GÓMEZ RICO" w:date="2026-03-17T22:20:00Z" w16du:dateUtc="2026-03-17T21:20:00Z" w:id="1949427793">
              <w:rPr>
                <w:rFonts w:ascii="Times New Roman" w:hAnsi="Times New Roman" w:cs="Times New Roman"/>
              </w:rPr>
            </w:rPrChange>
          </w:rPr>
          <w:delText>”</w:delText>
        </w:r>
        <w:r w:rsidRPr="3041B978" w:rsidDel="2D4017D1">
          <w:rPr>
            <w:rPrChange w:author="ELENA GÓMEZ RICO" w:date="2026-03-17T22:20:00Z" w16du:dateUtc="2026-03-17T21:20:00Z" w:id="1973028041">
              <w:rPr>
                <w:rFonts w:ascii="Times New Roman" w:hAnsi="Times New Roman" w:cs="Times New Roman"/>
              </w:rPr>
            </w:rPrChange>
          </w:rPr>
          <w:delText>—</w:delText>
        </w:r>
        <w:r w:rsidDel="2D4017D1">
          <w:delText xml:space="preserve">that arise when AI systems act on personal and trace data without accountable co-design (Capel and Brereton, 2023). </w:delText>
        </w:r>
      </w:del>
      <w:commentRangeEnd w:id="604"/>
      <w:r>
        <w:rPr>
          <w:rStyle w:val="CommentReference"/>
        </w:rPr>
        <w:commentReference w:id="604"/>
      </w:r>
      <w:del w:author="ELENA GÓMEZ RICO" w:date="2026-03-23T21:37:05.791Z" w16du:dateUtc="2026-03-23T21:37:05.791Z" w:id="839619866">
        <w:r w:rsidDel="2D4017D1">
          <w:delText xml:space="preserve">Embedding </w:delText>
        </w:r>
      </w:del>
      <w:commentRangeStart w:id="606"/>
      <w:del w:author="ELENA GÓMEZ RICO" w:date="2026-03-23T21:37:05.791Z" w16du:dateUtc="2026-03-23T21:37:05.791Z" w:id="2103060207">
        <w:r w:rsidRPr="3041B978" w:rsidDel="2D4017D1">
          <w:rPr>
            <w:rPrChange w:author="ELENA GÓMEZ RICO" w:date="2026-03-17T22:20:00Z" w16du:dateUtc="2026-03-17T21:20:00Z" w:id="1794404252">
              <w:rPr>
                <w:rFonts w:ascii="Times New Roman" w:hAnsi="Times New Roman" w:cs="Times New Roman"/>
              </w:rPr>
            </w:rPrChange>
          </w:rPr>
          <w:delText>community governance</w:delText>
        </w:r>
        <w:r w:rsidDel="2D4017D1">
          <w:delText xml:space="preserve"> </w:delText>
        </w:r>
      </w:del>
      <w:commentRangeEnd w:id="606"/>
      <w:r>
        <w:rPr>
          <w:rStyle w:val="CommentReference"/>
        </w:rPr>
        <w:commentReference w:id="606"/>
      </w:r>
      <w:del w:author="ELENA GÓMEZ RICO" w:date="2026-03-23T21:37:05.791Z" w16du:dateUtc="2026-03-23T21:37:05.791Z" w:id="575490243">
        <w:r w:rsidDel="2D4017D1">
          <w:delText xml:space="preserve">and long-term engagement </w:delText>
        </w:r>
        <w:r w:rsidDel="2D4017D1">
          <w:delText>demonstrate</w:delText>
        </w:r>
        <w:r w:rsidDel="2D4017D1">
          <w:delText xml:space="preserve"> greater capacity to respond to cultural sensitivities, contested knowledge, and evolving community needs (Farnel and Shiri, 2019; </w:delText>
        </w:r>
        <w:r w:rsidDel="2D4017D1">
          <w:delText>Stengers</w:delText>
        </w:r>
        <w:r w:rsidDel="2D4017D1">
          <w:delText xml:space="preserve"> and Despret, 2014). These cases </w:delText>
        </w:r>
        <w:r w:rsidDel="2D4017D1">
          <w:delText>indicate</w:delText>
        </w:r>
        <w:r w:rsidDel="2D4017D1">
          <w:delText xml:space="preserve"> that resilience in digital libraries is not only a matter of infrastructural robustness but also of sustained social relationships and distributed responsibility.</w:delText>
        </w:r>
      </w:del>
    </w:p>
    <w:p w:rsidRPr="00492B76" w:rsidR="00D26924" w:rsidDel="00A8515D" w:rsidP="66452F6F" w:rsidRDefault="2D4017D1" w14:paraId="4CA17A1A" w14:textId="07C03198">
      <w:pPr>
        <w:pStyle w:val="Normal"/>
        <w:suppressLineNumbers w:val="0"/>
        <w:bidi w:val="0"/>
        <w:spacing w:before="360" w:beforeAutospacing="off" w:after="80" w:afterAutospacing="off" w:line="360" w:lineRule="auto"/>
        <w:ind w:left="0" w:right="0"/>
        <w:jc w:val="both"/>
        <w:rPr>
          <w:rFonts w:ascii="Times New Roman" w:hAnsi="Times New Roman" w:eastAsia="Times New Roman" w:cs="Times New Roman"/>
        </w:rPr>
        <w:pPrChange w:author="ELENA GÓMEZ RICO" w:date="2026-03-24T08:16:01.374Z">
          <w:pPr>
            <w:pStyle w:val="Normal"/>
          </w:pPr>
        </w:pPrChange>
      </w:pPr>
      <w:commentRangeStart w:id="608"/>
      <w:r w:rsidR="2D4017D1">
        <w:rPr/>
        <w:t xml:space="preserve">These patterns point to a broader </w:t>
      </w:r>
      <w:r w:rsidRPr="66452F6F" w:rsidR="2D4017D1">
        <w:rPr>
          <w:rPrChange w:author="ELENA GÓMEZ RICO" w:date="2026-03-24T08:11:50.699Z" w16du:dateUtc="2026-03-24T08:11:50.699Z" w:id="663601552">
            <w:rPr>
              <w:rFonts w:ascii="Times New Roman" w:hAnsi="Times New Roman" w:cs="Times New Roman"/>
            </w:rPr>
          </w:rPrChange>
        </w:rPr>
        <w:t>challenge for transdisciplinary collaboration</w:t>
      </w:r>
      <w:r w:rsidR="2D4017D1">
        <w:rPr/>
        <w:t xml:space="preserve">. Although the analyzed </w:t>
      </w:r>
      <w:del w:author="ELENA GÓMEZ RICO" w:date="2026-03-24T08:16:01.253Z" w16du:dateUtc="2026-03-24T08:16:01.253Z" w:id="2060016575">
        <w:r w:rsidDel="2D4017D1">
          <w:delText>use-cases</w:delText>
        </w:r>
      </w:del>
      <w:ins w:author="ELENA GÓMEZ RICO" w:date="2026-03-24T08:16:01.434Z" w16du:dateUtc="2026-03-24T08:16:01.434Z" w:id="1715312061">
        <w:r w:rsidR="0E832F09">
          <w:t>PP</w:t>
        </w:r>
      </w:ins>
      <w:r w:rsidR="2D4017D1">
        <w:rPr/>
        <w:t xml:space="preserve"> draw from diverse fields—computer science, library and information science, digital humanities, HCI, and citizen science—the integration of these perspectives often </w:t>
      </w:r>
      <w:r w:rsidR="2D4017D1">
        <w:rPr/>
        <w:t>remains</w:t>
      </w:r>
      <w:r w:rsidR="2D4017D1">
        <w:rPr/>
        <w:t xml:space="preserve"> partial. Technical development and participatory design are </w:t>
      </w:r>
      <w:r w:rsidRPr="66452F6F" w:rsidR="2D4017D1">
        <w:rPr>
          <w:rPrChange w:author="ELENA GÓMEZ RICO" w:date="2026-03-24T08:11:50.7Z" w16du:dateUtc="2026-03-24T08:11:50.7Z" w:id="1474420583">
            <w:rPr>
              <w:rFonts w:ascii="Times New Roman" w:hAnsi="Times New Roman" w:cs="Times New Roman"/>
            </w:rPr>
          </w:rPrChange>
        </w:rPr>
        <w:t>frequently</w:t>
      </w:r>
      <w:r w:rsidRPr="66452F6F" w:rsidR="2D4017D1">
        <w:rPr>
          <w:rPrChange w:author="ELENA GÓMEZ RICO" w:date="2026-03-17T22:20:00Z" w16du:dateUtc="2026-03-17T21:20:00Z" w:id="312671382">
            <w:rPr>
              <w:rFonts w:ascii="Times New Roman" w:hAnsi="Times New Roman" w:cs="Times New Roman"/>
            </w:rPr>
          </w:rPrChange>
        </w:rPr>
        <w:t xml:space="preserve"> decoupled</w:t>
      </w:r>
      <w:r w:rsidR="2D4017D1">
        <w:rPr/>
        <w:t xml:space="preserve">, rather than co-evolving through shared conceptual frameworks and evaluation criteria (Delgado </w:t>
      </w:r>
      <w:r w:rsidR="2D4017D1">
        <w:rPr/>
        <w:t xml:space="preserve">et al., </w:t>
      </w:r>
      <w:r w:rsidR="2D4017D1">
        <w:rPr/>
        <w:t xml:space="preserve">2023; Capel and Brereton, 2023), </w:t>
      </w:r>
      <w:r w:rsidRPr="66452F6F" w:rsidR="2D4017D1">
        <w:rPr>
          <w:rPrChange w:author="ELENA GÓMEZ RICO" w:date="2026-03-24T08:11:50.7Z" w16du:dateUtc="2026-03-24T08:11:50.7Z" w:id="163560044">
            <w:rPr>
              <w:rFonts w:ascii="Times New Roman" w:hAnsi="Times New Roman" w:cs="Times New Roman"/>
            </w:rPr>
          </w:rPrChange>
        </w:rPr>
        <w:t xml:space="preserve">and </w:t>
      </w:r>
      <w:r w:rsidRPr="66452F6F" w:rsidR="2D4017D1">
        <w:rPr>
          <w:rPrChange w:author="ELENA GÓMEZ RICO" w:date="2026-03-24T08:11:50.7Z" w16du:dateUtc="2026-03-24T08:11:50.7Z" w:id="603102432">
            <w:rPr>
              <w:rFonts w:ascii="Times New Roman" w:hAnsi="Times New Roman" w:cs="Times New Roman"/>
            </w:rPr>
          </w:rPrChange>
        </w:rPr>
        <w:t xml:space="preserve">good practices </w:t>
      </w:r>
      <w:ins w:author="ELENA GÓMEZ RICO" w:date="2026-03-24T10:06:28.121Z" w16du:dateUtc="2026-03-24T10:06:28.121Z" w:id="369941133">
        <w:r w:rsidR="6594ED06">
          <w:t xml:space="preserve">can </w:t>
        </w:r>
      </w:ins>
      <w:r w:rsidRPr="66452F6F" w:rsidR="2D4017D1">
        <w:rPr>
          <w:rPrChange w:author="ELENA GÓMEZ RICO" w:date="2026-03-24T08:11:50.7Z" w16du:dateUtc="2026-03-24T08:11:50.7Z" w:id="1670572891">
            <w:rPr>
              <w:rFonts w:ascii="Times New Roman" w:hAnsi="Times New Roman" w:cs="Times New Roman"/>
            </w:rPr>
          </w:rPrChange>
        </w:rPr>
        <w:t>miss the opportunity</w:t>
      </w:r>
      <w:r w:rsidRPr="66452F6F" w:rsidR="2D4017D1">
        <w:rPr>
          <w:rPrChange w:author="ELENA GÓMEZ RICO" w:date="2026-03-24T08:11:50.7Z" w16du:dateUtc="2026-03-24T08:11:50.7Z" w:id="1312186739">
            <w:rPr>
              <w:rFonts w:ascii="Times New Roman" w:hAnsi="Times New Roman" w:cs="Times New Roman"/>
            </w:rPr>
          </w:rPrChange>
        </w:rPr>
        <w:t xml:space="preserve"> of being transferred, undermining the adaptive, user-driven exploration envisioned for future digital libraries.</w:t>
      </w:r>
      <w:r w:rsidR="2D4017D1">
        <w:rPr/>
        <w:t xml:space="preserve"> Transdisciplinary collaboration </w:t>
      </w:r>
      <w:del w:author="ELENA GÓMEZ RICO" w:date="2026-03-24T10:05:54.823Z" w16du:dateUtc="2026-03-24T10:05:54.823Z" w:id="633421805">
        <w:r w:rsidDel="2D4017D1">
          <w:delText>needs to</w:delText>
        </w:r>
      </w:del>
      <w:ins w:author="ELENA GÓMEZ RICO" w:date="2026-03-24T10:05:55.146Z" w16du:dateUtc="2026-03-24T10:05:55.146Z" w:id="513108699">
        <w:r w:rsidR="70DB916F">
          <w:t>can</w:t>
        </w:r>
      </w:ins>
      <w:r w:rsidR="2D4017D1">
        <w:rPr/>
        <w:t xml:space="preserve"> be expanded to multi-actor workflow integration advocated by Fox and Chandrasekar—explicitly linking UX researchers, subject matter experts, and developers into extensible knowledge-graph-driven workflows (Fox and Chandrasekar, 2021), while processes contribute perspectives and learnings from their own limitations for strengthening the relationship between knowledge and societal relevance (Davis and Horst, 2016).</w:t>
      </w:r>
      <w:commentRangeEnd w:id="608"/>
      <w:r>
        <w:rPr>
          <w:rStyle w:val="CommentReference"/>
        </w:rPr>
        <w:commentReference w:id="608"/>
      </w:r>
    </w:p>
    <w:p w:rsidR="2D4017D1" w:rsidP="66452F6F" w:rsidRDefault="2D4017D1" w14:paraId="76239F89" w14:textId="7114D464">
      <w:pPr>
        <w:pStyle w:val="Normal"/>
        <w:suppressLineNumbers w:val="0"/>
        <w:bidi w:val="0"/>
        <w:spacing w:before="360" w:beforeAutospacing="off" w:after="80" w:afterAutospacing="off" w:line="360" w:lineRule="auto"/>
        <w:ind w:left="0" w:right="0"/>
        <w:jc w:val="both"/>
        <w:rPr>
          <w:del w:author="ELENA GÓMEZ RICO" w:date="2026-03-18T17:13:00Z" w16du:dateUtc="2026-03-18T17:13:32Z" w:id="1729513494"/>
          <w:rFonts w:ascii="Times New Roman" w:hAnsi="Times New Roman" w:eastAsia="Times New Roman" w:cs="Times New Roman"/>
        </w:rPr>
        <w:pPrChange w:author="ELENA GÓMEZ RICO" w:date="2026-03-24T08:16:25.401Z">
          <w:pPr>
            <w:pStyle w:val="Normal"/>
          </w:pPr>
        </w:pPrChange>
      </w:pPr>
      <w:commentRangeStart w:id="613"/>
      <w:r w:rsidR="0141A21F">
        <w:rPr/>
        <w:t xml:space="preserve">From a practical perspective </w:t>
      </w:r>
      <w:del w:author="ELENA GÓMEZ RICO" w:date="2026-03-23T21:38:00.993Z" w16du:dateUtc="2026-03-23T21:38:00.993Z" w:id="1208247650">
        <w:r w:rsidDel="2D4017D1">
          <w:delText xml:space="preserve">and inclusion awareness, these results highlight the need </w:delText>
        </w:r>
      </w:del>
      <w:del w:author="ELENA GÓMEZ RICO" w:date="2026-03-18T17:10:00Z" w16du:dateUtc="2026-03-18T17:10:21Z" w:id="1241568409">
        <w:r w:rsidDel="2D4017D1">
          <w:delText xml:space="preserve">for designers and managers of digital libraries to </w:delText>
        </w:r>
      </w:del>
      <w:del w:author="ELENA GÓMEZ RICO" w:date="2026-03-23T21:38:00.993Z" w16du:dateUtc="2026-03-23T21:38:00.993Z" w:id="1064046484">
        <w:r w:rsidRPr="66452F6F" w:rsidDel="2D4017D1">
          <w:rPr>
            <w:rPrChange w:author="ELENA GÓMEZ RICO" w:date="2026-03-17T22:30:00Z" w16du:dateUtc="2026-03-17T21:30:00Z" w:id="215803493">
              <w:rPr>
                <w:rFonts w:ascii="Times New Roman" w:hAnsi="Times New Roman" w:cs="Times New Roman"/>
              </w:rPr>
            </w:rPrChange>
          </w:rPr>
          <w:delText>align participatory strategies with domain sensitivity and social responsibility</w:delText>
        </w:r>
        <w:r w:rsidDel="2D4017D1">
          <w:delText xml:space="preserve">. Early or continuous </w:delText>
        </w:r>
      </w:del>
      <w:del w:author="ELENA GÓMEZ RICO" w:date="2026-03-18T17:10:00Z" w16du:dateUtc="2026-03-18T17:10:42Z" w:id="1117542099">
        <w:r w:rsidDel="2D4017D1">
          <w:delText>co-design should be</w:delText>
        </w:r>
      </w:del>
      <w:del w:author="ELENA GÓMEZ RICO" w:date="2026-03-23T21:38:00.993Z" w16du:dateUtc="2026-03-23T21:38:00.993Z" w:id="2118951809">
        <w:r w:rsidDel="2D4017D1">
          <w:delText xml:space="preserve"> prioritized in contexts involving cultural heritage, sensitive knowledge, or marginalized communities, and </w:delText>
        </w:r>
        <w:r w:rsidDel="2D4017D1">
          <w:delText xml:space="preserve">participatory steps </w:delText>
        </w:r>
      </w:del>
      <w:del w:author="ELENA GÓMEZ RICO" w:date="2026-03-18T17:11:00Z" w16du:dateUtc="2026-03-18T17:11:10Z" w:id="1273905034">
        <w:r w:rsidDel="2D4017D1">
          <w:delText>should</w:delText>
        </w:r>
      </w:del>
      <w:del w:author="ELENA GÓMEZ RICO" w:date="2026-03-23T21:38:00.993Z" w16du:dateUtc="2026-03-23T21:38:00.993Z" w:id="878701260">
        <w:r w:rsidDel="2D4017D1">
          <w:delText xml:space="preserve"> be systematically paired with evaluation methods that capture engagement quality, equity, and governance outcomes, not only usability or system performance</w:delText>
        </w:r>
      </w:del>
      <w:ins w:author="ELENA GÓMEZ RICO" w:date="2026-03-23T21:38:01.008Z" w16du:dateUtc="2026-03-23T21:38:01.008Z" w:id="2041546044">
        <w:r w:rsidR="4AF6FEF3">
          <w:t xml:space="preserve"> these results highlight the need for participatory steps to be systematically paired with evaluation methods that capture engagement quality, equity, and governance outcomes, not only usability or system performance</w:t>
        </w:r>
      </w:ins>
      <w:r w:rsidR="0141A21F">
        <w:rPr/>
        <w:t xml:space="preserve"> (Fox and Chandrasekar, 2021; Calvano, 2025). </w:t>
      </w:r>
      <w:del w:author="ELENA GÓMEZ RICO" w:date="2026-03-23T21:38:36.874Z" w16du:dateUtc="2026-03-23T21:38:36.874Z" w:id="1579914403">
        <w:r w:rsidDel="2D4017D1">
          <w:delText xml:space="preserve">Moreover, semantic and </w:delText>
        </w:r>
      </w:del>
      <w:del w:author="ELENA GÓMEZ RICO" w:date="2026-03-19T11:25:40.256Z" w16du:dateUtc="2026-03-19T11:25:40.256Z" w:id="218439454">
        <w:r w:rsidDel="2D4017D1">
          <w:delText>AI</w:delText>
        </w:r>
      </w:del>
      <w:del w:author="ELENA GÓMEZ RICO" w:date="2026-03-23T21:38:36.874Z" w16du:dateUtc="2026-03-23T21:38:36.874Z" w:id="1998247150">
        <w:r w:rsidDel="2D4017D1">
          <w:delText xml:space="preserve"> infrastructures </w:delText>
        </w:r>
        <w:r w:rsidDel="2D4017D1">
          <w:delText xml:space="preserve">should </w:delText>
        </w:r>
        <w:r w:rsidRPr="66452F6F" w:rsidDel="2D4017D1">
          <w:rPr>
            <w:rPrChange w:author="ELENA GÓMEZ RICO" w:date="2026-03-17T22:31:00Z" w16du:dateUtc="2026-03-17T21:31:00Z" w:id="280028391">
              <w:rPr>
                <w:rFonts w:ascii="Times New Roman" w:hAnsi="Times New Roman" w:cs="Times New Roman"/>
              </w:rPr>
            </w:rPrChange>
          </w:rPr>
          <w:delText>embed</w:delText>
        </w:r>
        <w:r w:rsidRPr="66452F6F" w:rsidDel="2D4017D1">
          <w:rPr>
            <w:rPrChange w:author="ELENA GÓMEZ RICO" w:date="2026-03-17T22:31:00Z" w16du:dateUtc="2026-03-17T21:31:00Z" w:id="1644920413">
              <w:rPr>
                <w:rFonts w:ascii="Times New Roman" w:hAnsi="Times New Roman" w:cs="Times New Roman"/>
              </w:rPr>
            </w:rPrChange>
          </w:rPr>
          <w:delText xml:space="preserve"> provenance mechanisms, bias checks, and configurable governance models</w:delText>
        </w:r>
        <w:r w:rsidDel="2D4017D1">
          <w:delText xml:space="preserve"> from the outset to support long-term trust and adaptability. If </w:delText>
        </w:r>
        <w:r w:rsidDel="2D4017D1">
          <w:delText>use-cases</w:delText>
        </w:r>
        <w:r w:rsidDel="2D4017D1">
          <w:delText xml:space="preserve"> </w:delText>
        </w:r>
      </w:del>
      <w:del w:author="ELENA GÓMEZ RICO" w:date="2026-03-19T11:41:43.925Z" w16du:dateUtc="2026-03-19T11:41:43.925Z" w:id="1975637027">
        <w:r w:rsidDel="2D4017D1">
          <w:delText>don’t</w:delText>
        </w:r>
      </w:del>
      <w:del w:author="ELENA GÓMEZ RICO" w:date="2026-03-23T21:38:36.874Z" w16du:dateUtc="2026-03-23T21:38:36.874Z" w:id="1691342619">
        <w:r w:rsidDel="2D4017D1">
          <w:delText xml:space="preserve"> </w:delText>
        </w:r>
      </w:del>
      <w:del w:author="ELENA GÓMEZ RICO" w:date="2026-03-18T17:12:00Z" w16du:dateUtc="2026-03-18T17:12:02Z" w:id="1108002160">
        <w:r w:rsidDel="2D4017D1">
          <w:delText>express</w:delText>
        </w:r>
      </w:del>
      <w:del w:author="ELENA GÓMEZ RICO" w:date="2026-03-23T21:38:36.874Z" w16du:dateUtc="2026-03-23T21:38:36.874Z" w:id="533304006">
        <w:r w:rsidDel="2D4017D1">
          <w:delText xml:space="preserve"> concrete safeguards such as gender/intersectionality audits, provenance of contested labels, or community governance over description practices, representational gaps </w:delText>
        </w:r>
        <w:r w:rsidDel="2D4017D1">
          <w:delText>remain</w:delText>
        </w:r>
        <w:r w:rsidDel="2D4017D1">
          <w:delText xml:space="preserve"> as rhetoric with no elements for bias mitigation, culturally grounded metadata, and participatory control over meaning-making (Haraway, 1991). When such safeguards are absent, digital libraries risk perpetuating testimonial and hermeneutical injustices, whereby marginalized communities are included as data sources or contributors but excluded from interpretive control (Fricker, 2007; </w:delText>
        </w:r>
        <w:r w:rsidDel="2D4017D1">
          <w:delText>Stengers</w:delText>
        </w:r>
        <w:r w:rsidDel="2D4017D1">
          <w:delText xml:space="preserve"> and Despret, 2014). </w:delText>
        </w:r>
      </w:del>
      <w:commentRangeStart w:id="625"/>
      <w:del w:author="ELENA GÓMEZ RICO" w:date="2026-03-18T17:13:00Z" w16du:dateUtc="2026-03-18T17:13:32Z" w:id="444532740">
        <w:r w:rsidDel="2D4017D1">
          <w:delText xml:space="preserve">Bias-aware modeling and provenance tracking appear only in isolated cases (e.g., </w:delText>
        </w:r>
      </w:del>
      <w:del w:author="ELENA GÓMEZ RICO" w:date="2026-03-23T21:38:36.874Z" w16du:dateUtc="2026-03-23T21:38:36.874Z" w:id="2075059069">
        <w:r w:rsidDel="2D4017D1">
          <w:delText>ProvKOS</w:delText>
        </w:r>
      </w:del>
      <w:del w:author="ELENA GÓMEZ RICO" w:date="2026-03-18T17:13:00Z" w16du:dateUtc="2026-03-18T17:13:32Z" w:id="2002160472">
        <w:r w:rsidDel="2D4017D1">
          <w:delText xml:space="preserve">, </w:delText>
        </w:r>
      </w:del>
      <w:del w:author="ELENA GÓMEZ RICO" w:date="2026-03-23T21:38:36.874Z" w16du:dateUtc="2026-03-23T21:38:36.874Z" w:id="845936946">
        <w:r w:rsidDel="2D4017D1">
          <w:delText>GTDOnto</w:delText>
        </w:r>
      </w:del>
      <w:del w:author="ELENA GÓMEZ RICO" w:date="2026-03-18T17:13:00Z" w16du:dateUtc="2026-03-18T17:13:32Z" w:id="212688585">
        <w:r w:rsidDel="2D4017D1">
          <w:delText xml:space="preserve">), suggesting that auditability and accountability are still treated as exceptional rather than foundational design requirements; genuine co-production is often operationalized as consultative feedback alone (Vohland </w:delText>
        </w:r>
      </w:del>
      <w:del w:author="ELENA GÓMEZ RICO" w:date="2026-03-23T21:38:36.874Z" w16du:dateUtc="2026-03-23T21:38:36.874Z" w:id="1040543170">
        <w:r w:rsidDel="2D4017D1">
          <w:delText xml:space="preserve">et al., </w:delText>
        </w:r>
      </w:del>
      <w:del w:author="ELENA GÓMEZ RICO" w:date="2026-03-18T17:13:00Z" w16du:dateUtc="2026-03-18T17:13:32Z" w:id="579422030">
        <w:r w:rsidDel="2D4017D1">
          <w:delText>2021).</w:delText>
        </w:r>
      </w:del>
      <w:commentRangeEnd w:id="613"/>
      <w:r>
        <w:rPr>
          <w:rStyle w:val="CommentReference"/>
        </w:rPr>
        <w:commentReference w:id="613"/>
      </w:r>
      <w:commentRangeEnd w:id="625"/>
      <w:r>
        <w:rPr>
          <w:rStyle w:val="CommentReference"/>
        </w:rPr>
        <w:commentReference w:id="625"/>
      </w:r>
      <w:ins w:author="ELENA GÓMEZ RICO" w:date="2026-03-23T21:38:36.884Z" w16du:dateUtc="2026-03-23T21:38:36.884Z" w:id="792144835">
        <w:r w:rsidR="2C053F11">
          <w:t xml:space="preserve"> Semantic and </w:t>
        </w:r>
        <w:r w:rsidR="2C053F11">
          <w:t>NeSyAI</w:t>
        </w:r>
        <w:r w:rsidR="2C053F11">
          <w:t xml:space="preserve"> infrastructures </w:t>
        </w:r>
      </w:ins>
      <w:ins w:author="ELENA GÓMEZ RICO" w:date="2026-03-24T10:06:55.73Z" w16du:dateUtc="2026-03-24T10:06:55.73Z" w:id="635131782">
        <w:r w:rsidR="1E31CE23">
          <w:t>could</w:t>
        </w:r>
      </w:ins>
      <w:ins w:author="ELENA GÓMEZ RICO" w:date="2026-03-23T21:38:36.884Z" w16du:dateUtc="2026-03-23T21:38:36.884Z" w:id="1739069155">
        <w:r w:rsidR="2C053F11">
          <w:t xml:space="preserve"> embed provenance mechanisms, bias checks, and configurable governance models from the outset to support long-term trust and adaptability. If </w:t>
        </w:r>
      </w:ins>
      <w:ins w:author="ELENA GÓMEZ RICO" w:date="2026-03-24T08:16:25.473Z" w16du:dateUtc="2026-03-24T08:16:25.473Z" w:id="1023819137">
        <w:r w:rsidR="06C9CA43">
          <w:t>PP</w:t>
        </w:r>
      </w:ins>
      <w:ins w:author="ELENA GÓMEZ RICO" w:date="2026-03-23T21:38:36.884Z" w16du:dateUtc="2026-03-23T21:38:36.884Z" w:id="1679444923">
        <w:r w:rsidR="2C053F11">
          <w:t xml:space="preserve"> do not document concrete safeguards such as gender or intersectionality audits, provenance of contested labels, or community governance over description practices, representational gaps </w:t>
        </w:r>
        <w:r w:rsidR="2C053F11">
          <w:t>remain</w:t>
        </w:r>
        <w:r w:rsidR="2C053F11">
          <w:t xml:space="preserve"> rhetorical rather than operational—extending the epistemic-justice concerns raised above.</w:t>
        </w:r>
      </w:ins>
    </w:p>
    <w:p w:rsidRPr="00492B76" w:rsidR="00307D51" w:rsidDel="0041181A" w:rsidP="10751D0A" w:rsidRDefault="00D26924" w14:paraId="380DF311" w14:textId="6254DB8E">
      <w:pPr>
        <w:pStyle w:val="Normal"/>
        <w:rPr>
          <w:del w:author="ELENA GÓMEZ RICO" w:date="2026-03-18T17:12:00Z" w16du:dateUtc="2026-03-18T17:12:54Z" w:id="1213849897"/>
          <w:rFonts w:ascii="Times New Roman" w:hAnsi="Times New Roman" w:eastAsia="Times New Roman" w:cs="Times New Roman"/>
        </w:rPr>
      </w:pPr>
      <w:commentRangeStart w:id="628"/>
      <w:del w:author="ELENA GÓMEZ RICO" w:date="2026-03-18T17:12:00Z" w16du:dateUtc="2026-03-18T17:12:54Z" w:id="1915647908">
        <w:r w:rsidDel="00D26924">
          <w:delText xml:space="preserve">Conversely, community-led initiatives demonstrate that culturally grounded metadata, multivocal narratives, and shared authority over representation can strengthen the relationship between knowledge infrastructures and societal relevance (Escobar, 2016; Davis and Horst, 2016). Hermeneutical gaps persist when marginalized groups cannot contest or define classifications, leaving their knowledge underrepresented and misinterpreted—precisely the risk when epistemic justice safeguards are absent (Fricker, 2011); while Stengers and Despret call for epistemic disobedience so communities are not merely “spoken for” but co-author classifications and meaning (Stengers and Despret, 2014). </w:delText>
        </w:r>
      </w:del>
      <w:commentRangeEnd w:id="628"/>
      <w:r>
        <w:rPr>
          <w:rStyle w:val="CommentReference"/>
        </w:rPr>
        <w:commentReference w:id="628"/>
      </w:r>
    </w:p>
    <w:p w:rsidRPr="00492B76" w:rsidR="00307D51" w:rsidP="10751D0A" w:rsidRDefault="00D759E1" w14:paraId="0A32B197" w14:textId="77777777">
      <w:pPr>
        <w:pStyle w:val="Normal"/>
        <w:rPr>
          <w:rFonts w:ascii="Times New Roman" w:hAnsi="Times New Roman" w:eastAsia="Times New Roman" w:cs="Times New Roman"/>
        </w:rPr>
      </w:pPr>
      <w:bookmarkStart w:name="conclusions" w:id="630"/>
      <w:bookmarkEnd w:id="575"/>
      <w:r w:rsidR="00D759E1">
        <w:rPr/>
        <w:t>Conclusions</w:t>
      </w:r>
    </w:p>
    <w:p w:rsidRPr="00492B76" w:rsidR="00D26924" w:rsidP="10751D0A" w:rsidRDefault="2D4017D1" w14:paraId="27C899A4" w14:textId="381A0D2D">
      <w:pPr>
        <w:pStyle w:val="Normal"/>
        <w:rPr>
          <w:rFonts w:ascii="Times New Roman" w:hAnsi="Times New Roman" w:eastAsia="Times New Roman" w:cs="Times New Roman"/>
        </w:rPr>
      </w:pPr>
      <w:r w:rsidR="0141A21F">
        <w:rPr/>
        <w:t xml:space="preserve">By combining a scoping review of the scholarly literature with a content analysis of 22 </w:t>
      </w:r>
      <w:del w:author="ELENA GÓMEZ RICO" w:date="2026-03-17T22:21:00Z" w16du:dateUtc="2026-03-17T21:21:00Z" w:id="1824511704">
        <w:r w:rsidDel="2D4017D1">
          <w:delText>use cases</w:delText>
        </w:r>
      </w:del>
      <w:ins w:author="ELENA GÓMEZ RICO" w:date="2026-03-17T22:21:00Z" w16du:dateUtc="2026-03-17T21:21:00Z" w:id="1905315438">
        <w:r w:rsidR="1CE656DC">
          <w:t>practices</w:t>
        </w:r>
      </w:ins>
      <w:r w:rsidR="0141A21F">
        <w:rPr/>
        <w:t xml:space="preserve">, this study examined how users and communities are integrated into the development of human-centered semantic and </w:t>
      </w:r>
      <w:del w:author="ELENA GÓMEZ RICO" w:date="2026-03-18T17:14:00Z" w16du:dateUtc="2026-03-18T17:14:16Z" w:id="462656848">
        <w:r w:rsidDel="2D4017D1">
          <w:delText xml:space="preserve">neurosymbolic </w:delText>
        </w:r>
      </w:del>
      <w:del w:author="ELENA GÓMEZ RICO" w:date="2026-03-19T11:25:40.257Z" w16du:dateUtc="2026-03-19T11:25:40.257Z" w:id="1094449651">
        <w:r w:rsidDel="2D4017D1">
          <w:delText>AI</w:delText>
        </w:r>
      </w:del>
      <w:ins w:author="ELENA GÓMEZ RICO" w:date="2026-03-19T11:25:40.257Z" w16du:dateUtc="2026-03-19T11:25:40.257Z" w:id="125377628">
        <w:r w:rsidR="4227A0CC">
          <w:t>NeSyAI</w:t>
        </w:r>
      </w:ins>
      <w:r w:rsidR="0141A21F">
        <w:rPr/>
        <w:t xml:space="preserve"> systems in digital libraries, </w:t>
      </w:r>
      <w:r w:rsidR="0141A21F">
        <w:rPr/>
        <w:t>identifying</w:t>
      </w:r>
      <w:r w:rsidR="0141A21F">
        <w:rPr/>
        <w:t xml:space="preserve"> methodological patterns, gaps, and opportunities for future transdisciplinary collaboration.</w:t>
      </w:r>
    </w:p>
    <w:p w:rsidRPr="00492B76" w:rsidR="00D26924" w:rsidP="66452F6F" w:rsidRDefault="00D26924" w14:paraId="55BAFA19" w14:textId="7409F4E3">
      <w:pPr>
        <w:pStyle w:val="Normal"/>
        <w:suppressLineNumbers w:val="0"/>
        <w:bidi w:val="0"/>
        <w:spacing w:before="360" w:beforeAutospacing="off" w:after="80" w:afterAutospacing="off" w:line="360" w:lineRule="auto"/>
        <w:ind w:left="0" w:right="0"/>
        <w:jc w:val="both"/>
        <w:rPr>
          <w:del w:author="ELENA GÓMEZ RICO" w:date="2026-03-24T10:08:01.878Z" w16du:dateUtc="2026-03-24T10:08:01.878Z" w:id="967764139"/>
        </w:rPr>
        <w:pPrChange w:author="ELENA GÓMEZ RICO" w:date="2026-03-24T10:07:33.123Z">
          <w:pPr>
            <w:pStyle w:val="Normal"/>
          </w:pPr>
        </w:pPrChange>
      </w:pPr>
      <w:r w:rsidR="50548EED">
        <w:rPr/>
        <w:t xml:space="preserve">Across the analyzed cases, the findings </w:t>
      </w:r>
      <w:del w:author="ELENA GÓMEZ RICO" w:date="2026-03-24T10:07:33.031Z" w16du:dateUtc="2026-03-24T10:07:33.031Z" w:id="1767772939">
        <w:r w:rsidDel="50548EED">
          <w:delText>reveal</w:delText>
        </w:r>
      </w:del>
      <w:ins w:author="ELENA GÓMEZ RICO" w:date="2026-03-24T10:07:35.775Z" w16du:dateUtc="2026-03-24T10:07:35.775Z" w:id="1982656387">
        <w:r w:rsidR="72DEC766">
          <w:t>suggest</w:t>
        </w:r>
      </w:ins>
      <w:r w:rsidR="50548EED">
        <w:rPr/>
        <w:t xml:space="preserve"> a </w:t>
      </w:r>
      <w:ins w:author="ELENA GÓMEZ RICO" w:date="2026-03-20T09:05:44.579Z" w16du:dateUtc="2026-03-20T09:05:44.579Z" w:id="946482801">
        <w:r w:rsidR="090A2C96">
          <w:t xml:space="preserve">trend </w:t>
        </w:r>
      </w:ins>
      <w:del w:author="ELENA GÓMEZ RICO" w:date="2026-03-20T09:05:26.519Z" w16du:dateUtc="2026-03-20T09:05:26.519Z" w:id="98970466">
        <w:r w:rsidDel="00D26924">
          <w:delText>clear predominance</w:delText>
        </w:r>
      </w:del>
      <w:r w:rsidR="50548EED">
        <w:rPr/>
        <w:t xml:space="preserve"> of design-led approaches, with early co-design documented in only a limited number of initiatives</w:t>
      </w:r>
      <w:commentRangeStart w:id="635"/>
      <w:del w:author="ELENA GÓMEZ RICO" w:date="2026-03-17T22:22:00Z" w16du:dateUtc="2026-03-17T21:22:00Z" w:id="1190747881">
        <w:r w:rsidDel="00D26924">
          <w:delText xml:space="preserve">, such as </w:delText>
        </w:r>
        <w:r w:rsidDel="00D26924">
          <w:delText>Yanyuwa</w:delText>
        </w:r>
        <w:r w:rsidDel="00D26924">
          <w:delText xml:space="preserve">, the PhD Students’ Knowledge Graph, Inuvialuit Digital Library, </w:delText>
        </w:r>
        <w:r w:rsidDel="00D26924">
          <w:delText>InTaVia</w:delText>
        </w:r>
        <w:r w:rsidDel="00D26924">
          <w:delText>, and ARCA</w:delText>
        </w:r>
      </w:del>
      <w:commentRangeEnd w:id="635"/>
      <w:r>
        <w:rPr>
          <w:rStyle w:val="CommentReference"/>
        </w:rPr>
        <w:commentReference w:id="635"/>
      </w:r>
      <w:r w:rsidR="50548EED">
        <w:rPr/>
        <w:t xml:space="preserve">. User involvement is more commonly confined to late-stage evaluation or continuous but narrowly scoped contribution models, particularly in crowdsourcing-based </w:t>
      </w:r>
      <w:del w:author="ELENA GÓMEZ RICO" w:date="2026-03-24T08:16:34.206Z" w16du:dateUtc="2026-03-24T08:16:34.206Z" w:id="315166589">
        <w:r w:rsidDel="00D26924">
          <w:delText>use-cases</w:delText>
        </w:r>
      </w:del>
      <w:ins w:author="ELENA GÓMEZ RICO" w:date="2026-03-24T08:16:34.347Z" w16du:dateUtc="2026-03-24T08:16:34.347Z" w:id="992693608">
        <w:r w:rsidR="42B2E80A">
          <w:t>PP</w:t>
        </w:r>
      </w:ins>
      <w:ins w:author="ELENA GÓMEZ RICO" w:date="2026-03-24T08:08:27.159Z" w16du:dateUtc="2026-03-24T08:08:27.159Z" w:id="876482155">
        <w:r w:rsidR="00DA788A">
          <w:t xml:space="preserve"> (L2)</w:t>
        </w:r>
      </w:ins>
      <w:del w:author="ELENA GÓMEZ RICO" w:date="2026-03-24T08:08:20.473Z" w16du:dateUtc="2026-03-24T08:08:20.473Z" w:id="2126087824">
        <w:r w:rsidDel="00D26924">
          <w:delText>.</w:delText>
        </w:r>
      </w:del>
      <w:r w:rsidR="50548EED">
        <w:rPr/>
        <w:t xml:space="preserve"> Evaluation practices </w:t>
      </w:r>
      <w:ins w:author="ELENA GÓMEZ RICO" w:date="2026-03-20T09:06:46.37Z" w16du:dateUtc="2026-03-20T09:06:46.37Z" w:id="1373448928">
        <w:r w:rsidR="7152E826">
          <w:t xml:space="preserve">tend to </w:t>
        </w:r>
      </w:ins>
      <w:ins w:author="ELENA GÓMEZ RICO" w:date="2026-03-20T09:07:32.761Z" w16du:dateUtc="2026-03-20T09:07:32.761Z" w:id="130282793">
        <w:r w:rsidR="7152E826">
          <w:t>appeal</w:t>
        </w:r>
      </w:ins>
      <w:del w:author="ELENA GÓMEZ RICO" w:date="2026-03-20T09:06:43.987Z" w16du:dateUtc="2026-03-20T09:06:43.987Z" w:id="230910258">
        <w:r w:rsidDel="00D26924">
          <w:delText>remain</w:delText>
        </w:r>
        <w:r w:rsidDel="00D26924">
          <w:delText xml:space="preserve"> largely restricted</w:delText>
        </w:r>
      </w:del>
      <w:r w:rsidR="50548EED">
        <w:rPr/>
        <w:t xml:space="preserve"> to usability and information retrieval metrics, leaving the broader effects of participation—such as trust-building, equity, community empowerment, and long-term sustainability—under-examined</w:t>
      </w:r>
      <w:ins w:author="ELENA GÓMEZ RICO" w:date="2026-03-17T22:23:00Z" w16du:dateUtc="2026-03-17T21:23:00Z" w:id="929142898">
        <w:r w:rsidR="776C4DBE">
          <w:t xml:space="preserve"> or under-documented</w:t>
        </w:r>
      </w:ins>
      <w:r w:rsidR="50548EED">
        <w:rPr/>
        <w:t>.</w:t>
      </w:r>
    </w:p>
    <w:p w:rsidRPr="00492B76" w:rsidR="00D26924" w:rsidP="66452F6F" w:rsidRDefault="00D26924" w14:paraId="011982E7" w14:textId="080D404E">
      <w:pPr>
        <w:pStyle w:val="Normal"/>
        <w:suppressLineNumbers w:val="0"/>
        <w:bidi w:val="0"/>
        <w:spacing w:before="360" w:beforeAutospacing="off" w:after="80" w:afterAutospacing="off" w:line="360" w:lineRule="auto"/>
        <w:ind w:left="0" w:right="0"/>
        <w:jc w:val="both"/>
        <w:rPr>
          <w:rFonts w:ascii="Times New Roman" w:hAnsi="Times New Roman" w:eastAsia="Times New Roman" w:cs="Times New Roman"/>
        </w:rPr>
        <w:pPrChange w:author="ELENA GÓMEZ RICO" w:date="2026-03-24T08:18:30.043Z">
          <w:pPr>
            <w:pStyle w:val="Normal"/>
            <w:bidi w:val="0"/>
          </w:pPr>
        </w:pPrChange>
      </w:pPr>
      <w:del w:author="ELENA GÓMEZ RICO" w:date="2026-03-24T10:08:00.429Z" w16du:dateUtc="2026-03-24T10:08:00.429Z" w:id="943475737">
        <w:r w:rsidDel="50548EED">
          <w:delText xml:space="preserve">A central </w:delText>
        </w:r>
      </w:del>
      <w:ins w:author="ELENA GÓMEZ RICO" w:date="2026-03-24T10:08:08.134Z" w16du:dateUtc="2026-03-24T10:08:08.134Z" w:id="889116081">
        <w:r w:rsidR="3CB89A55">
          <w:t xml:space="preserve">The </w:t>
        </w:r>
      </w:ins>
      <w:r w:rsidR="50548EED">
        <w:rPr/>
        <w:t xml:space="preserve">contribution of this study </w:t>
      </w:r>
      <w:ins w:author="ELENA GÓMEZ RICO" w:date="2026-03-24T10:08:13.001Z" w16du:dateUtc="2026-03-24T10:08:13.001Z" w:id="424445982">
        <w:r w:rsidR="3503639D">
          <w:t xml:space="preserve">could </w:t>
        </w:r>
      </w:ins>
      <w:r w:rsidR="50548EED">
        <w:rPr/>
        <w:t>lie</w:t>
      </w:r>
      <w:del w:author="ELENA GÓMEZ RICO" w:date="2026-03-24T10:08:15.828Z" w16du:dateUtc="2026-03-24T10:08:15.828Z" w:id="887836143">
        <w:r w:rsidDel="50548EED">
          <w:delText>s</w:delText>
        </w:r>
      </w:del>
      <w:r w:rsidR="50548EED">
        <w:rPr/>
        <w:t xml:space="preserve"> in its systematic mapping of participatory practices against epistemic justice dimensions. Explicit attention to gender, intersectionality, bias mitigation, provenance of contested classifications, and community authority over meaning-making </w:t>
      </w:r>
      <w:del w:author="ELENA GÓMEZ RICO" w:date="2026-03-24T08:18:29.96Z" w16du:dateUtc="2026-03-24T08:18:29.96Z" w:id="551650728">
        <w:r w:rsidDel="00D26924">
          <w:delText>emerges</w:delText>
        </w:r>
      </w:del>
      <w:ins w:author="ELENA GÓMEZ RICO" w:date="2026-03-24T08:18:33.039Z" w16du:dateUtc="2026-03-24T08:18:33.039Z" w:id="363889247">
        <w:r w:rsidR="2144A2AC">
          <w:t>is documented</w:t>
        </w:r>
      </w:ins>
      <w:r w:rsidR="50548EED">
        <w:rPr/>
        <w:t xml:space="preserve"> primarily in community-led initiatives, while </w:t>
      </w:r>
      <w:del w:author="ELENA GÓMEZ RICO" w:date="2026-03-19T11:41:36.353Z" w16du:dateUtc="2026-03-19T11:41:36.353Z" w:id="1002438742">
        <w:r w:rsidDel="00D26924">
          <w:delText>the majority of</w:delText>
        </w:r>
      </w:del>
      <w:del w:author="ELENA GÓMEZ RICO" w:date="2026-03-24T08:17:07.599Z" w16du:dateUtc="2026-03-24T08:17:07.599Z" w:id="937938051">
        <w:r w:rsidDel="00D26924">
          <w:delText xml:space="preserve"> </w:delText>
        </w:r>
      </w:del>
      <w:del w:author="ELENA GÓMEZ RICO" w:date="2026-03-24T08:16:41.222Z" w16du:dateUtc="2026-03-24T08:16:41.222Z" w:id="2056654537">
        <w:r w:rsidDel="00D26924">
          <w:delText>use-cases</w:delText>
        </w:r>
      </w:del>
      <w:ins w:author="ELENA GÓMEZ RICO" w:date="2026-03-24T08:16:41.363Z" w16du:dateUtc="2026-03-24T08:16:41.363Z" w:id="430506638">
        <w:r w:rsidR="57A00C98">
          <w:t>PP</w:t>
        </w:r>
      </w:ins>
      <w:r w:rsidR="50548EED">
        <w:rPr/>
        <w:t xml:space="preserve"> rely on implicit </w:t>
      </w:r>
      <w:del w:author="ELENA GÓMEZ RICO" w:date="2026-03-24T08:18:41.475Z" w16du:dateUtc="2026-03-24T08:18:41.475Z" w:id="758637328">
        <w:r w:rsidDel="00D26924">
          <w:delText>or assumed</w:delText>
        </w:r>
      </w:del>
      <w:r w:rsidR="50548EED">
        <w:rPr/>
        <w:t xml:space="preserve"> </w:t>
      </w:r>
      <w:commentRangeStart w:id="638"/>
      <w:r w:rsidR="50548EED">
        <w:rPr/>
        <w:t>inclusivity</w:t>
      </w:r>
      <w:ins w:author="ELENA GÓMEZ RICO" w:date="2026-03-17T22:26:00Z" w16du:dateUtc="2026-03-17T21:26:00Z" w:id="1435436635">
        <w:r w:rsidR="397561C2">
          <w:t xml:space="preserve"> </w:t>
        </w:r>
      </w:ins>
      <w:ins w:author="ELENA GÓMEZ RICO" w:date="2026-03-24T08:16:41.306Z" w16du:dateUtc="2026-03-24T08:16:41.306Z" w:id="1927859646">
        <w:r w:rsidR="57A00C98">
          <w:t>(</w:t>
        </w:r>
        <w:r w:rsidR="57A00C98">
          <w:t>Stengers</w:t>
        </w:r>
        <w:r w:rsidR="57A00C98">
          <w:t xml:space="preserve"> and Despret, 2014)</w:t>
        </w:r>
      </w:ins>
      <w:r w:rsidR="50548EED">
        <w:rPr/>
        <w:t xml:space="preserve">. Where epistemic justice safeguards are absent, participatory claims </w:t>
      </w:r>
      <w:ins w:author="ELENA GÓMEZ RICO" w:date="2026-03-24T10:08:50.542Z" w16du:dateUtc="2026-03-24T10:08:50.542Z" w:id="1296432243">
        <w:r w:rsidR="5215748E">
          <w:t xml:space="preserve">could </w:t>
        </w:r>
      </w:ins>
      <w:r w:rsidR="50548EED">
        <w:rPr/>
        <w:t>risk masking</w:t>
      </w:r>
      <w:r w:rsidR="50548EED">
        <w:rPr/>
        <w:t xml:space="preserve"> persistent asymmetries of power</w:t>
      </w:r>
      <w:ins w:author="ELENA GÓMEZ RICO" w:date="2026-03-17T22:27:00Z" w16du:dateUtc="2026-03-17T21:27:00Z" w:id="1059808414">
        <w:r w:rsidR="397561C2">
          <w:t xml:space="preserve"> </w:t>
        </w:r>
      </w:ins>
      <w:ins w:author="ELENA GÓMEZ RICO" w:date="2026-03-24T08:16:41.308Z" w16du:dateUtc="2026-03-24T08:16:41.308Z" w:id="653417983">
        <w:r w:rsidR="57A00C98">
          <w:t>(Haraway, 1991)</w:t>
        </w:r>
      </w:ins>
      <w:r w:rsidR="50548EED">
        <w:rPr/>
        <w:t xml:space="preserve">, </w:t>
      </w:r>
      <w:del w:author="ELENA GÓMEZ RICO" w:date="2026-03-24T10:10:37.568Z" w16du:dateUtc="2026-03-24T10:10:37.568Z" w:id="919725385">
        <w:r w:rsidDel="50548EED">
          <w:delText>reinforcing</w:delText>
        </w:r>
      </w:del>
      <w:r w:rsidR="50548EED">
        <w:rPr/>
        <w:t xml:space="preserve"> </w:t>
      </w:r>
      <w:commentRangeStart w:id="641"/>
      <w:del w:author="ELENA GÓMEZ RICO" w:date="2026-03-17T22:24:00Z" w16du:dateUtc="2026-03-17T22:24:00Z" w:id="802776419">
        <w:r w:rsidDel="00D26924">
          <w:delText>testimonial and hermeneutical</w:delText>
        </w:r>
      </w:del>
      <w:ins w:author="ELENA GÓMEZ RICO" w:date="2026-03-19T11:43:30.802Z" w16du:dateUtc="2026-03-19T11:43:30.802Z" w:id="1985976383">
        <w:r w:rsidR="7D249263">
          <w:t xml:space="preserve"> </w:t>
        </w:r>
      </w:ins>
      <w:ins w:author="ELENA GÓMEZ RICO" w:date="2026-03-24T10:11:52.412Z" w16du:dateUtc="2026-03-24T10:11:52.412Z" w:id="1423170704">
        <w:r w:rsidR="397F42D7">
          <w:t xml:space="preserve">possibly mishandling </w:t>
        </w:r>
      </w:ins>
      <w:ins w:author="ELENA GÓMEZ RICO" w:date="2026-03-19T11:42:49.811Z" w16du:dateUtc="2026-03-19T11:42:49.811Z" w:id="373332744">
        <w:r w:rsidR="2956DBDC">
          <w:t>epistemic</w:t>
        </w:r>
      </w:ins>
      <w:r w:rsidR="50548EED">
        <w:rPr/>
        <w:t xml:space="preserve"> </w:t>
      </w:r>
      <w:commentRangeEnd w:id="641"/>
      <w:r>
        <w:rPr>
          <w:rStyle w:val="CommentReference"/>
        </w:rPr>
        <w:commentReference w:id="641"/>
      </w:r>
      <w:r w:rsidR="50548EED">
        <w:rPr/>
        <w:t>injustice</w:t>
      </w:r>
      <w:ins w:author="ELENA GÓMEZ RICO" w:date="2026-03-24T10:12:02.17Z" w16du:dateUtc="2026-03-24T10:12:02.17Z" w:id="468301403">
        <w:r w:rsidR="7A6DA295">
          <w:t xml:space="preserve"> </w:t>
        </w:r>
      </w:ins>
      <w:del w:author="ELENA GÓMEZ RICO" w:date="2026-03-24T10:11:59.126Z" w16du:dateUtc="2026-03-24T10:11:59.126Z" w:id="384427020">
        <w:r w:rsidDel="50548EED">
          <w:delText xml:space="preserve"> rather than addressing it</w:delText>
        </w:r>
      </w:del>
      <w:del w:author="ELENA GÓMEZ RICO" w:date="2026-03-17T22:27:00Z" w16du:dateUtc="2026-03-17T21:27:00Z" w:id="1053136838">
        <w:r w:rsidDel="00D26924">
          <w:delText xml:space="preserve"> </w:delText>
        </w:r>
      </w:del>
      <w:ins w:author="ELENA GÓMEZ RICO" w:date="2026-03-24T08:16:41.31Z" w16du:dateUtc="2026-03-24T08:16:41.31Z" w:id="1513168120">
        <w:r w:rsidR="57A00C98">
          <w:t xml:space="preserve">(Fricker, 2007) </w:t>
        </w:r>
      </w:ins>
      <w:ins w:author="ELENA GÓMEZ RICO" w:date="2026-03-17T22:27:00Z" w16du:dateUtc="2026-03-17T21:27:00Z" w:id="578164819">
        <w:r w:rsidR="397561C2">
          <w:t xml:space="preserve"> </w:t>
        </w:r>
      </w:ins>
      <w:del w:author="ELENA GÓMEZ RICO" w:date="2026-03-17T22:27:00Z" w16du:dateUtc="2026-03-17T21:27:00Z" w:id="124475023">
        <w:r w:rsidDel="00D26924">
          <w:delText xml:space="preserve">(Fricker, 2007; Haraway, 1991; </w:delText>
        </w:r>
        <w:r w:rsidDel="00D26924">
          <w:delText>Stengers</w:delText>
        </w:r>
        <w:r w:rsidDel="00D26924">
          <w:delText xml:space="preserve"> and Despret, 2014)</w:delText>
        </w:r>
      </w:del>
      <w:r w:rsidR="50548EED">
        <w:rPr/>
        <w:t xml:space="preserve">. </w:t>
      </w:r>
      <w:commentRangeEnd w:id="638"/>
      <w:r>
        <w:rPr>
          <w:rStyle w:val="CommentReference"/>
        </w:rPr>
        <w:commentReference w:id="638"/>
      </w:r>
      <w:r w:rsidR="50548EED">
        <w:rPr/>
        <w:t xml:space="preserve">Community </w:t>
      </w:r>
      <w:bookmarkStart w:name="_Int_oElwl7EQ" w:id="1688042977"/>
      <w:r w:rsidR="50548EED">
        <w:rPr/>
        <w:t>agency</w:t>
      </w:r>
      <w:bookmarkEnd w:id="1688042977"/>
      <w:r w:rsidR="50548EED">
        <w:rPr/>
        <w:t xml:space="preserve"> over </w:t>
      </w:r>
      <w:del w:author="ELENA GÓMEZ RICO" w:date="2026-03-19T11:36:43.753Z" w16du:dateUtc="2026-03-19T11:36:43.753Z" w:id="1170172343">
        <w:r w:rsidDel="00D26924">
          <w:delText>vocabularies</w:delText>
        </w:r>
      </w:del>
      <w:ins w:author="ELENA GÓMEZ RICO" w:date="2026-03-19T11:43:16.041Z" w16du:dateUtc="2026-03-19T11:43:16.041Z" w:id="1888486721">
        <w:r w:rsidR="71C472AE">
          <w:t xml:space="preserve"> </w:t>
        </w:r>
      </w:ins>
      <w:ins w:author="ELENA GÓMEZ RICO" w:date="2026-03-19T11:42:52.372Z" w16du:dateUtc="2026-03-19T11:42:52.372Z" w:id="2094616733">
        <w:r w:rsidR="43A7B138">
          <w:t>vocabulary</w:t>
        </w:r>
      </w:ins>
      <w:r w:rsidR="50548EED">
        <w:rPr/>
        <w:t xml:space="preserve">, metadata schemas, and access rules </w:t>
      </w:r>
      <w:ins w:author="ELENA GÓMEZ RICO" w:date="2026-03-24T08:19:59.887Z" w16du:dateUtc="2026-03-24T08:19:59.887Z" w:id="2042781023">
        <w:r w:rsidR="29510D76">
          <w:t>are documented in particular</w:t>
        </w:r>
      </w:ins>
      <w:ins w:author="ELENA GÓMEZ RICO" w:date="2026-03-24T08:20:14.681Z" w16du:dateUtc="2026-03-24T08:20:14.681Z" w:id="1352242713">
        <w:r w:rsidR="29510D76">
          <w:t xml:space="preserve"> cases </w:t>
        </w:r>
      </w:ins>
      <w:del w:author="ELENA GÓMEZ RICO" w:date="2026-03-22T21:35:59.088Z" w16du:dateUtc="2026-03-22T21:35:59.088Z" w:id="1535622038">
        <w:r w:rsidDel="00D26924">
          <w:delText>remain</w:delText>
        </w:r>
        <w:r w:rsidDel="00D26924">
          <w:delText>s</w:delText>
        </w:r>
      </w:del>
      <w:ins w:author="ELENA GÓMEZ RICO" w:date="2026-03-23T21:41:57.074Z" w16du:dateUtc="2026-03-23T21:41:57.074Z" w:id="147093242">
        <w:r w:rsidR="3354A972">
          <w:t xml:space="preserve"> </w:t>
        </w:r>
      </w:ins>
      <w:del w:author="ELENA GÓMEZ RICO" w:date="2026-03-24T08:19:42.547Z" w16du:dateUtc="2026-03-24T08:19:42.547Z" w:id="1539134660">
        <w:r w:rsidDel="00D26924">
          <w:delText xml:space="preserve"> the exception rather than the norm,</w:delText>
        </w:r>
      </w:del>
      <w:r w:rsidR="50548EED">
        <w:rPr/>
        <w:t xml:space="preserve"> underscoring the need for participatory governance of knowledge representation in digital libraries.</w:t>
      </w:r>
    </w:p>
    <w:p w:rsidRPr="00492B76" w:rsidR="00D26924" w:rsidP="10751D0A" w:rsidRDefault="00D26924" w14:paraId="4ABF8806" w14:textId="2FCF665F">
      <w:pPr>
        <w:pStyle w:val="Normal"/>
        <w:rPr>
          <w:rFonts w:ascii="Times New Roman" w:hAnsi="Times New Roman" w:eastAsia="Times New Roman" w:cs="Times New Roman"/>
        </w:rPr>
      </w:pPr>
      <w:r w:rsidR="50548EED">
        <w:rPr/>
        <w:t xml:space="preserve">Methodologically, the analysis highlights persistent gaps in how participatory processes are documented, compared, and sustained. Many </w:t>
      </w:r>
      <w:del w:author="ELENA GÓMEZ RICO" w:date="2026-03-17T22:28:00Z" w16du:dateUtc="2026-03-17T21:28:00Z" w:id="367823379">
        <w:r w:rsidDel="00D26924">
          <w:delText>use-cases</w:delText>
        </w:r>
      </w:del>
      <w:ins w:author="ELENA GÓMEZ RICO" w:date="2026-03-23T21:42:03.378Z" w16du:dateUtc="2026-03-23T21:42:03.378Z" w:id="1441378458">
        <w:r w:rsidR="2C9E54FE">
          <w:t xml:space="preserve"> </w:t>
        </w:r>
      </w:ins>
      <w:ins w:author="ELENA GÓMEZ RICO" w:date="2026-03-24T08:17:52.216Z" w16du:dateUtc="2026-03-24T08:17:52.216Z" w:id="41933113">
        <w:r w:rsidR="08F31D70">
          <w:t>PP</w:t>
        </w:r>
      </w:ins>
      <w:r w:rsidR="50548EED">
        <w:rPr/>
        <w:t xml:space="preserve"> provide only limited descriptions of user involvement, constraining </w:t>
      </w:r>
      <w:del w:author="ELENA GÓMEZ RICO" w:date="2026-03-19T11:36:47.271Z" w16du:dateUtc="2026-03-19T11:36:47.271Z" w:id="553108437">
        <w:r w:rsidDel="00D26924">
          <w:delText>reproducibility</w:delText>
        </w:r>
      </w:del>
      <w:ins w:author="ELENA GÓMEZ RICO" w:date="2026-03-23T21:42:10.159Z" w16du:dateUtc="2026-03-23T21:42:10.159Z" w:id="557989678">
        <w:r w:rsidR="226986C0">
          <w:t xml:space="preserve"> </w:t>
        </w:r>
      </w:ins>
      <w:ins w:author="ELENA GÓMEZ RICO" w:date="2026-03-19T11:36:47.272Z" w16du:dateUtc="2026-03-19T11:36:47.272Z" w:id="1093306402">
        <w:r w:rsidR="402B0470">
          <w:t>r</w:t>
        </w:r>
        <w:r w:rsidR="402B0470">
          <w:t>eproducibility,</w:t>
        </w:r>
      </w:ins>
      <w:r w:rsidR="50548EED">
        <w:rPr/>
        <w:t xml:space="preserve"> and cross-context transfer. Longitudinal evidence on what participatory configurations work overtime is scarce, and cross-case comparison </w:t>
      </w:r>
      <w:r w:rsidR="50548EED">
        <w:rPr/>
        <w:t>remains</w:t>
      </w:r>
      <w:r w:rsidR="50548EED">
        <w:rPr/>
        <w:t xml:space="preserve"> underdeveloped, making it difficult to assess when early co-design, late evaluation, or continuous crowdsourcing are most </w:t>
      </w:r>
      <w:r w:rsidR="50548EED">
        <w:rPr/>
        <w:t>appropriate for</w:t>
      </w:r>
      <w:r w:rsidR="50548EED">
        <w:rPr/>
        <w:t xml:space="preserve"> different semantic or </w:t>
      </w:r>
      <w:r w:rsidR="50548EED">
        <w:rPr/>
        <w:t>neurosymbolic</w:t>
      </w:r>
      <w:r w:rsidR="50548EED">
        <w:rPr/>
        <w:t xml:space="preserve"> AI goals. Geographic and linguistic coverage is skewed toward English-language </w:t>
      </w:r>
      <w:r w:rsidR="50548EED">
        <w:rPr/>
        <w:t>use-cases</w:t>
      </w:r>
      <w:r w:rsidR="50548EED">
        <w:rPr/>
        <w:t xml:space="preserve"> from North America and Europe, leaving Global South perspectives under-represented and limiting generalizability.</w:t>
      </w:r>
    </w:p>
    <w:p w:rsidRPr="00492B76" w:rsidR="00307D51" w:rsidP="10751D0A" w:rsidRDefault="00D26924" w14:paraId="626B0300" w14:textId="7FA9CE16">
      <w:pPr>
        <w:pStyle w:val="Normal"/>
        <w:rPr>
          <w:rFonts w:ascii="Times New Roman" w:hAnsi="Times New Roman" w:eastAsia="Times New Roman" w:cs="Times New Roman"/>
        </w:rPr>
      </w:pPr>
      <w:r w:rsidR="00D26924">
        <w:rPr/>
        <w:t>In response to these gaps, this study contributes</w:t>
      </w:r>
      <w:ins w:author="ELENA GÓMEZ RICO" w:date="2026-03-17T22:29:00Z" w16du:dateUtc="2026-03-17T21:29:00Z" w:id="1979082953">
        <w:r w:rsidR="00A8515D">
          <w:t xml:space="preserve"> (RQ1 and </w:t>
        </w:r>
      </w:ins>
      <w:ins w:author="ELENA GÓMEZ RICO" w:date="2026-03-17T22:30:00Z" w16du:dateUtc="2026-03-17T21:30:00Z" w:id="610374596">
        <w:r w:rsidR="00A8515D">
          <w:t>RQ2)</w:t>
        </w:r>
      </w:ins>
      <w:r w:rsidR="00D26924">
        <w:rPr/>
        <w:t xml:space="preserve">: </w:t>
      </w:r>
      <w:ins w:author="ELENA GÓMEZ RICO" w:date="2026-03-17T22:29:00Z" w16du:dateUtc="2026-03-17T21:29:00Z" w:id="1067894566">
        <w:r w:rsidR="00A8515D">
          <w:t>(</w:t>
        </w:r>
        <w:r w:rsidR="00A8515D">
          <w:t>i</w:t>
        </w:r>
        <w:r w:rsidR="00A8515D">
          <w:t xml:space="preserve">) </w:t>
        </w:r>
      </w:ins>
      <w:r w:rsidR="00D26924">
        <w:rPr/>
        <w:t xml:space="preserve">an empirically grounded inventory of 22 semantic-participatory digital library initiatives; </w:t>
      </w:r>
      <w:ins w:author="ELENA GÓMEZ RICO" w:date="2026-03-17T22:29:00Z" w16du:dateUtc="2026-03-17T21:29:00Z" w:id="1384011816">
        <w:r w:rsidR="00A8515D">
          <w:t xml:space="preserve">(ii) </w:t>
        </w:r>
      </w:ins>
      <w:r w:rsidR="00D26924">
        <w:rPr/>
        <w:t xml:space="preserve">a replicable analytical framework spanning process phases, methodological tools, participation levels, and representational gaps; </w:t>
      </w:r>
      <w:ins w:author="ELENA GÓMEZ RICO" w:date="2026-03-17T22:29:00Z" w16du:dateUtc="2026-03-17T21:29:00Z" w:id="63173128">
        <w:r w:rsidR="00A8515D">
          <w:t xml:space="preserve">(iii) </w:t>
        </w:r>
      </w:ins>
      <w:r w:rsidR="00D26924">
        <w:rPr/>
        <w:t xml:space="preserve">a synthesis of methodological insights that </w:t>
      </w:r>
      <w:ins w:author="ELENA GÓMEZ RICO" w:date="2026-03-24T10:13:33.171Z" w16du:dateUtc="2026-03-24T10:13:33.171Z" w:id="1989316946">
        <w:r w:rsidR="6117D1A5">
          <w:t>explores</w:t>
        </w:r>
      </w:ins>
      <w:del w:author="ELENA GÓMEZ RICO" w:date="2026-03-24T10:13:30.446Z" w16du:dateUtc="2026-03-24T10:13:30.446Z" w:id="373538520">
        <w:r w:rsidDel="00D26924">
          <w:delText>evidences</w:delText>
        </w:r>
      </w:del>
      <w:r w:rsidR="00D26924">
        <w:rPr/>
        <w:t xml:space="preserve"> dominant practices</w:t>
      </w:r>
      <w:r w:rsidR="00D26924">
        <w:rPr/>
        <w:t xml:space="preserve"> and discusses strengthening of user-centered ones still lacking comprehensible and measurable evaluation and explicit safeguards to epistemic justice and representational gaps for developing inclusive, accountable, and sustainable semantic and </w:t>
      </w:r>
      <w:r w:rsidR="00D26924">
        <w:rPr/>
        <w:t>neurosymbolic</w:t>
      </w:r>
      <w:r w:rsidR="00D26924">
        <w:rPr/>
        <w:t xml:space="preserve"> AI infrastructures for digital libraries.</w:t>
      </w:r>
    </w:p>
    <w:p w:rsidRPr="00492B76" w:rsidR="00E7496C" w:rsidP="10751D0A" w:rsidRDefault="00E7496C" w14:paraId="23FE8C3D" w14:textId="77777777">
      <w:pPr>
        <w:pStyle w:val="Normal"/>
        <w:rPr>
          <w:del w:author="ELENA GÓMEZ RICO" w:date="2026-03-23T08:55:14.331Z" w16du:dateUtc="2026-03-23T08:55:14.331Z" w:id="1633909317"/>
          <w:rFonts w:ascii="Times New Roman" w:hAnsi="Times New Roman" w:eastAsia="Times New Roman" w:cs="Times New Roman"/>
        </w:rPr>
      </w:pPr>
      <w:del w:author="ELENA GÓMEZ RICO" w:date="2026-03-23T08:55:14.331Z" w16du:dateUtc="2026-03-23T08:55:14.331Z" w:id="1821418064">
        <w:r w:rsidDel="00E7496C">
          <w:delText>Acknowledgements</w:delText>
        </w:r>
      </w:del>
    </w:p>
    <w:p w:rsidRPr="00492B76" w:rsidR="00ED111E" w:rsidP="10751D0A" w:rsidRDefault="00E7496C" w14:paraId="32125C0E" w14:textId="490839B4">
      <w:pPr>
        <w:pStyle w:val="Normal"/>
        <w:rPr>
          <w:del w:author="ELENA GÓMEZ RICO" w:date="2026-03-23T08:55:14.33Z" w16du:dateUtc="2026-03-23T08:55:14.33Z" w:id="250461871"/>
          <w:rFonts w:ascii="Times New Roman" w:hAnsi="Times New Roman" w:eastAsia="Times New Roman" w:cs="Times New Roman"/>
        </w:rPr>
      </w:pPr>
      <w:del w:author="ELENA GÓMEZ RICO" w:date="2026-03-23T08:55:14.331Z" w16du:dateUtc="2026-03-23T08:55:14.331Z" w:id="534742021">
        <w:r w:rsidDel="00E7496C">
          <w:delText xml:space="preserve">The authors acknowledge the use of Perplexity AI for cross-disciplinary query refinement during the scoping review process, as referenced in the </w:delText>
        </w:r>
        <w:r w:rsidDel="00E7496C">
          <w:delText>methodology</w:delText>
        </w:r>
        <w:r w:rsidDel="00E7496C">
          <w:delText xml:space="preserve"> section. AI-assisted language editing tools</w:delText>
        </w:r>
        <w:r w:rsidDel="00E7496C">
          <w:delText xml:space="preserve"> </w:delText>
        </w:r>
        <w:r w:rsidDel="00E7496C">
          <w:delText>DeepL</w:delText>
        </w:r>
        <w:r w:rsidDel="00E7496C">
          <w:delText xml:space="preserve">-Write </w:delText>
        </w:r>
        <w:r w:rsidDel="00E7496C">
          <w:delText>w</w:delText>
        </w:r>
        <w:r w:rsidDel="00E7496C">
          <w:delText>as</w:delText>
        </w:r>
        <w:r w:rsidDel="00E7496C">
          <w:delText xml:space="preserve"> used to improve readability. The authors take full responsibility for all content, analysis, and conclusions presented in this manuscript.</w:delText>
        </w:r>
      </w:del>
    </w:p>
    <w:p w:rsidRPr="00492B76" w:rsidR="00307D51" w:rsidP="10751D0A" w:rsidRDefault="00D759E1" w14:paraId="3E5EF722" w14:textId="77777777">
      <w:pPr>
        <w:pStyle w:val="Normal"/>
        <w:rPr>
          <w:rFonts w:ascii="Times New Roman" w:hAnsi="Times New Roman" w:eastAsia="Times New Roman" w:cs="Times New Roman"/>
        </w:rPr>
      </w:pPr>
      <w:bookmarkStart w:name="references" w:id="654"/>
      <w:bookmarkEnd w:id="630"/>
      <w:r w:rsidR="00D759E1">
        <w:rPr/>
        <w:t>References</w:t>
      </w:r>
    </w:p>
    <w:bookmarkEnd w:id="654"/>
    <w:p w:rsidR="00EA5ED2" w:rsidP="10751D0A" w:rsidRDefault="00EA5ED2" w14:paraId="73D702E4" w14:textId="209E36E3">
      <w:pPr>
        <w:pStyle w:val="Normal"/>
        <w:rPr>
          <w:ins w:author="ELENA GÓMEZ RICO" w:date="2026-03-17T22:01:00Z" w16du:dateUtc="2026-03-17T21:01:00Z" w:id="156213424"/>
          <w:rFonts w:ascii="Times New Roman" w:hAnsi="Times New Roman" w:eastAsia="Times New Roman" w:cs="Times New Roman"/>
        </w:rPr>
      </w:pPr>
      <w:commentRangeStart w:id="656"/>
      <w:ins w:author="ELENA GÓMEZ RICO" w:date="2026-03-17T22:01:00Z" w16du:dateUtc="2026-03-17T21:01:00Z" w:id="1538650684">
        <w:r w:rsidR="00EA5ED2">
          <w:t xml:space="preserve">Al‑Fayez, R.Q., Al‑Tawil, M., Abu‑Salih, B. and </w:t>
        </w:r>
        <w:r w:rsidR="00EA5ED2">
          <w:t>Eyadat</w:t>
        </w:r>
        <w:r w:rsidR="00EA5ED2">
          <w:t>, Z. (2023), "</w:t>
        </w:r>
        <w:r w:rsidR="00EA5ED2">
          <w:t>GTDOnto</w:t>
        </w:r>
        <w:r w:rsidR="00EA5ED2">
          <w:t>: an ontology for organizing and modeling knowledge about global terrorism", Big Data and Cognitive Computing, Vol. 7 No. 1, p.24. https://doi.org/10.3390/bdcc7010024</w:t>
        </w:r>
      </w:ins>
      <w:commentRangeEnd w:id="656"/>
      <w:r>
        <w:rPr>
          <w:rStyle w:val="CommentReference"/>
        </w:rPr>
        <w:commentReference w:id="656"/>
      </w:r>
    </w:p>
    <w:p w:rsidRPr="0049067E" w:rsidR="0049067E" w:rsidP="10751D0A" w:rsidRDefault="0049067E" w14:paraId="1C42512E" w14:textId="48EF5790">
      <w:pPr>
        <w:pStyle w:val="Normal"/>
        <w:rPr>
          <w:rFonts w:ascii="Times New Roman" w:hAnsi="Times New Roman" w:eastAsia="Times New Roman" w:cs="Times New Roman"/>
        </w:rPr>
      </w:pPr>
      <w:r w:rsidR="0049067E">
        <w:rPr/>
        <w:t xml:space="preserve">Almeida, P., Teixeira, A., </w:t>
      </w:r>
      <w:r w:rsidR="0049067E">
        <w:rPr/>
        <w:t>Velhinho</w:t>
      </w:r>
      <w:r w:rsidR="0049067E">
        <w:rPr/>
        <w:t xml:space="preserve">, A., Raposo, R., Silva, T. and Pedro, L. (2024), "Remixing and repurposing cultural heritage archives through a collaborative and AI-generated storytelling digital platform", </w:t>
      </w:r>
      <w:del w:author="ELENA GÓMEZ RICO" w:date="2026-03-24T08:09:41.138Z" w16du:dateUtc="2026-03-24T08:09:41.138Z" w:id="1448919589">
        <w:r w:rsidDel="0049067E">
          <w:delText>*</w:delText>
        </w:r>
      </w:del>
      <w:r w:rsidR="0049067E">
        <w:rPr/>
        <w:t>Proceedings of the 2024 ACM International Conference on Interactive Media Experiences Workshops</w:t>
      </w:r>
      <w:del w:author="ELENA GÓMEZ RICO" w:date="2026-03-24T08:09:41.138Z" w16du:dateUtc="2026-03-24T08:09:41.138Z" w:id="1549065044">
        <w:r w:rsidDel="0049067E">
          <w:delText>*</w:delText>
        </w:r>
      </w:del>
      <w:r w:rsidR="0049067E">
        <w:rPr/>
        <w:t>, pp.100-104. https://doi.org/10.1145/3672406.3672419</w:t>
      </w:r>
    </w:p>
    <w:p w:rsidRPr="0049067E" w:rsidR="0049067E" w:rsidP="10751D0A" w:rsidRDefault="0049067E" w14:paraId="37312315" w14:textId="77777777">
      <w:pPr>
        <w:pStyle w:val="Normal"/>
      </w:pPr>
    </w:p>
    <w:p w:rsidRPr="0049067E" w:rsidR="0049067E" w:rsidP="10751D0A" w:rsidRDefault="0049067E" w14:paraId="731BC081" w14:textId="35D84B44">
      <w:pPr>
        <w:pStyle w:val="Normal"/>
        <w:rPr>
          <w:rFonts w:ascii="Times New Roman" w:hAnsi="Times New Roman" w:eastAsia="Times New Roman" w:cs="Times New Roman"/>
        </w:rPr>
      </w:pPr>
      <w:r w:rsidR="0049067E">
        <w:rPr/>
        <w:t xml:space="preserve">Bhandari, A. (2022), "Design Thinking from Bibliometric Analysis to Content Analysis, Current Research Trends, and Future Research Directions", </w:t>
      </w:r>
      <w:del w:author="ELENA GÓMEZ RICO" w:date="2026-03-24T08:09:41.139Z" w16du:dateUtc="2026-03-24T08:09:41.139Z" w:id="152297757">
        <w:r w:rsidDel="0049067E">
          <w:delText>*</w:delText>
        </w:r>
      </w:del>
      <w:r w:rsidR="0049067E">
        <w:rPr/>
        <w:t>Journal of the Knowledge Economy</w:t>
      </w:r>
      <w:del w:author="ELENA GÓMEZ RICO" w:date="2026-03-24T08:09:41.139Z" w16du:dateUtc="2026-03-24T08:09:41.139Z" w:id="29435450">
        <w:r w:rsidDel="0049067E">
          <w:delText>*</w:delText>
        </w:r>
      </w:del>
      <w:r w:rsidR="0049067E">
        <w:rPr/>
        <w:t>, Vol. 14 No. 3, pp.3097-3152. https://doi.org/10.1007/s13132-022-00920-3</w:t>
      </w:r>
    </w:p>
    <w:p w:rsidRPr="0049067E" w:rsidR="0049067E" w:rsidP="10751D0A" w:rsidRDefault="0049067E" w14:paraId="0AB519F1" w14:textId="77777777">
      <w:pPr>
        <w:pStyle w:val="Normal"/>
      </w:pPr>
    </w:p>
    <w:p w:rsidRPr="0049067E" w:rsidR="0049067E" w:rsidP="10751D0A" w:rsidRDefault="0049067E" w14:paraId="60B0D671" w14:textId="6E4CC097">
      <w:pPr>
        <w:pStyle w:val="Normal"/>
        <w:rPr>
          <w:rFonts w:ascii="Times New Roman" w:hAnsi="Times New Roman" w:eastAsia="Times New Roman" w:cs="Times New Roman"/>
        </w:rPr>
      </w:pPr>
      <w:r w:rsidR="7C6995E3">
        <w:rPr/>
        <w:t>Baghini</w:t>
      </w:r>
      <w:r w:rsidR="7C6995E3">
        <w:rPr/>
        <w:t xml:space="preserve">, M., Mohammadi, M. and </w:t>
      </w:r>
      <w:r w:rsidR="7C6995E3">
        <w:rPr/>
        <w:t>Norouzkhani</w:t>
      </w:r>
      <w:r w:rsidR="7C6995E3">
        <w:rPr/>
        <w:t xml:space="preserve">, N. (2024), "Usability Testing: A Bibliometric Analysis Based on </w:t>
      </w:r>
      <w:r w:rsidR="7C6995E3">
        <w:rPr/>
        <w:t>WoS</w:t>
      </w:r>
      <w:r w:rsidR="7C6995E3">
        <w:rPr/>
        <w:t xml:space="preserve"> Data</w:t>
      </w:r>
      <w:del w:author="ELENA GÓMEZ RICO" w:date="2026-03-22T21:36:03.891Z" w16du:dateUtc="2026-03-22T21:36:03.891Z" w:id="525068684">
        <w:r w:rsidDel="0049067E">
          <w:delText xml:space="preserve">", </w:delText>
        </w:r>
        <w:r w:rsidDel="0049067E">
          <w:delText>*</w:delText>
        </w:r>
      </w:del>
      <w:ins w:author="ELENA GÓMEZ RICO" w:date="2026-03-22T21:36:03.892Z" w16du:dateUtc="2026-03-22T21:36:03.892Z" w:id="24822110">
        <w:r w:rsidR="5D9625BD">
          <w:t xml:space="preserve">", </w:t>
        </w:r>
      </w:ins>
      <w:r w:rsidR="7C6995E3">
        <w:rPr/>
        <w:t xml:space="preserve">Journal of </w:t>
      </w:r>
      <w:r w:rsidR="7C6995E3">
        <w:rPr/>
        <w:t>Scientometric</w:t>
      </w:r>
      <w:r w:rsidR="7C6995E3">
        <w:rPr/>
        <w:t xml:space="preserve"> </w:t>
      </w:r>
      <w:del w:author="ELENA GÓMEZ RICO" w:date="2026-03-22T21:36:17.624Z" w16du:dateUtc="2026-03-22T21:36:17.624Z" w:id="2053771258">
        <w:r w:rsidDel="0049067E">
          <w:delText>Research</w:delText>
        </w:r>
        <w:r w:rsidDel="0049067E">
          <w:delText>*</w:delText>
        </w:r>
        <w:r w:rsidDel="0049067E">
          <w:delText>,</w:delText>
        </w:r>
      </w:del>
      <w:ins w:author="ELENA GÓMEZ RICO" w:date="2026-03-22T21:36:17.625Z" w16du:dateUtc="2026-03-22T21:36:17.625Z" w:id="372451741">
        <w:r w:rsidR="17A2D551">
          <w:t>Research,</w:t>
        </w:r>
      </w:ins>
      <w:r w:rsidR="7C6995E3">
        <w:rPr/>
        <w:t xml:space="preserve"> Vol. 13 No. 1, pp.09-24. https://doi.org/10.5530/jscires.13.1.2</w:t>
      </w:r>
    </w:p>
    <w:p w:rsidRPr="0049067E" w:rsidR="0049067E" w:rsidP="10751D0A" w:rsidRDefault="0049067E" w14:paraId="7B1F871C" w14:textId="77777777">
      <w:pPr>
        <w:pStyle w:val="Normal"/>
      </w:pPr>
    </w:p>
    <w:p w:rsidRPr="0049067E" w:rsidR="0049067E" w:rsidP="10751D0A" w:rsidRDefault="0049067E" w14:paraId="038F4A1E" w14:textId="0E2FF066">
      <w:pPr>
        <w:pStyle w:val="Normal"/>
        <w:rPr>
          <w:rFonts w:ascii="Times New Roman" w:hAnsi="Times New Roman" w:eastAsia="Times New Roman" w:cs="Times New Roman"/>
        </w:rPr>
      </w:pPr>
      <w:r w:rsidR="7C6995E3">
        <w:rPr/>
        <w:t xml:space="preserve">Calvano, M. (2024), "Design and evaluation of high-quality </w:t>
      </w:r>
      <w:r w:rsidR="7C6995E3">
        <w:rPr/>
        <w:t>simbolic</w:t>
      </w:r>
      <w:r w:rsidR="7C6995E3">
        <w:rPr/>
        <w:t xml:space="preserve"> AI systems", in </w:t>
      </w:r>
      <w:del w:author="ELENA GÓMEZ RICO" w:date="2026-03-24T08:09:41.14Z" w16du:dateUtc="2026-03-24T08:09:41.14Z" w:id="237979912">
        <w:r w:rsidDel="7C6995E3">
          <w:delText>*</w:delText>
        </w:r>
      </w:del>
      <w:r w:rsidR="7C6995E3">
        <w:rPr/>
        <w:t xml:space="preserve">28th International Conference on Evaluation and Assessment in Software Engineering (EASE </w:t>
      </w:r>
      <w:del w:author="ELENA GÓMEZ RICO" w:date="2026-03-22T21:36:20.88Z" w16du:dateUtc="2026-03-22T21:36:20.88Z" w:id="558002084">
        <w:r w:rsidDel="0049067E">
          <w:delText>2024)</w:delText>
        </w:r>
        <w:r w:rsidDel="0049067E">
          <w:delText>*</w:delText>
        </w:r>
      </w:del>
      <w:ins w:author="ELENA GÓMEZ RICO" w:date="2026-03-22T21:36:20.881Z" w16du:dateUtc="2026-03-22T21:36:20.881Z" w:id="2025560327">
        <w:r w:rsidR="49BF2953">
          <w:t>2</w:t>
        </w:r>
        <w:r w:rsidR="49BF2953">
          <w:t>024</w:t>
        </w:r>
        <w:r w:rsidR="49BF2953">
          <w:t xml:space="preserve">) </w:t>
        </w:r>
      </w:ins>
      <w:r w:rsidR="7C6995E3">
        <w:rPr/>
        <w:t>,</w:t>
      </w:r>
      <w:r w:rsidR="7C6995E3">
        <w:rPr/>
        <w:t xml:space="preserve"> ACM, New York, NY, USA, pp.1-6. https://doi.org/10.1145/3661167.3661223</w:t>
      </w:r>
    </w:p>
    <w:p w:rsidRPr="0049067E" w:rsidR="0049067E" w:rsidP="10751D0A" w:rsidRDefault="0049067E" w14:paraId="2B1B07A3" w14:textId="77777777">
      <w:pPr>
        <w:pStyle w:val="Normal"/>
      </w:pPr>
    </w:p>
    <w:p w:rsidRPr="0049067E" w:rsidR="0049067E" w:rsidP="10751D0A" w:rsidRDefault="0049067E" w14:paraId="4700CE88" w14:textId="7EE819CE">
      <w:pPr>
        <w:pStyle w:val="Normal"/>
        <w:rPr>
          <w:ins w:author="ELENA GÓMEZ RICO" w:date="2026-03-21T17:08:35.159Z" w16du:dateUtc="2026-03-21T17:08:35.159Z" w:id="921924083"/>
          <w:rFonts w:ascii="Times New Roman" w:hAnsi="Times New Roman" w:eastAsia="Times New Roman" w:cs="Times New Roman"/>
        </w:rPr>
      </w:pPr>
      <w:del w:author="ELENA GÓMEZ RICO" w:date="2026-03-21T17:08:32.458Z" w16du:dateUtc="2026-03-21T17:08:32.458Z" w:id="1589282334">
        <w:r w:rsidDel="0049067E">
          <w:delText xml:space="preserve">Calvano, M. (2025), "Techniques and Methods to Evaluate Human-Centered Symbiotic AI Systems", in </w:delText>
        </w:r>
        <w:r w:rsidDel="0049067E">
          <w:delText>*</w:delText>
        </w:r>
        <w:r w:rsidDel="0049067E">
          <w:delText>IUI '25: Companion Proceedings of the 30th International Conference on Intelligent User Interfaces</w:delText>
        </w:r>
        <w:r w:rsidDel="0049067E">
          <w:delText>*</w:delText>
        </w:r>
        <w:r w:rsidDel="0049067E">
          <w:delText xml:space="preserve">, ACM, New York, NY, USA, pp.1-3. </w:delText>
        </w:r>
      </w:del>
      <w:ins w:author="ELENA GÓMEZ RICO" w:date="2026-03-21T17:08:35.752Z" w16du:dateUtc="2026-03-21T17:08:35.752Z" w:id="663111275">
        <w:r>
          <w:fldChar w:fldCharType="begin"/>
        </w:r>
      </w:ins>
      <w:ins w:author="ELENA GÓMEZ RICO" w:date="2026-03-21T17:08:35.753Z" w16du:dateUtc="2026-03-21T17:08:35.753Z" w:id="291360726">
        <w:r>
          <w:instrText xml:space="preserve">HYPERLINK "https://doi.org/10.1145/3708557.3716153" </w:instrText>
        </w:r>
        <w:r>
          <w:fldChar w:fldCharType="separate"/>
        </w:r>
      </w:ins>
      <w:del w:author="ELENA GÓMEZ RICO" w:date="2026-03-21T17:08:32.458Z" w16du:dateUtc="2026-03-21T17:08:32.458Z" w:id="1967618151">
        <w:r w:rsidRPr="3041B978" w:rsidDel="0049067E">
          <w:rPr>
            <w:rStyle w:val="Hyperlink"/>
          </w:rPr>
          <w:delText>https://doi.org/10.1145/3708557.3716153</w:delText>
        </w:r>
      </w:del>
      <w:ins w:author="ELENA GÓMEZ RICO" w:date="2026-03-21T17:08:35.753Z" w16du:dateUtc="2026-03-21T17:08:35.753Z" w:id="398117159">
        <w:r>
          <w:fldChar w:fldCharType="end"/>
        </w:r>
      </w:ins>
    </w:p>
    <w:p w:rsidR="590D6A6C" w:rsidP="3041B978" w:rsidRDefault="590D6A6C" w14:paraId="560501E7" w14:textId="705D2A55">
      <w:pPr>
        <w:pStyle w:val="Normal"/>
        <w:rPr>
          <w:del w:author="ELENA GÓMEZ RICO" w:date="2026-03-21T17:08:32.456Z" w16du:dateUtc="2026-03-21T17:08:32.456Z" w:id="535524399"/>
          <w:rStyle w:val="Hyperlink"/>
          <w:rFonts w:ascii="Times New Roman" w:hAnsi="Times New Roman" w:eastAsia="Times New Roman" w:cs="Times New Roman"/>
          <w:b w:val="0"/>
          <w:bCs w:val="0"/>
          <w:i w:val="0"/>
          <w:iCs w:val="0"/>
          <w:caps w:val="0"/>
          <w:smallCaps w:val="0"/>
          <w:strike w:val="0"/>
          <w:dstrike w:val="0"/>
          <w:noProof w:val="0"/>
          <w:color w:val="81A1C1"/>
          <w:sz w:val="24"/>
          <w:szCs w:val="24"/>
          <w:u w:val="none"/>
          <w:lang w:val="en-US"/>
          <w:rPrChange w:author="ELENA GÓMEZ RICO" w:date="2026-03-21T17:08:54.181Z" w:id="657931353">
            <w:rPr>
              <w:del w:author="ELENA GÓMEZ RICO" w:date="2026-03-21T17:08:32.456Z" w16du:dateUtc="2026-03-21T17:08:32.456Z" w:id="191375619"/>
              <w:rStyle w:val="Hyperlink"/>
              <w:rFonts w:ascii="Times New Roman" w:hAnsi="Times New Roman" w:eastAsia="Times New Roman" w:cs="Times New Roman"/>
              <w:b w:val="0"/>
              <w:bCs w:val="0"/>
              <w:i w:val="0"/>
              <w:iCs w:val="0"/>
              <w:caps w:val="0"/>
              <w:smallCaps w:val="0"/>
              <w:strike w:val="0"/>
              <w:dstrike w:val="0"/>
              <w:noProof w:val="0"/>
              <w:color w:val="81A1C1"/>
              <w:sz w:val="19"/>
              <w:szCs w:val="19"/>
              <w:u w:val="none"/>
              <w:lang w:val="en-US"/>
            </w:rPr>
          </w:rPrChange>
        </w:rPr>
      </w:pPr>
      <w:ins w:author="ELENA GÓMEZ RICO" w:date="2026-03-21T17:08:36.932Z" w16du:dateUtc="2026-03-21T17:08:36.932Z" w:id="1330205562">
        <w:r w:rsidRPr="3041B978" w:rsidR="590D6A6C">
          <w:rPr>
            <w:noProof w:val="0"/>
            <w:lang w:val="en-US"/>
            <w:rPrChange w:author="ELENA GÓMEZ RICO" w:date="2026-03-24T08:11:50.704Z" w16du:dateUtc="2026-03-24T08:11:50.704Z" w:id="221327856">
              <w:rPr>
                <w:rFonts w:ascii="system-ui" w:hAnsi="system-ui" w:eastAsia="system-ui" w:cs="system-ui"/>
                <w:b w:val="0"/>
                <w:bCs w:val="0"/>
                <w:i w:val="0"/>
                <w:iCs w:val="0"/>
                <w:caps w:val="0"/>
                <w:smallCaps w:val="0"/>
                <w:noProof w:val="0"/>
                <w:sz w:val="19"/>
                <w:szCs w:val="19"/>
                <w:lang w:val="en-US"/>
              </w:rPr>
            </w:rPrChange>
          </w:rPr>
          <w:t xml:space="preserve">Calvano, M. (2024), </w:t>
        </w:r>
        <w:r w:rsidRPr="3041B978" w:rsidR="590D6A6C">
          <w:rPr>
            <w:noProof w:val="0"/>
            <w:lang w:val="en-US"/>
            <w:rPrChange w:author="ELENA GÓMEZ RICO" w:date="2026-03-24T08:11:50.704Z" w16du:dateUtc="2026-03-24T08:11:50.704Z" w:id="1102225856">
              <w:rPr>
                <w:rFonts w:ascii="system-ui" w:hAnsi="system-ui" w:eastAsia="system-ui" w:cs="system-ui"/>
                <w:b w:val="0"/>
                <w:bCs w:val="0"/>
                <w:i w:val="0"/>
                <w:iCs w:val="0"/>
                <w:caps w:val="0"/>
                <w:smallCaps w:val="0"/>
                <w:noProof w:val="0"/>
                <w:sz w:val="19"/>
                <w:szCs w:val="19"/>
                <w:lang w:val="en-US"/>
              </w:rPr>
            </w:rPrChange>
          </w:rPr>
          <w:t>"</w:t>
        </w:r>
        <w:r w:rsidRPr="3041B978" w:rsidR="590D6A6C">
          <w:rPr>
            <w:noProof w:val="0"/>
            <w:lang w:val="en-US"/>
            <w:rPrChange w:author="ELENA GÓMEZ RICO" w:date="2026-03-24T08:11:50.704Z" w16du:dateUtc="2026-03-24T08:11:50.704Z" w:id="491423016">
              <w:rPr>
                <w:rFonts w:ascii="system-ui" w:hAnsi="system-ui" w:eastAsia="system-ui" w:cs="system-ui"/>
                <w:b w:val="0"/>
                <w:bCs w:val="0"/>
                <w:i w:val="0"/>
                <w:iCs w:val="0"/>
                <w:caps w:val="0"/>
                <w:smallCaps w:val="0"/>
                <w:noProof w:val="0"/>
                <w:sz w:val="19"/>
                <w:szCs w:val="19"/>
                <w:lang w:val="en-US"/>
              </w:rPr>
            </w:rPrChange>
          </w:rPr>
          <w:t>Design and evaluation of high-quality symbiotic AI systems through a human-centered approach</w:t>
        </w:r>
        <w:r w:rsidRPr="3041B978" w:rsidR="590D6A6C">
          <w:rPr>
            <w:noProof w:val="0"/>
            <w:lang w:val="en-US"/>
            <w:rPrChange w:author="ELENA GÓMEZ RICO" w:date="2026-03-24T08:11:50.704Z" w16du:dateUtc="2026-03-24T08:11:50.704Z" w:id="2140118025">
              <w:rPr>
                <w:rFonts w:ascii="system-ui" w:hAnsi="system-ui" w:eastAsia="system-ui" w:cs="system-ui"/>
                <w:b w:val="0"/>
                <w:bCs w:val="0"/>
                <w:i w:val="0"/>
                <w:iCs w:val="0"/>
                <w:caps w:val="0"/>
                <w:smallCaps w:val="0"/>
                <w:noProof w:val="0"/>
                <w:sz w:val="19"/>
                <w:szCs w:val="19"/>
                <w:lang w:val="en-US"/>
              </w:rPr>
            </w:rPrChange>
          </w:rPr>
          <w:t>"</w:t>
        </w:r>
        <w:r w:rsidRPr="3041B978" w:rsidR="590D6A6C">
          <w:rPr>
            <w:noProof w:val="0"/>
            <w:lang w:val="en-US"/>
            <w:rPrChange w:author="ELENA GÓMEZ RICO" w:date="2026-03-24T08:11:50.704Z" w16du:dateUtc="2026-03-24T08:11:50.704Z" w:id="1684626489">
              <w:rPr>
                <w:rFonts w:ascii="system-ui" w:hAnsi="system-ui" w:eastAsia="system-ui" w:cs="system-ui"/>
                <w:b w:val="0"/>
                <w:bCs w:val="0"/>
                <w:i w:val="0"/>
                <w:iCs w:val="0"/>
                <w:caps w:val="0"/>
                <w:smallCaps w:val="0"/>
                <w:noProof w:val="0"/>
                <w:sz w:val="19"/>
                <w:szCs w:val="19"/>
                <w:lang w:val="en-US"/>
              </w:rPr>
            </w:rPrChange>
          </w:rPr>
          <w:t xml:space="preserve">, in </w:t>
        </w:r>
        <w:r w:rsidRPr="3041B978" w:rsidR="590D6A6C">
          <w:rPr>
            <w:noProof w:val="0"/>
            <w:lang w:val="en-US"/>
            <w:rPrChange w:author="ELENA GÓMEZ RICO" w:date="2026-03-21T17:08:50.945Z" w16du:dateUtc="2026-03-21T17:08:50.945Z" w:id="542094197">
              <w:rPr>
                <w:rFonts w:ascii="system-ui" w:hAnsi="system-ui" w:eastAsia="system-ui" w:cs="system-ui"/>
                <w:b w:val="0"/>
                <w:bCs w:val="0"/>
                <w:i w:val="1"/>
                <w:iCs w:val="1"/>
                <w:caps w:val="0"/>
                <w:smallCaps w:val="0"/>
                <w:noProof w:val="0"/>
                <w:sz w:val="19"/>
                <w:szCs w:val="19"/>
                <w:lang w:val="en-US"/>
              </w:rPr>
            </w:rPrChange>
          </w:rPr>
          <w:t>Proceedings of the 28th International Conference on Evaluation and Assessment in Software Engineering (EASE 2024)</w:t>
        </w:r>
        <w:r w:rsidRPr="3041B978" w:rsidR="590D6A6C">
          <w:rPr>
            <w:noProof w:val="0"/>
            <w:lang w:val="en-US"/>
            <w:rPrChange w:author="ELENA GÓMEZ RICO" w:date="2026-03-21T17:08:50.945Z" w16du:dateUtc="2026-03-21T17:08:50.945Z" w:id="1681530218">
              <w:rPr>
                <w:rFonts w:ascii="system-ui" w:hAnsi="system-ui" w:eastAsia="system-ui" w:cs="system-ui"/>
                <w:b w:val="0"/>
                <w:bCs w:val="0"/>
                <w:i w:val="0"/>
                <w:iCs w:val="0"/>
                <w:caps w:val="0"/>
                <w:smallCaps w:val="0"/>
                <w:noProof w:val="0"/>
                <w:sz w:val="19"/>
                <w:szCs w:val="19"/>
                <w:lang w:val="en-US"/>
              </w:rPr>
            </w:rPrChange>
          </w:rPr>
          <w:t xml:space="preserve">, ACM, New York, NY, USA, pp.488-493. </w:t>
        </w:r>
      </w:ins>
      <w:r>
        <w:fldChar w:fldCharType="begin"/>
      </w:r>
      <w:r>
        <w:instrText xml:space="preserve">HYPERLINK "https://doi.org/10.1145/3661167.3661223" </w:instrText>
      </w:r>
      <w:r>
        <w:fldChar w:fldCharType="separate"/>
      </w:r>
      <w:ins w:author="ELENA GÓMEZ RICO" w:date="2026-03-21T17:08:36.932Z" w16du:dateUtc="2026-03-21T17:08:36.932Z" w:id="1210180814">
        <w:r w:rsidRPr="3041B978" w:rsidR="590D6A6C">
          <w:rPr>
            <w:rStyle w:val="Hyperlink"/>
            <w:noProof w:val="0"/>
            <w:lang w:val="en-US"/>
            <w:rPrChange w:author="ELENA GÓMEZ RICO" w:date="2026-03-21T17:08:50.946Z" w16du:dateUtc="2026-03-21T17:08:50.946Z" w:id="1110963989">
              <w:rPr>
                <w:rStyle w:val="Hyperlink"/>
                <w:rFonts w:ascii="system-ui" w:hAnsi="system-ui" w:eastAsia="system-ui" w:cs="system-ui"/>
                <w:b w:val="0"/>
                <w:bCs w:val="0"/>
                <w:i w:val="0"/>
                <w:iCs w:val="0"/>
                <w:caps w:val="0"/>
                <w:smallCaps w:val="0"/>
                <w:strike w:val="0"/>
                <w:dstrike w:val="0"/>
                <w:noProof w:val="0"/>
                <w:color w:val="81A1C1"/>
                <w:sz w:val="19"/>
                <w:szCs w:val="19"/>
                <w:u w:val="none"/>
                <w:lang w:val="en-US"/>
              </w:rPr>
            </w:rPrChange>
          </w:rPr>
          <w:t>https://doi.org/10.1145/3661167.3661223</w:t>
        </w:r>
      </w:ins>
      <w:r>
        <w:fldChar w:fldCharType="end"/>
      </w:r>
    </w:p>
    <w:p w:rsidRPr="0049067E" w:rsidR="0049067E" w:rsidP="10751D0A" w:rsidRDefault="0049067E" w14:paraId="05001AD7" w14:textId="77777777">
      <w:pPr>
        <w:pStyle w:val="Normal"/>
      </w:pPr>
    </w:p>
    <w:p w:rsidRPr="0049067E" w:rsidR="0049067E" w:rsidP="10751D0A" w:rsidRDefault="0049067E" w14:paraId="70125F01" w14:textId="4F3845E3">
      <w:pPr>
        <w:pStyle w:val="Normal"/>
        <w:rPr>
          <w:rFonts w:ascii="Times New Roman" w:hAnsi="Times New Roman" w:eastAsia="Times New Roman" w:cs="Times New Roman"/>
        </w:rPr>
      </w:pPr>
      <w:r w:rsidR="7C6995E3">
        <w:rPr/>
        <w:t xml:space="preserve">Capel, T. and Brereton, M. (2023), </w:t>
      </w:r>
      <w:r w:rsidRPr="3041B978" w:rsidR="7C6995E3">
        <w:rPr>
          <w:rPrChange w:author="ELENA GÓMEZ RICO" w:date="2026-03-24T08:11:50.705Z" w16du:dateUtc="2026-03-24T08:11:50.705Z" w:id="1500008027">
            <w:rPr>
              <w:rFonts w:ascii="Times New Roman" w:hAnsi="Times New Roman" w:cs="Times New Roman"/>
            </w:rPr>
          </w:rPrChange>
        </w:rPr>
        <w:t>"</w:t>
      </w:r>
      <w:r w:rsidRPr="3041B978" w:rsidR="7C6995E3">
        <w:rPr>
          <w:rPrChange w:author="ELENA GÓMEZ RICO" w:date="2026-03-24T08:11:50.705Z" w16du:dateUtc="2026-03-24T08:11:50.705Z" w:id="1503866744">
            <w:rPr>
              <w:rFonts w:ascii="Times New Roman" w:hAnsi="Times New Roman" w:cs="Times New Roman"/>
            </w:rPr>
          </w:rPrChange>
        </w:rPr>
        <w:t xml:space="preserve">What is Human-Centered </w:t>
      </w:r>
      <w:del w:author="ELENA GÓMEZ RICO" w:date="2026-03-22T21:36:34.874Z" w16du:dateUtc="2026-03-22T21:36:34.874Z" w:id="1630861310">
        <w:r w:rsidRPr="3041B978" w:rsidDel="0049067E">
          <w:rPr>
            <w:rPrChange w:author="ELENA GÓMEZ RICO" w:date="2026-03-19T11:29:57.884Z" w16du:dateUtc="2026-03-19T11:29:57.884Z" w:id="1396606211">
              <w:rPr>
                <w:rFonts w:ascii="Times New Roman" w:hAnsi="Times New Roman" w:cs="Times New Roman"/>
              </w:rPr>
            </w:rPrChange>
          </w:rPr>
          <w:delText>about</w:delText>
        </w:r>
      </w:del>
      <w:ins w:author="ELENA GÓMEZ RICO" w:date="2026-03-22T21:36:34.875Z" w16du:dateUtc="2026-03-22T21:36:34.875Z" w:id="1852603799">
        <w:r w:rsidR="5F2233D3">
          <w:t>About</w:t>
        </w:r>
      </w:ins>
      <w:r w:rsidRPr="3041B978" w:rsidR="7C6995E3">
        <w:rPr>
          <w:rPrChange w:author="ELENA GÓMEZ RICO" w:date="2026-03-19T11:29:57.884Z" w16du:dateUtc="2026-03-19T11:29:57.884Z" w:id="1539392884">
            <w:rPr>
              <w:rFonts w:ascii="Times New Roman" w:hAnsi="Times New Roman" w:cs="Times New Roman"/>
            </w:rPr>
          </w:rPrChange>
        </w:rPr>
        <w:t xml:space="preserve"> Human-Centered AI</w:t>
      </w:r>
      <w:bookmarkStart w:name="_Int_d7vFoTBx" w:id="128878414"/>
      <w:r w:rsidRPr="3041B978" w:rsidR="7C6995E3">
        <w:rPr>
          <w:rPrChange w:author="ELENA GÓMEZ RICO" w:date="2026-03-19T11:29:57.884Z" w16du:dateUtc="2026-03-19T11:29:57.884Z" w:id="1437804384">
            <w:rPr>
              <w:rFonts w:ascii="Times New Roman" w:hAnsi="Times New Roman" w:cs="Times New Roman"/>
            </w:rPr>
          </w:rPrChange>
        </w:rPr>
        <w:t>?</w:t>
      </w:r>
      <w:bookmarkEnd w:id="128878414"/>
      <w:r w:rsidRPr="3041B978" w:rsidR="7C6995E3">
        <w:rPr>
          <w:rPrChange w:author="ELENA GÓMEZ RICO" w:date="2026-03-19T11:29:57.884Z" w16du:dateUtc="2026-03-19T11:29:57.884Z" w:id="495128372">
            <w:rPr>
              <w:rFonts w:ascii="Times New Roman" w:hAnsi="Times New Roman" w:cs="Times New Roman"/>
            </w:rPr>
          </w:rPrChange>
        </w:rPr>
        <w:t xml:space="preserve"> A Map of the Research </w:t>
      </w:r>
      <w:bookmarkStart w:name="_Int_vm0qa7GK" w:id="422812064"/>
      <w:r w:rsidRPr="3041B978" w:rsidR="7C6995E3">
        <w:rPr>
          <w:rPrChange w:author="ELENA GÓMEZ RICO" w:date="2026-03-19T11:29:57.884Z" w16du:dateUtc="2026-03-19T11:29:57.884Z" w:id="986531576">
            <w:rPr>
              <w:rFonts w:ascii="Times New Roman" w:hAnsi="Times New Roman" w:cs="Times New Roman"/>
            </w:rPr>
          </w:rPrChange>
        </w:rPr>
        <w:t>Landscape</w:t>
      </w:r>
      <w:r w:rsidR="7C6995E3">
        <w:rPr/>
        <w:t>"</w:t>
      </w:r>
      <w:r w:rsidR="7C6995E3">
        <w:rPr/>
        <w:t>,</w:t>
      </w:r>
      <w:bookmarkEnd w:id="422812064"/>
      <w:r w:rsidR="7C6995E3">
        <w:rPr/>
        <w:t xml:space="preserve"> </w:t>
      </w:r>
      <w:del w:author="ELENA GÓMEZ RICO" w:date="2026-03-19T11:30:01.546Z" w16du:dateUtc="2026-03-19T11:30:01.546Z" w:id="1102002788">
        <w:r w:rsidDel="0049067E">
          <w:delText>*</w:delText>
        </w:r>
      </w:del>
      <w:r w:rsidRPr="3041B978" w:rsidR="7C6995E3">
        <w:rPr>
          <w:rPrChange w:author="ELENA GÓMEZ RICO" w:date="2026-03-21T16:26:36.261Z" w16du:dateUtc="2026-03-21T16:26:36.261Z" w:id="641792794">
            <w:rPr>
              <w:rFonts w:ascii="Times New Roman" w:hAnsi="Times New Roman" w:cs="Times New Roman"/>
            </w:rPr>
          </w:rPrChange>
        </w:rPr>
        <w:t>Proceedings of the 2023 CHI Conference on Human Factors in Computing Systems</w:t>
      </w:r>
      <w:del w:author="ELENA GÓMEZ RICO" w:date="2026-03-24T08:09:41.143Z" w16du:dateUtc="2026-03-24T08:09:41.143Z" w:id="1169372754">
        <w:r w:rsidDel="0049067E">
          <w:delText>*</w:delText>
        </w:r>
      </w:del>
      <w:r w:rsidR="7C6995E3">
        <w:rPr/>
        <w:t>, pp.1-23. https://doi.org/10.1145/3544548.3580959</w:t>
      </w:r>
    </w:p>
    <w:p w:rsidRPr="0049067E" w:rsidR="0049067E" w:rsidP="10751D0A" w:rsidRDefault="0049067E" w14:paraId="0BD38C59" w14:textId="77777777">
      <w:pPr>
        <w:pStyle w:val="Normal"/>
      </w:pPr>
    </w:p>
    <w:p w:rsidR="0049067E" w:rsidP="10751D0A" w:rsidRDefault="0049067E" w14:textId="6CAF94A2" w14:paraId="3C214B3C">
      <w:pPr>
        <w:pStyle w:val="Normal"/>
        <w:rPr>
          <w:rFonts w:ascii="Times New Roman" w:hAnsi="Times New Roman" w:eastAsia="Times New Roman" w:cs="Times New Roman"/>
        </w:rPr>
      </w:pPr>
      <w:r w:rsidRPr="0049067E" w:rsidR="7C6995E3">
        <w:rPr/>
        <w:t xml:space="preserve">Cardoso, A.P., Lacerda, D.P., Morandi, M.I.W.M. and Gauss, L. (2021), </w:t>
      </w:r>
      <w:del w:author="ELENA GÓMEZ RICO" w:date="2026-03-19T11:29:35.503Z" w16du:dateUtc="2026-03-19T11:29:35.503Z" w:id="1726611131">
        <w:r w:rsidDel="0049067E">
          <w:delText>*</w:delText>
        </w:r>
      </w:del>
      <w:ins w:author="ELENA GÓMEZ RICO" w:date="2026-03-21T16:29:22.093Z" w16du:dateUtc="2026-03-21T16:29:22.093Z" w:id="1667181544">
        <w:r w:rsidR="3C6B01BB">
          <w:t xml:space="preserve"> </w:t>
        </w:r>
        <w:r w:rsidR="3C6B01BB">
          <w:t>“</w:t>
        </w:r>
      </w:ins>
      <w:r w:rsidRPr="04EF43B2" w:rsidR="7C6995E3">
        <w:rPr>
          <w:rPrChange w:author="ELENA GÓMEZ RICO" w:date="2026-03-19T11:29:41.016Z" w16du:dateUtc="2026-03-19T11:29:41.016Z" w:id="1082833706">
            <w:rPr>
              <w:rFonts w:ascii="Times New Roman" w:hAnsi="Times New Roman" w:cs="Times New Roman"/>
            </w:rPr>
          </w:rPrChange>
        </w:rPr>
        <w:t xml:space="preserve">Literature Reviews Modern Methods for Investigating </w:t>
      </w:r>
      <w:del w:author="ELENA GÓMEZ RICO" w:date="2026-03-19T11:41:51.709Z" w16du:dateUtc="2026-03-19T11:41:51.709Z" w:id="1860592427">
        <w:r w:rsidRPr="455BAE5D" w:rsidDel="0049067E">
          <w:rPr>
            <w:rPrChange w:author="ELENA GÓMEZ RICO" w:date="2026-03-19T11:29:41.016Z" w16du:dateUtc="2026-03-19T11:29:41.016Z" w:id="1800263313">
              <w:rPr>
                <w:rFonts w:ascii="Times New Roman" w:hAnsi="Times New Roman" w:cs="Times New Roman"/>
              </w:rPr>
            </w:rPrChange>
          </w:rPr>
          <w:delText>Scientific</w:delText>
        </w:r>
      </w:del>
      <w:ins w:author="ELENA GÓMEZ RICO" w:date="2026-03-19T11:41:51.71Z" w16du:dateUtc="2026-03-19T11:41:51.71Z" w:id="1776986943">
        <w:r w:rsidR="2FBD8D3B">
          <w:t>Scientific,</w:t>
        </w:r>
      </w:ins>
      <w:r w:rsidRPr="04EF43B2" w:rsidR="7C6995E3">
        <w:rPr>
          <w:rPrChange w:author="ELENA GÓMEZ RICO" w:date="2026-03-19T11:29:41.016Z" w16du:dateUtc="2026-03-19T11:29:41.016Z" w:id="386160691">
            <w:rPr>
              <w:rFonts w:ascii="Times New Roman" w:hAnsi="Times New Roman" w:cs="Times New Roman"/>
            </w:rPr>
          </w:rPrChange>
        </w:rPr>
        <w:t xml:space="preserve"> and Technological Knowledge</w:t>
      </w:r>
      <w:ins w:author="ELENA GÓMEZ RICO" w:date="2026-03-21T16:29:13.738Z" w16du:dateUtc="2026-03-21T16:29:13.738Z" w:id="1520184568">
        <w:r w:rsidR="46DB194E">
          <w:t>”</w:t>
        </w:r>
      </w:ins>
      <w:del w:author="ELENA GÓMEZ RICO" w:date="2026-03-24T08:09:41.144Z" w16du:dateUtc="2026-03-24T08:09:41.144Z" w:id="351689714">
        <w:r w:rsidDel="0049067E">
          <w:delText>*</w:delText>
        </w:r>
      </w:del>
      <w:r w:rsidRPr="0049067E" w:rsidR="7C6995E3">
        <w:rPr/>
        <w:t xml:space="preserve">, Springer. </w:t>
      </w:r>
      <w:ins w:author="ELENA GÓMEZ RICO" w:date="2026-03-17T22:06:00Z" w16du:dateUtc="2026-03-17T21:06:00Z" w:id="1509689763">
        <w:r w:rsidRPr="455BAE5D">
          <w:rPr>
            <w:rFonts w:ascii="Times New Roman" w:hAnsi="Times New Roman" w:cs="Times New Roman"/>
          </w:rPr>
          <w:fldChar w:fldCharType="begin"/>
        </w:r>
        <w:r w:rsidRPr="455BAE5D">
          <w:rPr>
            <w:rFonts w:ascii="Times New Roman" w:hAnsi="Times New Roman" w:cs="Times New Roman"/>
          </w:rPr>
          <w:instrText xml:space="preserve">HYPERLINK "</w:instrText>
        </w:r>
      </w:ins>
      <w:r w:rsidRPr="0049067E" w:rsidR="00D401CB">
        <w:rPr>
          <w:rFonts w:ascii="Times New Roman" w:hAnsi="Times New Roman" w:cs="Times New Roman"/>
        </w:rPr>
        <w:instrText>https://doi.org/10.1007/978-3-030-75722-9</w:instrText>
      </w:r>
      <w:ins w:author="ELENA GÓMEZ RICO" w:date="2026-03-17T22:06:00Z" w16du:dateUtc="2026-03-17T21:06:00Z" w:id="1689991397">
        <w:r w:rsidRPr="455BAE5D">
          <w:rPr>
            <w:rFonts w:ascii="Times New Roman" w:hAnsi="Times New Roman" w:cs="Times New Roman"/>
          </w:rPr>
          <w:instrText xml:space="preserve">"</w:instrText>
        </w:r>
        <w:r w:rsidR="00D401CB">
          <w:rPr>
            <w:rFonts w:ascii="Times New Roman" w:hAnsi="Times New Roman" w:cs="Times New Roman"/>
          </w:rPr>
        </w:r>
        <w:r w:rsidRPr="455BAE5D">
          <w:rPr>
            <w:rFonts w:ascii="Times New Roman" w:hAnsi="Times New Roman" w:cs="Times New Roman"/>
          </w:rPr>
          <w:fldChar w:fldCharType="separate"/>
        </w:r>
      </w:ins>
      <w:r w:rsidRPr="10751D0A" w:rsidR="614D87C0">
        <w:rPr>
          <w:rStyle w:val="Hyperlink"/>
        </w:rPr>
        <w:t>https://doi.org/10.1007/978-3-030-75722-9</w:t>
      </w:r>
      <w:ins w:author="ELENA GÓMEZ RICO" w:date="2026-03-17T22:06:00Z" w16du:dateUtc="2026-03-17T21:06:00Z" w:id="1804780121">
        <w:r w:rsidRPr="455BAE5D">
          <w:rPr>
            <w:rFonts w:ascii="Times New Roman" w:hAnsi="Times New Roman" w:cs="Times New Roman"/>
          </w:rPr>
          <w:fldChar w:fldCharType="end"/>
        </w:r>
      </w:ins>
    </w:p>
    <w:p w:rsidRPr="0049067E" w:rsidR="0049067E" w:rsidP="455BAE5D" w:rsidRDefault="0049067E" w14:paraId="6E3F4B5E" w14:textId="3910ECA3">
      <w:pPr>
        <w:pStyle w:val="Normal"/>
        <w:rPr>
          <w:rFonts w:ascii="Times New Roman" w:hAnsi="Times New Roman" w:eastAsia="Times New Roman" w:cs="Times New Roman"/>
        </w:rPr>
      </w:pPr>
      <w:r w:rsidR="0049067E">
        <w:rPr/>
        <w:t>Cobo, M.J., López-Herrera, A.G., Herrera-</w:t>
      </w:r>
      <w:r w:rsidR="0049067E">
        <w:rPr/>
        <w:t>Viedma</w:t>
      </w:r>
      <w:r w:rsidR="0049067E">
        <w:rPr/>
        <w:t xml:space="preserve">, E. and Herrera, F. (2011), "Science mapping software tools: Review, analysis, and cooperative study among tools", </w:t>
      </w:r>
      <w:del w:author="ELENA GÓMEZ RICO" w:date="2026-03-24T08:09:41.144Z" w16du:dateUtc="2026-03-24T08:09:41.144Z" w:id="2054609969">
        <w:r w:rsidDel="0049067E">
          <w:delText>*</w:delText>
        </w:r>
      </w:del>
      <w:r w:rsidR="0049067E">
        <w:rPr/>
        <w:t>Journal of the American Society for Information Science and Technology</w:t>
      </w:r>
      <w:del w:author="ELENA GÓMEZ RICO" w:date="2026-03-24T08:09:41.144Z" w16du:dateUtc="2026-03-24T08:09:41.144Z" w:id="721594563">
        <w:r w:rsidDel="0049067E">
          <w:delText>*</w:delText>
        </w:r>
      </w:del>
      <w:r w:rsidR="0049067E">
        <w:rPr/>
        <w:t>, Vol. 62 No. 7, pp.1382-1402. https://doi.org/10.1002/asi.21525</w:t>
      </w:r>
    </w:p>
    <w:p w:rsidRPr="0049067E" w:rsidR="0049067E" w:rsidP="455BAE5D" w:rsidRDefault="0049067E" w14:paraId="3862EE26" w14:textId="6160D9A7">
      <w:pPr>
        <w:pStyle w:val="Normal"/>
        <w:rPr>
          <w:rFonts w:ascii="Times New Roman" w:hAnsi="Times New Roman" w:eastAsia="Times New Roman" w:cs="Times New Roman"/>
        </w:rPr>
      </w:pPr>
      <w:commentRangeStart w:id="666"/>
      <w:del w:author="ELENA GÓMEZ RICO" w:date="2026-03-17T18:24:00Z" w16du:dateUtc="2026-03-17T18:24:00Z" w:id="315494375">
        <w:r w:rsidDel="0049067E">
          <w:delText>Cobo, M.J., López-Herrera, A.G., Herrera-</w:delText>
        </w:r>
        <w:r w:rsidDel="0049067E">
          <w:delText>Viedma</w:delText>
        </w:r>
        <w:r w:rsidDel="0049067E">
          <w:delText xml:space="preserve">, E. and Herrera, F. (2011), "Science mapping software tools: Review, analysis, and cooperative study among tools", </w:delText>
        </w:r>
        <w:r w:rsidDel="0049067E">
          <w:delText>*</w:delText>
        </w:r>
        <w:r w:rsidDel="0049067E">
          <w:delText>Journal of the American Society for Information Science and Technology</w:delText>
        </w:r>
        <w:r w:rsidDel="0049067E">
          <w:delText>*</w:delText>
        </w:r>
        <w:r w:rsidDel="0049067E">
          <w:delText>, Vol. 62 No. 7, pp.1382-1402. https://doi.org/10.1002/asi.21525</w:delText>
        </w:r>
      </w:del>
      <w:commentRangeEnd w:id="666"/>
      <w:r>
        <w:rPr>
          <w:rStyle w:val="CommentReference"/>
        </w:rPr>
        <w:commentReference w:id="666"/>
      </w:r>
    </w:p>
    <w:p w:rsidRPr="0049067E" w:rsidR="0049067E" w:rsidP="455BAE5D" w:rsidRDefault="0049067E" w14:paraId="1373C248" w14:textId="4B767FFF">
      <w:pPr>
        <w:pStyle w:val="Normal"/>
        <w:rPr>
          <w:rFonts w:ascii="Times New Roman" w:hAnsi="Times New Roman" w:eastAsia="Times New Roman" w:cs="Times New Roman"/>
          <w:lang w:val="es-ES"/>
        </w:rPr>
      </w:pPr>
      <w:r w:rsidRPr="455BAE5D" w:rsidR="0049067E">
        <w:rPr>
          <w:lang w:val="es-ES"/>
        </w:rPr>
        <w:t xml:space="preserve">Codina, L. (2023), </w:t>
      </w:r>
      <w:r w:rsidRPr="455BAE5D" w:rsidR="0049067E">
        <w:rPr>
          <w:lang w:val="es-ES"/>
        </w:rPr>
        <w:t>"</w:t>
      </w:r>
      <w:r w:rsidRPr="455BAE5D" w:rsidR="0049067E">
        <w:rPr>
          <w:lang w:val="es-ES"/>
        </w:rPr>
        <w:t>Buscadores</w:t>
      </w:r>
      <w:r w:rsidRPr="455BAE5D" w:rsidR="0049067E">
        <w:rPr>
          <w:lang w:val="es-ES"/>
        </w:rPr>
        <w:t xml:space="preserve"> alternativos a Google con IA </w:t>
      </w:r>
      <w:r w:rsidRPr="455BAE5D" w:rsidR="0049067E">
        <w:rPr>
          <w:lang w:val="es-ES"/>
        </w:rPr>
        <w:t>generativa</w:t>
      </w:r>
      <w:r w:rsidRPr="455BAE5D" w:rsidR="0049067E">
        <w:rPr>
          <w:lang w:val="es-ES"/>
        </w:rPr>
        <w:t xml:space="preserve">: </w:t>
      </w:r>
      <w:r w:rsidRPr="455BAE5D" w:rsidR="0049067E">
        <w:rPr>
          <w:lang w:val="es-ES"/>
        </w:rPr>
        <w:t>análisis</w:t>
      </w:r>
      <w:r w:rsidRPr="455BAE5D" w:rsidR="0049067E">
        <w:rPr>
          <w:lang w:val="es-ES"/>
        </w:rPr>
        <w:t xml:space="preserve"> de You.com, </w:t>
      </w:r>
      <w:r w:rsidRPr="455BAE5D" w:rsidR="0049067E">
        <w:rPr>
          <w:lang w:val="es-ES"/>
        </w:rPr>
        <w:t>Perplexity</w:t>
      </w:r>
      <w:r w:rsidRPr="455BAE5D" w:rsidR="0049067E">
        <w:rPr>
          <w:lang w:val="es-ES"/>
        </w:rPr>
        <w:t xml:space="preserve"> AI y Bing Chat</w:t>
      </w:r>
      <w:r w:rsidRPr="455BAE5D" w:rsidR="0049067E">
        <w:rPr>
          <w:lang w:val="es-ES"/>
        </w:rPr>
        <w:t>"</w:t>
      </w:r>
      <w:r w:rsidRPr="455BAE5D" w:rsidR="0049067E">
        <w:rPr>
          <w:lang w:val="es-ES"/>
        </w:rPr>
        <w:t xml:space="preserve">, </w:t>
      </w:r>
      <w:del w:author="ELENA GÓMEZ RICO" w:date="2026-03-23T21:41:20.03Z" w16du:dateUtc="2026-03-23T21:41:20.03Z" w:id="1396485248">
        <w:r w:rsidRPr="455BAE5D" w:rsidDel="0049067E">
          <w:rPr>
            <w:lang w:val="es-ES"/>
          </w:rPr>
          <w:delText>*</w:delText>
        </w:r>
      </w:del>
      <w:r w:rsidRPr="455BAE5D" w:rsidR="0049067E">
        <w:rPr>
          <w:i w:val="1"/>
          <w:iCs w:val="1"/>
          <w:lang w:val="es-ES"/>
          <w:rPrChange w:author="ELENA GÓMEZ RICO" w:date="2026-03-23T21:41:23.496Z" w16du:dateUtc="2026-03-23T21:41:23.496Z" w:id="1709729249"/>
        </w:rPr>
        <w:t>Infonomy</w:t>
      </w:r>
      <w:del w:author="ELENA GÓMEZ RICO" w:date="2026-03-24T08:09:41.145Z" w16du:dateUtc="2026-03-24T08:09:41.145Z" w:id="2128395714">
        <w:r w:rsidRPr="455BAE5D" w:rsidDel="0049067E">
          <w:rPr>
            <w:lang w:val="es-ES"/>
          </w:rPr>
          <w:delText>*</w:delText>
        </w:r>
      </w:del>
      <w:r w:rsidRPr="455BAE5D" w:rsidR="0049067E">
        <w:rPr>
          <w:lang w:val="es-ES"/>
        </w:rPr>
        <w:t>, Vol. 1 No. 1. https://doi.org/10.3145/infonomy.23.002</w:t>
      </w:r>
    </w:p>
    <w:p w:rsidRPr="0049067E" w:rsidR="0049067E" w:rsidDel="000C389C" w:rsidP="10751D0A" w:rsidRDefault="0049067E" w14:paraId="5AF0ED11" w14:textId="6452B22C">
      <w:pPr>
        <w:pStyle w:val="Normal"/>
        <w:rPr>
          <w:del w:author="ELENA GÓMEZ RICO" w:date="2026-03-17T18:33:00Z" w16du:dateUtc="2026-03-17T17:33:00Z" w:id="98262464"/>
          <w:rFonts w:ascii="Times New Roman" w:hAnsi="Times New Roman" w:eastAsia="Times New Roman" w:cs="Times New Roman"/>
        </w:rPr>
      </w:pPr>
      <w:r w:rsidR="7C6995E3">
        <w:rPr/>
        <w:t>Desul</w:t>
      </w:r>
      <w:r w:rsidR="7C6995E3">
        <w:rPr/>
        <w:t xml:space="preserve">, S., Mahapatra, R.K., Patra, R.K., Sethy, </w:t>
      </w:r>
      <w:del w:author="ELENA GÓMEZ RICO" w:date="2026-03-19T11:41:56.556Z" w16du:dateUtc="2026-03-19T11:41:56.556Z" w:id="1486568210">
        <w:r w:rsidDel="0049067E">
          <w:delText>M.</w:delText>
        </w:r>
      </w:del>
      <w:ins w:author="ELENA GÓMEZ RICO" w:date="2026-03-19T11:41:56.557Z" w16du:dateUtc="2026-03-19T11:41:56.557Z" w:id="1664926352">
        <w:r w:rsidR="394A1517">
          <w:t>M.,</w:t>
        </w:r>
      </w:ins>
      <w:r w:rsidR="7C6995E3">
        <w:rPr/>
        <w:t xml:space="preserve"> and Pandey, N. (2023), "Semantic technology for cultural heritage: a bibliometric-based review", </w:t>
      </w:r>
      <w:del w:author="ELENA GÓMEZ RICO" w:date="2026-03-21T16:28:43.717Z" w16du:dateUtc="2026-03-21T16:28:43.717Z" w:id="1704092324">
        <w:r w:rsidDel="0049067E">
          <w:delText>*</w:delText>
        </w:r>
      </w:del>
      <w:r w:rsidR="7C6995E3">
        <w:rPr/>
        <w:t xml:space="preserve">Global Knowledge, </w:t>
      </w:r>
      <w:del w:author="ELENA GÓMEZ RICO" w:date="2026-03-19T11:42:00.02Z" w16du:dateUtc="2026-03-19T11:42:00.02Z" w:id="188378494">
        <w:r w:rsidDel="0049067E">
          <w:delText>Memory</w:delText>
        </w:r>
      </w:del>
      <w:ins w:author="ELENA GÓMEZ RICO" w:date="2026-03-19T11:42:00.021Z" w16du:dateUtc="2026-03-19T11:42:00.021Z" w:id="1423308173">
        <w:r w:rsidR="62AE2345">
          <w:t>Memory,</w:t>
        </w:r>
      </w:ins>
      <w:r w:rsidR="7C6995E3">
        <w:rPr/>
        <w:t xml:space="preserve"> and Communication</w:t>
      </w:r>
      <w:del w:author="ELENA GÓMEZ RICO" w:date="2026-03-21T16:28:46.888Z" w16du:dateUtc="2026-03-21T16:28:46.888Z" w:id="955378022">
        <w:r w:rsidDel="0049067E">
          <w:delText>*</w:delText>
        </w:r>
      </w:del>
      <w:r w:rsidR="7C6995E3">
        <w:rPr/>
        <w:t>. https://doi.org/10.1108/GKMC-04-2023-0125</w:t>
      </w:r>
    </w:p>
    <w:p w:rsidRPr="0049067E" w:rsidR="0049067E" w:rsidP="10751D0A" w:rsidRDefault="0049067E" w14:paraId="67C385C2" w14:textId="77777777">
      <w:pPr>
        <w:pStyle w:val="Normal"/>
      </w:pPr>
    </w:p>
    <w:p w:rsidRPr="0049067E" w:rsidR="0049067E" w:rsidP="10751D0A" w:rsidRDefault="0049067E" w14:paraId="3FD6752D" w14:textId="081EFFFA">
      <w:pPr>
        <w:pStyle w:val="Normal"/>
      </w:pPr>
      <w:r w:rsidR="7C6995E3">
        <w:rPr/>
        <w:t>Davis, S.R. and Horst, M. (2016</w:t>
      </w:r>
      <w:del w:author="ELENA GÓMEZ RICO" w:date="2026-03-22T21:36:49.308Z" w16du:dateUtc="2026-03-22T21:36:49.308Z" w:id="586457808">
        <w:r w:rsidDel="0049067E">
          <w:delText xml:space="preserve">), </w:delText>
        </w:r>
        <w:r w:rsidDel="0049067E">
          <w:delText>*</w:delText>
        </w:r>
      </w:del>
      <w:ins w:author="ELENA GÓMEZ RICO" w:date="2026-03-22T21:36:49.309Z" w16du:dateUtc="2026-03-22T21:36:49.309Z" w:id="1153989808">
        <w:r w:rsidR="3C0EF935">
          <w:t xml:space="preserve">), </w:t>
        </w:r>
      </w:ins>
      <w:r w:rsidR="7C6995E3">
        <w:rPr/>
        <w:t xml:space="preserve">Science Communication Culture, Identity and </w:t>
      </w:r>
      <w:del w:author="ELENA GÓMEZ RICO" w:date="2026-03-22T21:36:53.259Z" w16du:dateUtc="2026-03-22T21:36:53.259Z" w:id="1885967768">
        <w:r w:rsidDel="0049067E">
          <w:delText>Citizenship</w:delText>
        </w:r>
        <w:r w:rsidDel="0049067E">
          <w:delText>*</w:delText>
        </w:r>
        <w:r w:rsidDel="0049067E">
          <w:delText>,</w:delText>
        </w:r>
      </w:del>
      <w:ins w:author="ELENA GÓMEZ RICO" w:date="2026-03-22T21:36:53.26Z" w16du:dateUtc="2026-03-22T21:36:53.26Z" w:id="893986315">
        <w:r w:rsidR="1DA9BEEF">
          <w:t>Citizenship,</w:t>
        </w:r>
      </w:ins>
      <w:r w:rsidR="7C6995E3">
        <w:rPr/>
        <w:t xml:space="preserve"> Palgrave Macmillan, London</w:t>
      </w:r>
      <w:r w:rsidR="5CB5B3B1">
        <w:rPr/>
        <w:t xml:space="preserve">. </w:t>
      </w:r>
    </w:p>
    <w:p w:rsidRPr="0049067E" w:rsidR="0049067E" w:rsidP="455BAE5D" w:rsidRDefault="0049067E" w14:paraId="1615542D" w14:textId="7EA936D4">
      <w:pPr>
        <w:pStyle w:val="Normal"/>
        <w:rPr>
          <w:rFonts w:ascii="Times New Roman" w:hAnsi="Times New Roman" w:eastAsia="Times New Roman" w:cs="Times New Roman"/>
        </w:rPr>
      </w:pPr>
      <w:r w:rsidR="7C6995E3">
        <w:rPr/>
        <w:t xml:space="preserve">Delgado, F., Yang, S., Madaio, </w:t>
      </w:r>
      <w:del w:author="ELENA GÓMEZ RICO" w:date="2026-03-19T11:42:01.589Z" w16du:dateUtc="2026-03-19T11:42:01.589Z" w:id="1635284542">
        <w:r w:rsidDel="0049067E">
          <w:delText>M.</w:delText>
        </w:r>
      </w:del>
      <w:ins w:author="ELENA GÓMEZ RICO" w:date="2026-03-19T11:42:01.589Z" w16du:dateUtc="2026-03-19T11:42:01.589Z" w:id="1079266679">
        <w:r w:rsidR="70EE9E72">
          <w:t>M</w:t>
        </w:r>
        <w:r w:rsidR="70EE9E72">
          <w:t>.,</w:t>
        </w:r>
      </w:ins>
      <w:r w:rsidR="7C6995E3">
        <w:rPr/>
        <w:t xml:space="preserve"> and Yang, Q. (2023), "The Participatory Turn in AI Design: Theoretical Foundations and the Current State of Practice", </w:t>
      </w:r>
      <w:del w:author="ELENA GÓMEZ RICO" w:date="2026-03-24T08:09:41.147Z" w16du:dateUtc="2026-03-24T08:09:41.147Z" w:id="252403969">
        <w:r w:rsidDel="0049067E">
          <w:delText>*</w:delText>
        </w:r>
      </w:del>
      <w:r w:rsidR="7C6995E3">
        <w:rPr/>
        <w:t>Equity and Access in Algorithms, Mechanisms, and Optimization</w:t>
      </w:r>
      <w:del w:author="ELENA GÓMEZ RICO" w:date="2026-03-24T08:09:41.148Z" w16du:dateUtc="2026-03-24T08:09:41.148Z" w:id="15387228">
        <w:r w:rsidDel="0049067E">
          <w:delText>*</w:delText>
        </w:r>
      </w:del>
      <w:r w:rsidR="7C6995E3">
        <w:rPr/>
        <w:t>, pp.1-23. https://doi.org/10.1145/3617694.3623261</w:t>
      </w:r>
      <w:r w:rsidR="70BB099E">
        <w:rPr/>
        <w:t>=</w:t>
      </w:r>
    </w:p>
    <w:p w:rsidRPr="0049067E" w:rsidR="000C389C" w:rsidDel="000C389C" w:rsidP="10751D0A" w:rsidRDefault="0049067E" w14:paraId="0FF74384" w14:textId="47817BE1">
      <w:pPr>
        <w:pStyle w:val="Normal"/>
        <w:rPr>
          <w:del w:author="ELENA GÓMEZ RICO" w:date="2026-03-17T18:34:00Z" w16du:dateUtc="2026-03-17T17:34:00Z" w:id="301515299"/>
          <w:rFonts w:ascii="Times New Roman" w:hAnsi="Times New Roman" w:eastAsia="Times New Roman" w:cs="Times New Roman"/>
        </w:rPr>
      </w:pPr>
      <w:r w:rsidR="0049067E">
        <w:rPr/>
        <w:t xml:space="preserve">Escobar, A. (2016), </w:t>
      </w:r>
      <w:del w:author="ELENA GÓMEZ RICO" w:date="2026-03-24T08:09:41.148Z" w16du:dateUtc="2026-03-24T08:09:41.148Z" w:id="1347105763">
        <w:r w:rsidDel="0049067E">
          <w:delText>*</w:delText>
        </w:r>
      </w:del>
      <w:r w:rsidR="0049067E">
        <w:rPr/>
        <w:t>Autonomía</w:t>
      </w:r>
      <w:r w:rsidR="0049067E">
        <w:rPr/>
        <w:t xml:space="preserve"> y </w:t>
      </w:r>
      <w:r w:rsidR="0049067E">
        <w:rPr/>
        <w:t>diseño</w:t>
      </w:r>
      <w:r w:rsidR="0049067E">
        <w:rPr/>
        <w:t xml:space="preserve">: La </w:t>
      </w:r>
      <w:r w:rsidR="0049067E">
        <w:rPr/>
        <w:t>realización</w:t>
      </w:r>
      <w:r w:rsidR="0049067E">
        <w:rPr/>
        <w:t xml:space="preserve"> de lo </w:t>
      </w:r>
      <w:r w:rsidR="0049067E">
        <w:rPr/>
        <w:t>comunal</w:t>
      </w:r>
      <w:del w:author="ELENA GÓMEZ RICO" w:date="2026-03-24T08:09:41.148Z" w16du:dateUtc="2026-03-24T08:09:41.148Z" w:id="40636760">
        <w:r w:rsidDel="0049067E">
          <w:delText>*</w:delText>
        </w:r>
      </w:del>
      <w:r w:rsidR="0049067E">
        <w:rPr/>
        <w:t>, Editorial Universidad del Cauca.</w:t>
      </w:r>
    </w:p>
    <w:p w:rsidRPr="0049067E" w:rsidR="0049067E" w:rsidP="10751D0A" w:rsidRDefault="0049067E" w14:paraId="177D3D8A" w14:textId="77777777">
      <w:pPr>
        <w:pStyle w:val="Normal"/>
      </w:pPr>
    </w:p>
    <w:p w:rsidRPr="0049067E" w:rsidR="0049067E" w:rsidP="10751D0A" w:rsidRDefault="0049067E" w14:paraId="3AAE9FD0" w14:textId="4E16E3F1">
      <w:pPr>
        <w:pStyle w:val="Normal"/>
        <w:rPr>
          <w:rFonts w:ascii="Times New Roman" w:hAnsi="Times New Roman" w:eastAsia="Times New Roman" w:cs="Times New Roman"/>
        </w:rPr>
      </w:pPr>
      <w:r w:rsidR="0049067E">
        <w:rPr/>
        <w:t xml:space="preserve">Farnel, S. and Shiri, A. (2019), "Community-Driven Knowledge Organization for Cultural Heritage Digital Libraries: The Case of the Inuvialuit Settlement Region", </w:t>
      </w:r>
      <w:del w:author="ELENA GÓMEZ RICO" w:date="2026-03-24T08:09:41.148Z" w16du:dateUtc="2026-03-24T08:09:41.148Z" w:id="1470331327">
        <w:r w:rsidDel="0049067E">
          <w:delText>*</w:delText>
        </w:r>
      </w:del>
      <w:r w:rsidR="0049067E">
        <w:rPr/>
        <w:t>Advances in Classification Research Online</w:t>
      </w:r>
      <w:del w:author="ELENA GÓMEZ RICO" w:date="2026-03-24T08:09:41.148Z" w16du:dateUtc="2026-03-24T08:09:41.148Z" w:id="335872972">
        <w:r w:rsidDel="0049067E">
          <w:delText>*</w:delText>
        </w:r>
      </w:del>
      <w:r w:rsidR="0049067E">
        <w:rPr/>
        <w:t>, Vol. 29 No. 1. https://doi.org/10.7152/acro.v29i1.15453</w:t>
      </w:r>
    </w:p>
    <w:p w:rsidRPr="0049067E" w:rsidR="0049067E" w:rsidP="10751D0A" w:rsidRDefault="0049067E" w14:paraId="5835CFBE" w14:textId="77777777">
      <w:pPr>
        <w:pStyle w:val="Normal"/>
      </w:pPr>
    </w:p>
    <w:p w:rsidRPr="0049067E" w:rsidR="0049067E" w:rsidP="10751D0A" w:rsidRDefault="0049067E" w14:paraId="236F9C6B" w14:textId="37B35D49">
      <w:pPr>
        <w:pStyle w:val="Normal"/>
        <w:rPr>
          <w:rFonts w:ascii="Times New Roman" w:hAnsi="Times New Roman" w:eastAsia="Times New Roman" w:cs="Times New Roman"/>
        </w:rPr>
      </w:pPr>
      <w:r w:rsidR="0049067E">
        <w:rPr/>
        <w:t>Ferran-Ferre</w:t>
      </w:r>
      <w:r w:rsidR="0049067E">
        <w:rPr/>
        <w:t xml:space="preserve">r, N., </w:t>
      </w:r>
      <w:r w:rsidR="0049067E">
        <w:rPr/>
        <w:t>Boté</w:t>
      </w:r>
      <w:r w:rsidR="0049067E">
        <w:rPr/>
        <w:t xml:space="preserve">-Vericad, J.-J. and </w:t>
      </w:r>
      <w:r w:rsidR="0049067E">
        <w:rPr/>
        <w:t>Minguillón</w:t>
      </w:r>
      <w:r w:rsidR="0049067E">
        <w:rPr/>
        <w:t>, J. (202</w:t>
      </w:r>
      <w:r w:rsidR="4C33DADB">
        <w:rPr/>
        <w:t>3</w:t>
      </w:r>
      <w:r w:rsidR="0049067E">
        <w:rPr/>
        <w:t xml:space="preserve">), "Wikipedia gender gap: a scoping review", </w:t>
      </w:r>
      <w:del w:author="ELENA GÓMEZ RICO" w:date="2026-03-24T08:09:41.148Z" w16du:dateUtc="2026-03-24T08:09:41.148Z" w:id="1633936669">
        <w:r w:rsidDel="0049067E">
          <w:delText>*</w:delText>
        </w:r>
      </w:del>
      <w:r w:rsidR="0049067E">
        <w:rPr/>
        <w:t>Profesional</w:t>
      </w:r>
      <w:r w:rsidR="0049067E">
        <w:rPr/>
        <w:t xml:space="preserve"> de la </w:t>
      </w:r>
      <w:r w:rsidR="0049067E">
        <w:rPr/>
        <w:t>información</w:t>
      </w:r>
      <w:del w:author="ELENA GÓMEZ RICO" w:date="2026-03-24T08:09:41.148Z" w16du:dateUtc="2026-03-24T08:09:41.148Z" w:id="1294206415">
        <w:r w:rsidDel="0049067E">
          <w:delText>*</w:delText>
        </w:r>
      </w:del>
      <w:r w:rsidR="0049067E">
        <w:rPr/>
        <w:t>, Vol. 32 No. 6, e320617. https://doi.org/10.3145/epi.2023.nov.17</w:t>
      </w:r>
    </w:p>
    <w:p w:rsidRPr="0049067E" w:rsidR="0049067E" w:rsidP="10751D0A" w:rsidRDefault="0049067E" w14:paraId="0BD07A09" w14:textId="77777777">
      <w:pPr>
        <w:pStyle w:val="Normal"/>
      </w:pPr>
    </w:p>
    <w:p w:rsidRPr="0049067E" w:rsidR="0049067E" w:rsidP="10751D0A" w:rsidRDefault="0049067E" w14:paraId="57E6517B" w14:textId="369610F1">
      <w:pPr>
        <w:pStyle w:val="Normal"/>
        <w:rPr>
          <w:rFonts w:ascii="Times New Roman" w:hAnsi="Times New Roman" w:eastAsia="Times New Roman" w:cs="Times New Roman"/>
        </w:rPr>
      </w:pPr>
      <w:r w:rsidR="0049067E">
        <w:rPr/>
        <w:t xml:space="preserve">Fox, E.A. and Chandrasekar, P. (2021), "How Should One Explore the Digital Library of the Future?", </w:t>
      </w:r>
      <w:del w:author="ELENA GÓMEZ RICO" w:date="2026-03-24T08:09:41.149Z" w16du:dateUtc="2026-03-24T08:09:41.149Z" w:id="1257469112">
        <w:r w:rsidDel="0049067E">
          <w:delText>*</w:delText>
        </w:r>
      </w:del>
      <w:r w:rsidR="0049067E">
        <w:rPr/>
        <w:t>Data and Information Management</w:t>
      </w:r>
      <w:del w:author="ELENA GÓMEZ RICO" w:date="2026-03-24T08:09:41.149Z" w16du:dateUtc="2026-03-24T08:09:41.149Z" w:id="2052227372">
        <w:r w:rsidDel="0049067E">
          <w:delText>*</w:delText>
        </w:r>
      </w:del>
      <w:r w:rsidR="0049067E">
        <w:rPr/>
        <w:t>. https://doi.org/10.2478/dim-2021-0003</w:t>
      </w:r>
    </w:p>
    <w:p w:rsidRPr="0049067E" w:rsidR="0049067E" w:rsidP="10751D0A" w:rsidRDefault="0049067E" w14:paraId="39D0CDF3" w14:textId="77777777">
      <w:pPr>
        <w:pStyle w:val="Normal"/>
      </w:pPr>
    </w:p>
    <w:p w:rsidRPr="0049067E" w:rsidR="0049067E" w:rsidP="10751D0A" w:rsidRDefault="0049067E" w14:paraId="1A79BD32" w14:textId="52700E23">
      <w:pPr>
        <w:pStyle w:val="Normal"/>
        <w:rPr>
          <w:rFonts w:ascii="Times New Roman" w:hAnsi="Times New Roman" w:eastAsia="Times New Roman" w:cs="Times New Roman"/>
        </w:rPr>
      </w:pPr>
      <w:r w:rsidR="0049067E">
        <w:rPr/>
        <w:t xml:space="preserve">Fricker, M. (2007), </w:t>
      </w:r>
      <w:del w:author="ELENA GÓMEZ RICO" w:date="2026-03-24T08:09:41.149Z" w16du:dateUtc="2026-03-24T08:09:41.149Z" w:id="1049439085">
        <w:r w:rsidDel="0049067E">
          <w:delText>*</w:delText>
        </w:r>
      </w:del>
      <w:r w:rsidR="0049067E">
        <w:rPr/>
        <w:t>Epistemic Injustice: Power and the Ethics of Knowing</w:t>
      </w:r>
      <w:del w:author="ELENA GÓMEZ RICO" w:date="2026-03-24T08:09:41.149Z" w16du:dateUtc="2026-03-24T08:09:41.149Z" w:id="672658362">
        <w:r w:rsidDel="0049067E">
          <w:delText>*</w:delText>
        </w:r>
      </w:del>
      <w:r w:rsidR="0049067E">
        <w:rPr/>
        <w:t>, Oxford University Press, Oxford.</w:t>
      </w:r>
    </w:p>
    <w:p w:rsidRPr="0049067E" w:rsidR="0049067E" w:rsidP="10751D0A" w:rsidRDefault="0049067E" w14:paraId="4B5BD971" w14:textId="77777777">
      <w:pPr>
        <w:pStyle w:val="Normal"/>
      </w:pPr>
    </w:p>
    <w:p w:rsidRPr="0049067E" w:rsidR="0049067E" w:rsidDel="001B0B3D" w:rsidP="10751D0A" w:rsidRDefault="001B0B3D" w14:paraId="1DB19952" w14:textId="7D077A04">
      <w:pPr>
        <w:pStyle w:val="Normal"/>
        <w:rPr>
          <w:del w:author="ELENA GÓMEZ RICO" w:date="2026-03-17T18:40:00Z" w16du:dateUtc="2026-03-17T17:40:00Z" w:id="1638003813"/>
          <w:rFonts w:ascii="Times New Roman" w:hAnsi="Times New Roman" w:eastAsia="Times New Roman" w:cs="Times New Roman"/>
        </w:rPr>
      </w:pPr>
      <w:commentRangeStart w:id="676"/>
      <w:ins w:author="ELENA GÓMEZ RICO" w:date="2026-03-17T18:40:00Z" w16du:dateUtc="2026-03-17T17:40:00Z" w:id="79799431">
        <w:r w:rsidR="001B0B3D">
          <w:t xml:space="preserve">García‑Zarza, P., </w:t>
        </w:r>
        <w:r w:rsidR="001B0B3D">
          <w:t>Boté</w:t>
        </w:r>
        <w:r w:rsidR="001B0B3D">
          <w:t>‑Lorenzo, M.L., Vega‑</w:t>
        </w:r>
        <w:r w:rsidR="001B0B3D">
          <w:t>Gorgojo</w:t>
        </w:r>
        <w:r w:rsidR="001B0B3D">
          <w:t>, G. and Asensio‑Pérez, J.I. (2022), "Towards a teacher application to support semantic annotations of learning tasks in cultural heritage", in Proceedings of the Ninth ACM Conference on Learning @ Scale, Association for Computing Machinery, New York, NY, pp.436-440. https://doi.org/10.1145/3491140.3528335</w:t>
        </w:r>
      </w:ins>
      <w:commentRangeEnd w:id="676"/>
      <w:r>
        <w:rPr>
          <w:rStyle w:val="CommentReference"/>
        </w:rPr>
        <w:commentReference w:id="676"/>
      </w:r>
      <w:del w:author="ELENA GÓMEZ RICO" w:date="2026-03-17T18:40:00Z" w16du:dateUtc="2026-03-17T17:40:00Z" w:id="601829804">
        <w:r w:rsidDel="001B0B3D">
          <w:delText xml:space="preserve">García-Zarza, P. </w:delText>
        </w:r>
        <w:r w:rsidDel="001B0B3D">
          <w:delText>et al.</w:delText>
        </w:r>
        <w:r w:rsidDel="001B0B3D">
          <w:delText xml:space="preserve">(2022), "Towards a Teacher Application to Support Semantic Annotations of Learning Tasks in Cultural Heritage", </w:delText>
        </w:r>
        <w:r w:rsidDel="001B0B3D">
          <w:delText>*</w:delText>
        </w:r>
        <w:r w:rsidDel="001B0B3D">
          <w:delText>Proceedings of the 9th ACM Conference on Learning @ Scale</w:delText>
        </w:r>
        <w:r w:rsidDel="001B0B3D">
          <w:delText>*</w:delText>
        </w:r>
        <w:r w:rsidDel="001B0B3D">
          <w:delText>. https://doi.org/10.1145/3491140.3528335</w:delText>
        </w:r>
      </w:del>
    </w:p>
    <w:p w:rsidRPr="0049067E" w:rsidR="0049067E" w:rsidP="10751D0A" w:rsidRDefault="0049067E" w14:paraId="4153AD64" w14:textId="77777777">
      <w:pPr>
        <w:pStyle w:val="Normal"/>
      </w:pPr>
    </w:p>
    <w:p w:rsidRPr="0049067E" w:rsidR="0049067E" w:rsidP="10751D0A" w:rsidRDefault="0049067E" w14:paraId="422F9D8F" w14:textId="500F14F6">
      <w:pPr>
        <w:pStyle w:val="Normal"/>
        <w:rPr>
          <w:rFonts w:ascii="Times New Roman" w:hAnsi="Times New Roman" w:eastAsia="Times New Roman" w:cs="Times New Roman"/>
        </w:rPr>
      </w:pPr>
      <w:r w:rsidR="0049067E">
        <w:rPr/>
        <w:t>Garoufallou</w:t>
      </w:r>
      <w:r w:rsidR="0049067E">
        <w:rPr/>
        <w:t>, E., Ovalle-</w:t>
      </w:r>
      <w:r w:rsidR="0049067E">
        <w:rPr/>
        <w:t>Perandones</w:t>
      </w:r>
      <w:r w:rsidR="0049067E">
        <w:rPr/>
        <w:t xml:space="preserve">, M.-A. and </w:t>
      </w:r>
      <w:r w:rsidR="0049067E">
        <w:rPr/>
        <w:t>Vlachidis</w:t>
      </w:r>
      <w:r w:rsidR="0049067E">
        <w:rPr/>
        <w:t xml:space="preserve">, A. (Eds.) (2021), </w:t>
      </w:r>
      <w:del w:author="ELENA GÓMEZ RICO" w:date="2026-03-24T08:09:41.15Z" w16du:dateUtc="2026-03-24T08:09:41.15Z" w:id="1211028625">
        <w:r w:rsidDel="0049067E">
          <w:delText>*</w:delText>
        </w:r>
      </w:del>
      <w:r w:rsidRPr="3041B978" w:rsidR="0049067E">
        <w:rPr>
          <w:i w:val="1"/>
          <w:iCs w:val="1"/>
          <w:rPrChange w:author="ELENA GÓMEZ RICO" w:date="2026-03-24T08:12:24.717Z" w16du:dateUtc="2026-03-24T08:12:24.717Z" w:id="390547468"/>
        </w:rPr>
        <w:t>Metadata and Semantic Research: 15th International Conference, MTSR 2021</w:t>
      </w:r>
      <w:del w:author="ELENA GÓMEZ RICO" w:date="2026-03-24T08:09:41.15Z" w16du:dateUtc="2026-03-24T08:09:41.15Z" w:id="1765886538">
        <w:r w:rsidDel="0049067E">
          <w:delText>*</w:delText>
        </w:r>
      </w:del>
      <w:r w:rsidR="0049067E">
        <w:rPr/>
        <w:t>, Springer. https://doi.org/10.1007/978-3-030-98876-0</w:t>
      </w:r>
    </w:p>
    <w:p w:rsidRPr="0049067E" w:rsidR="0049067E" w:rsidP="10751D0A" w:rsidRDefault="0049067E" w14:paraId="37BC54AF" w14:textId="77777777">
      <w:pPr>
        <w:pStyle w:val="Normal"/>
      </w:pPr>
    </w:p>
    <w:p w:rsidRPr="0049067E" w:rsidR="0049067E" w:rsidP="10751D0A" w:rsidRDefault="0049067E" w14:paraId="4F09A054" w14:textId="3B49B8D6">
      <w:pPr>
        <w:pStyle w:val="Normal"/>
        <w:rPr>
          <w:rFonts w:ascii="Times New Roman" w:hAnsi="Times New Roman" w:eastAsia="Times New Roman" w:cs="Times New Roman"/>
        </w:rPr>
      </w:pPr>
      <w:r w:rsidR="0049067E">
        <w:rPr/>
        <w:t>Gardasevic</w:t>
      </w:r>
      <w:r w:rsidR="0049067E">
        <w:rPr/>
        <w:t xml:space="preserve">, S. and Lamba, M. (2024), "It answers questions that I didn't know I had: PhD students' evaluation of an information sharing knowledge graph", </w:t>
      </w:r>
      <w:del w:author="ELENA GÓMEZ RICO" w:date="2026-03-24T08:09:41.15Z" w16du:dateUtc="2026-03-24T08:09:41.15Z" w:id="391731855">
        <w:r w:rsidDel="0049067E">
          <w:delText>*</w:delText>
        </w:r>
      </w:del>
      <w:r w:rsidR="0049067E">
        <w:rPr/>
        <w:t>Digital Library Perspectives</w:t>
      </w:r>
      <w:del w:author="ELENA GÓMEZ RICO" w:date="2026-03-24T08:09:41.15Z" w16du:dateUtc="2026-03-24T08:09:41.15Z" w:id="1708902101">
        <w:r w:rsidDel="0049067E">
          <w:delText>*</w:delText>
        </w:r>
      </w:del>
      <w:r w:rsidR="0049067E">
        <w:rPr/>
        <w:t>, Vol. 40 No. 4. https://doi.org/0.1108/DLP-02-2024-0025</w:t>
      </w:r>
    </w:p>
    <w:p w:rsidRPr="0049067E" w:rsidR="0049067E" w:rsidP="10751D0A" w:rsidRDefault="0049067E" w14:paraId="3F589FCA" w14:textId="77777777">
      <w:pPr>
        <w:pStyle w:val="Normal"/>
      </w:pPr>
    </w:p>
    <w:p w:rsidRPr="0049067E" w:rsidR="0049067E" w:rsidP="10751D0A" w:rsidRDefault="0049067E" w14:paraId="45F6EA17" w14:textId="18E45FC4">
      <w:pPr>
        <w:pStyle w:val="Normal"/>
        <w:rPr>
          <w:rFonts w:ascii="Times New Roman" w:hAnsi="Times New Roman" w:eastAsia="Times New Roman" w:cs="Times New Roman"/>
        </w:rPr>
      </w:pPr>
      <w:r w:rsidR="7C6995E3">
        <w:rPr/>
        <w:t>Gómez-Ferri, J. (2014), "</w:t>
      </w:r>
      <w:r w:rsidR="7C6995E3">
        <w:rPr/>
        <w:t>Ciència</w:t>
      </w:r>
      <w:r w:rsidR="7C6995E3">
        <w:rPr/>
        <w:t xml:space="preserve"> </w:t>
      </w:r>
      <w:r w:rsidR="7C6995E3">
        <w:rPr/>
        <w:t>Ciutadana</w:t>
      </w:r>
      <w:r w:rsidR="7C6995E3">
        <w:rPr/>
        <w:t xml:space="preserve"> o </w:t>
      </w:r>
      <w:r w:rsidR="7C6995E3">
        <w:rPr/>
        <w:t>Ciutadanies</w:t>
      </w:r>
      <w:r w:rsidR="7C6995E3">
        <w:rPr/>
        <w:t xml:space="preserve"> </w:t>
      </w:r>
      <w:r w:rsidR="7C6995E3">
        <w:rPr/>
        <w:t>Científiques</w:t>
      </w:r>
      <w:bookmarkStart w:name="_Int_Fi5omyRL" w:id="556919390"/>
      <w:r w:rsidR="7C6995E3">
        <w:rPr/>
        <w:t>?</w:t>
      </w:r>
      <w:bookmarkEnd w:id="556919390"/>
      <w:r w:rsidR="7C6995E3">
        <w:rPr/>
        <w:t xml:space="preserve"> Quatre Models de </w:t>
      </w:r>
      <w:r w:rsidR="7C6995E3">
        <w:rPr/>
        <w:t>Participació</w:t>
      </w:r>
      <w:r w:rsidR="7C6995E3">
        <w:rPr/>
        <w:t xml:space="preserve"> </w:t>
      </w:r>
      <w:r w:rsidR="7C6995E3">
        <w:rPr/>
        <w:t>en</w:t>
      </w:r>
      <w:r w:rsidR="7C6995E3">
        <w:rPr/>
        <w:t xml:space="preserve"> </w:t>
      </w:r>
      <w:r w:rsidR="7C6995E3">
        <w:rPr/>
        <w:t>Ciència</w:t>
      </w:r>
      <w:r w:rsidR="7C6995E3">
        <w:rPr/>
        <w:t xml:space="preserve"> </w:t>
      </w:r>
      <w:r w:rsidR="7C6995E3">
        <w:rPr/>
        <w:t>i</w:t>
      </w:r>
      <w:r w:rsidR="7C6995E3">
        <w:rPr/>
        <w:t xml:space="preserve"> </w:t>
      </w:r>
      <w:r w:rsidR="7C6995E3">
        <w:rPr/>
        <w:t>Tecnologia</w:t>
      </w:r>
      <w:r w:rsidR="7C6995E3">
        <w:rPr/>
        <w:t xml:space="preserve">", </w:t>
      </w:r>
      <w:del w:author="ELENA GÓMEZ RICO" w:date="2026-03-24T08:09:41.15Z" w16du:dateUtc="2026-03-24T08:09:41.15Z" w:id="1975079125">
        <w:r w:rsidDel="7C6995E3">
          <w:delText>*</w:delText>
        </w:r>
      </w:del>
      <w:r w:rsidR="7C6995E3">
        <w:rPr/>
        <w:t>International Journal of Deliberative Mechanisms in Science</w:t>
      </w:r>
      <w:del w:author="ELENA GÓMEZ RICO" w:date="2026-03-24T08:09:41.151Z" w16du:dateUtc="2026-03-24T08:09:41.151Z" w:id="1757694364">
        <w:r w:rsidDel="7C6995E3">
          <w:delText>*</w:delText>
        </w:r>
      </w:del>
      <w:r w:rsidR="7C6995E3">
        <w:rPr/>
        <w:t>, Vol. 3 No. 1, pp.24-48. http://dx.doi.org/10.4471/demesci.2014.13</w:t>
      </w:r>
    </w:p>
    <w:p w:rsidRPr="0049067E" w:rsidR="0049067E" w:rsidP="10751D0A" w:rsidRDefault="0049067E" w14:paraId="2C7F48CD" w14:textId="77777777">
      <w:pPr>
        <w:pStyle w:val="Normal"/>
      </w:pPr>
    </w:p>
    <w:p w:rsidRPr="0049067E" w:rsidR="0049067E" w:rsidP="10751D0A" w:rsidRDefault="0049067E" w14:paraId="2A18AF26" w14:textId="162E46BA">
      <w:pPr>
        <w:pStyle w:val="Normal"/>
        <w:rPr>
          <w:rFonts w:ascii="Times New Roman" w:hAnsi="Times New Roman" w:eastAsia="Times New Roman" w:cs="Times New Roman"/>
        </w:rPr>
      </w:pPr>
      <w:r w:rsidR="0049067E">
        <w:rPr/>
        <w:t>Haklay</w:t>
      </w:r>
      <w:r w:rsidR="0049067E">
        <w:rPr/>
        <w:t xml:space="preserve">, M. </w:t>
      </w:r>
      <w:r w:rsidR="001517A3">
        <w:rPr/>
        <w:t>et</w:t>
      </w:r>
      <w:r w:rsidR="001517A3">
        <w:rPr/>
        <w:t xml:space="preserve"> </w:t>
      </w:r>
      <w:r w:rsidR="001517A3">
        <w:rPr/>
        <w:t>al.</w:t>
      </w:r>
      <w:r w:rsidR="001517A3">
        <w:rPr/>
        <w:t xml:space="preserve"> </w:t>
      </w:r>
      <w:r w:rsidR="0049067E">
        <w:rPr/>
        <w:t>(2020), "ECSA's Characteristics of Citizen Science", available at: https://zenodo.org/records/3758668 (accessed 1 April 2020).</w:t>
      </w:r>
    </w:p>
    <w:p w:rsidRPr="0049067E" w:rsidR="0049067E" w:rsidP="10751D0A" w:rsidRDefault="0049067E" w14:paraId="10041402" w14:textId="77777777">
      <w:pPr>
        <w:pStyle w:val="Normal"/>
      </w:pPr>
    </w:p>
    <w:p w:rsidRPr="0049067E" w:rsidR="0049067E" w:rsidP="10751D0A" w:rsidRDefault="0049067E" w14:paraId="078043FB" w14:textId="6D3613E1">
      <w:pPr>
        <w:pStyle w:val="Normal"/>
        <w:rPr>
          <w:rFonts w:ascii="Times New Roman" w:hAnsi="Times New Roman" w:eastAsia="Times New Roman" w:cs="Times New Roman"/>
        </w:rPr>
      </w:pPr>
      <w:r w:rsidR="0049067E">
        <w:rPr/>
        <w:t xml:space="preserve">Haraway, D. (1991), </w:t>
      </w:r>
      <w:del w:author="ELENA GÓMEZ RICO" w:date="2026-03-24T08:09:41.151Z" w16du:dateUtc="2026-03-24T08:09:41.151Z" w:id="51629227">
        <w:r w:rsidRPr="3041B978" w:rsidDel="0049067E">
          <w:rPr>
            <w:rPrChange w:author="ELENA GÓMEZ RICO" w:date="2026-03-24T08:11:50.71Z" w16du:dateUtc="2026-03-24T08:11:50.71Z" w:id="882854044">
              <w:rPr>
                <w:rFonts w:ascii="Times New Roman" w:hAnsi="Times New Roman" w:cs="Times New Roman"/>
              </w:rPr>
            </w:rPrChange>
          </w:rPr>
          <w:delText>*</w:delText>
        </w:r>
      </w:del>
      <w:r w:rsidR="0049067E">
        <w:rPr/>
        <w:t xml:space="preserve">Ciencia, cyborgs y </w:t>
      </w:r>
      <w:r w:rsidR="0049067E">
        <w:rPr/>
        <w:t>mujeres</w:t>
      </w:r>
      <w:r w:rsidR="0049067E">
        <w:rPr/>
        <w:t xml:space="preserve">: la </w:t>
      </w:r>
      <w:r w:rsidR="0049067E">
        <w:rPr/>
        <w:t>reinvención</w:t>
      </w:r>
      <w:r w:rsidR="0049067E">
        <w:rPr/>
        <w:t xml:space="preserve"> de la </w:t>
      </w:r>
      <w:r w:rsidR="0049067E">
        <w:rPr/>
        <w:t>naturaleza</w:t>
      </w:r>
      <w:del w:author="ELENA GÓMEZ RICO" w:date="2026-03-24T08:09:41.151Z" w16du:dateUtc="2026-03-24T08:09:41.151Z" w:id="1313704291">
        <w:r w:rsidDel="0049067E">
          <w:delText>*</w:delText>
        </w:r>
      </w:del>
      <w:r w:rsidR="0049067E">
        <w:rPr/>
        <w:t xml:space="preserve">, </w:t>
      </w:r>
      <w:r w:rsidR="0049067E">
        <w:rPr/>
        <w:t>Ediciones</w:t>
      </w:r>
      <w:r w:rsidR="0049067E">
        <w:rPr/>
        <w:t xml:space="preserve"> </w:t>
      </w:r>
      <w:r w:rsidR="0049067E">
        <w:rPr/>
        <w:t>Cátedra</w:t>
      </w:r>
      <w:r w:rsidR="0049067E">
        <w:rPr/>
        <w:t>, Madrid.</w:t>
      </w:r>
    </w:p>
    <w:p w:rsidRPr="0049067E" w:rsidR="0049067E" w:rsidP="10751D0A" w:rsidRDefault="0049067E" w14:paraId="5EBCB0F3" w14:textId="77777777">
      <w:pPr>
        <w:pStyle w:val="Normal"/>
      </w:pPr>
    </w:p>
    <w:p w:rsidR="0049067E" w:rsidP="10751D0A" w:rsidRDefault="0049067E" w14:paraId="07DD4009" w14:textId="7AB87A5C">
      <w:pPr>
        <w:pStyle w:val="Normal"/>
        <w:rPr>
          <w:ins w:author="ELENA GÓMEZ RICO" w:date="2026-03-17T16:18:00Z" w16du:dateUtc="2026-03-17T15:18:00Z" w:id="1384697858"/>
          <w:rFonts w:ascii="Times New Roman" w:hAnsi="Times New Roman" w:eastAsia="Times New Roman" w:cs="Times New Roman"/>
        </w:rPr>
      </w:pPr>
      <w:r w:rsidRPr="0049067E" w:rsidR="0049067E">
        <w:rPr/>
        <w:t xml:space="preserve">Hamilton, K., Nayak, A., Božić, B. and Longo, L. (2022), </w:t>
      </w:r>
      <w:r w:rsidRPr="3041B978" w:rsidR="0049067E">
        <w:rPr>
          <w:rPrChange w:author="ELENA GÓMEZ RICO" w:date="2026-03-24T08:11:50.711Z" w16du:dateUtc="2026-03-24T08:11:50.711Z" w:id="1621919124">
            <w:rPr>
              <w:rFonts w:ascii="Times New Roman" w:hAnsi="Times New Roman" w:cs="Times New Roman"/>
            </w:rPr>
          </w:rPrChange>
        </w:rPr>
        <w:t>"</w:t>
      </w:r>
      <w:r w:rsidRPr="0049067E" w:rsidR="0049067E">
        <w:rPr/>
        <w:t xml:space="preserve">Is Neuro-Symbolic AI Meeting its Promise in Natural Language Processing? A Structured Review</w:t>
      </w:r>
      <w:r w:rsidRPr="0049067E" w:rsidR="0049067E">
        <w:rPr/>
        <w:t xml:space="preserve">"</w:t>
      </w:r>
      <w:r w:rsidRPr="0049067E" w:rsidR="0049067E">
        <w:rPr/>
        <w:t xml:space="preserve">, </w:t>
      </w:r>
      <w:del w:author="ELENA GÓMEZ RICO" w:date="2026-03-24T08:09:41.151Z" w16du:dateUtc="2026-03-24T08:09:41.151Z" w:id="1154535062">
        <w:r w:rsidDel="0049067E">
          <w:delText>*</w:delText>
        </w:r>
      </w:del>
      <w:r w:rsidRPr="0049067E" w:rsidR="0049067E">
        <w:rPr/>
        <w:t xml:space="preserve">Semantic Web</w:t>
      </w:r>
      <w:del w:author="ELENA GÓMEZ RICO" w:date="2026-03-24T08:09:41.151Z" w16du:dateUtc="2026-03-24T08:09:41.151Z" w:id="396530973">
        <w:r w:rsidDel="0049067E">
          <w:delText>*</w:delText>
        </w:r>
      </w:del>
      <w:r w:rsidRPr="0049067E" w:rsidR="0049067E">
        <w:rPr/>
        <w:t xml:space="preserve">. </w:t>
      </w:r>
      <w:ins w:author="ELENA GÓMEZ RICO" w:date="2026-03-17T16:18:00Z" w16du:dateUtc="2026-03-17T15:18:00Z" w:id="339741470">
        <w:r w:rsidRPr="3041B978">
          <w:rPr>
            <w:rFonts w:ascii="Times New Roman" w:hAnsi="Times New Roman" w:cs="Times New Roman"/>
          </w:rPr>
          <w:fldChar w:fldCharType="begin"/>
        </w:r>
        <w:r w:rsidRPr="3041B978">
          <w:rPr>
            <w:rFonts w:ascii="Times New Roman" w:hAnsi="Times New Roman" w:cs="Times New Roman"/>
          </w:rPr>
          <w:instrText xml:space="preserve">HYPERLINK "</w:instrText>
        </w:r>
      </w:ins>
      <w:r w:rsidRPr="0049067E" w:rsidR="001517A3">
        <w:rPr>
          <w:rFonts w:ascii="Times New Roman" w:hAnsi="Times New Roman" w:cs="Times New Roman"/>
        </w:rPr>
        <w:instrText>https://doi.org/10.3233/SW-223228</w:instrText>
      </w:r>
      <w:ins w:author="ELENA GÓMEZ RICO" w:date="2026-03-17T16:18:00Z" w16du:dateUtc="2026-03-17T15:18:00Z" w:id="1182505591">
        <w:r w:rsidRPr="3041B978">
          <w:rPr>
            <w:rFonts w:ascii="Times New Roman" w:hAnsi="Times New Roman" w:cs="Times New Roman"/>
          </w:rPr>
          <w:instrText xml:space="preserve">"</w:instrText>
        </w:r>
        <w:r w:rsidR="001517A3">
          <w:rPr>
            <w:rFonts w:ascii="Times New Roman" w:hAnsi="Times New Roman" w:cs="Times New Roman"/>
          </w:rPr>
        </w:r>
        <w:r w:rsidRPr="3041B978">
          <w:rPr>
            <w:rFonts w:ascii="Times New Roman" w:hAnsi="Times New Roman" w:cs="Times New Roman"/>
          </w:rPr>
          <w:fldChar w:fldCharType="separate"/>
        </w:r>
      </w:ins>
      <w:r w:rsidRPr="10751D0A" w:rsidR="001517A3">
        <w:rPr>
          <w:rStyle w:val="Hyperlink"/>
        </w:rPr>
        <w:t>https://doi.org/10.3233/SW-223228</w:t>
      </w:r>
      <w:ins w:author="ELENA GÓMEZ RICO" w:date="2026-03-17T16:18:00Z" w16du:dateUtc="2026-03-17T15:18:00Z" w:id="848057360">
        <w:r w:rsidRPr="3041B978">
          <w:rPr>
            <w:rFonts w:ascii="Times New Roman" w:hAnsi="Times New Roman" w:cs="Times New Roman"/>
          </w:rPr>
          <w:fldChar w:fldCharType="end"/>
        </w:r>
      </w:ins>
    </w:p>
    <w:p w:rsidRPr="0049067E" w:rsidR="001517A3" w:rsidP="10751D0A" w:rsidRDefault="001517A3" w14:paraId="71043AB6" w14:textId="16C794D9">
      <w:pPr>
        <w:pStyle w:val="Normal"/>
        <w:rPr>
          <w:rFonts w:ascii="Times New Roman" w:hAnsi="Times New Roman" w:eastAsia="Times New Roman" w:cs="Times New Roman"/>
        </w:rPr>
      </w:pPr>
      <w:ins w:author="ELENA GÓMEZ RICO" w:date="2026-03-17T16:18:00Z" w16du:dateUtc="2026-03-17T15:18:00Z" w:id="428246136">
        <w:r w:rsidR="001517A3">
          <w:t>Huang, Z. (2022), "Introducing neuro-symbolic artificial intelligence to humanities and social sciences: why is it possible and what can be done?", TEM Journal - Technology, Education, Management, Informatics, Vol. 11 No. 4, pp.1863-1870. https://doi.org/10.18421/TEM114-54</w:t>
        </w:r>
      </w:ins>
    </w:p>
    <w:p w:rsidRPr="0049067E" w:rsidR="0049067E" w:rsidP="10751D0A" w:rsidRDefault="001B0B3D" w14:paraId="4DEE4002" w14:textId="551FC392">
      <w:pPr>
        <w:pStyle w:val="Normal"/>
        <w:rPr>
          <w:rFonts w:ascii="Times New Roman" w:hAnsi="Times New Roman" w:eastAsia="Times New Roman" w:cs="Times New Roman"/>
        </w:rPr>
      </w:pPr>
      <w:ins w:author="ELENA GÓMEZ RICO" w:date="2026-03-17T18:46:00Z" w16du:dateUtc="2026-03-17T17:46:00Z" w:id="142353101">
        <w:r w:rsidR="001B0B3D">
          <w:t>Lähdesmäki</w:t>
        </w:r>
        <w:r w:rsidR="001B0B3D">
          <w:t xml:space="preserve">, T., Turunen, J., </w:t>
        </w:r>
        <w:r w:rsidR="001B0B3D">
          <w:t>Terian</w:t>
        </w:r>
        <w:r w:rsidR="001B0B3D">
          <w:t>, A. and Garcia-</w:t>
        </w:r>
        <w:r w:rsidR="001B0B3D">
          <w:t>Bardidia</w:t>
        </w:r>
        <w:r w:rsidR="001B0B3D">
          <w:t xml:space="preserve">, R. (Eds.) (2025), </w:t>
        </w:r>
        <w:r w:rsidR="001B0B3D">
          <w:t>Engaging communities in cultural heritage</w:t>
        </w:r>
        <w:r w:rsidR="001B0B3D">
          <w:t>, Routledge.</w:t>
        </w:r>
      </w:ins>
    </w:p>
    <w:p w:rsidRPr="0049067E" w:rsidR="0049067E" w:rsidP="10751D0A" w:rsidRDefault="0049067E" w14:paraId="481A630B" w14:textId="31B30DD6">
      <w:pPr>
        <w:pStyle w:val="Normal"/>
        <w:rPr>
          <w:rFonts w:ascii="Times New Roman" w:hAnsi="Times New Roman" w:eastAsia="Times New Roman" w:cs="Times New Roman"/>
        </w:rPr>
      </w:pPr>
      <w:r w:rsidR="0049067E">
        <w:rPr/>
        <w:t xml:space="preserve">Leblanc, E. (2020), "Participatory Indexing in the Eyes of Its Potential Users: An Example of a Co-design of Participatory Services in an Academic Digital Library", in Hall, M., </w:t>
      </w:r>
      <w:r w:rsidR="0049067E">
        <w:rPr/>
        <w:t>Mercun</w:t>
      </w:r>
      <w:r w:rsidR="0049067E">
        <w:rPr/>
        <w:t>, T., Risse, T. and Duchateau, F. (</w:t>
      </w:r>
      <w:r w:rsidR="0049067E">
        <w:rPr/>
        <w:t>Ed.s</w:t>
      </w:r>
      <w:r w:rsidR="0049067E">
        <w:rPr/>
        <w:t xml:space="preserve">), </w:t>
      </w:r>
      <w:del w:author="ELENA GÓMEZ RICO" w:date="2026-03-24T08:09:41.152Z" w16du:dateUtc="2026-03-24T08:09:41.152Z" w:id="1706053598">
        <w:r w:rsidDel="0049067E">
          <w:delText>*</w:delText>
        </w:r>
      </w:del>
      <w:r w:rsidR="0049067E">
        <w:rPr/>
        <w:t>Digital Libraries for Open Knowledge: 24th International Conference on Theory and Practice of Digital Libraries, TPDL 2020</w:t>
      </w:r>
      <w:del w:author="ELENA GÓMEZ RICO" w:date="2026-03-24T08:09:41.152Z" w16du:dateUtc="2026-03-24T08:09:41.152Z" w:id="1562680829">
        <w:r w:rsidDel="0049067E">
          <w:delText>*</w:delText>
        </w:r>
      </w:del>
      <w:r w:rsidR="0049067E">
        <w:rPr/>
        <w:t>, Springer, pp.163-178. https://doi.org/10.1007/978-3-030-54956-5_12</w:t>
      </w:r>
    </w:p>
    <w:p w:rsidRPr="0049067E" w:rsidR="0049067E" w:rsidP="10751D0A" w:rsidRDefault="001B0B3D" w14:paraId="3756806D" w14:textId="6F2D8256">
      <w:pPr>
        <w:pStyle w:val="Normal"/>
        <w:rPr>
          <w:rFonts w:ascii="Times New Roman" w:hAnsi="Times New Roman" w:eastAsia="Times New Roman" w:cs="Times New Roman"/>
        </w:rPr>
      </w:pPr>
      <w:commentRangeStart w:id="687"/>
      <w:ins w:author="ELENA GÓMEZ RICO" w:date="2026-03-17T18:49:00Z" w16du:dateUtc="2026-03-17T17:49:00Z" w:id="1528190725">
        <w:r w:rsidR="001B0B3D">
          <w:t xml:space="preserve">Liang, Z., Zeng, Z., Fernandez-Nieto, G., Li, Y., Tsai, Y.-S., Chen, G., Swiecki, Z., </w:t>
        </w:r>
        <w:r w:rsidR="001B0B3D">
          <w:t>Gašević</w:t>
        </w:r>
        <w:r w:rsidR="001B0B3D">
          <w:t xml:space="preserve">, D., Bradley, J., &amp; Sha, L. (2024). Data Storytelling on Multi-modal Knowledge Graph via Data Comics: A case study in </w:t>
        </w:r>
        <w:r w:rsidR="001B0B3D">
          <w:t>Yanyuwa</w:t>
        </w:r>
        <w:r w:rsidR="001B0B3D">
          <w:t xml:space="preserve"> Language. </w:t>
        </w:r>
        <w:r w:rsidR="001B0B3D">
          <w:t>Lecture Notes in Computer Science</w:t>
        </w:r>
        <w:r w:rsidR="001B0B3D">
          <w:t>. https://doi.org/10.1007/978-3-031-20309-1_2</w:t>
        </w:r>
      </w:ins>
      <w:commentRangeEnd w:id="687"/>
      <w:r>
        <w:rPr>
          <w:rStyle w:val="CommentReference"/>
        </w:rPr>
        <w:commentReference w:id="687"/>
      </w:r>
    </w:p>
    <w:p w:rsidR="001B0B3D" w:rsidP="10751D0A" w:rsidRDefault="001B0B3D" w14:paraId="4EFDFAA4" w14:textId="77777777">
      <w:pPr>
        <w:pStyle w:val="Normal"/>
        <w:rPr>
          <w:ins w:author="ELENA GÓMEZ RICO" w:date="2026-03-17T18:49:00Z" w16du:dateUtc="2026-03-17T17:49:00Z" w:id="1680526071"/>
        </w:rPr>
      </w:pPr>
    </w:p>
    <w:p w:rsidRPr="0049067E" w:rsidR="0049067E" w:rsidP="10751D0A" w:rsidRDefault="0049067E" w14:paraId="0C89B0DD" w14:textId="3DBBC88E">
      <w:pPr>
        <w:pStyle w:val="Normal"/>
        <w:rPr>
          <w:rFonts w:ascii="Times New Roman" w:hAnsi="Times New Roman" w:eastAsia="Times New Roman" w:cs="Times New Roman"/>
        </w:rPr>
      </w:pPr>
      <w:r w:rsidR="0049067E">
        <w:rPr/>
        <w:t xml:space="preserve">Liu, Z. (2025), "Human-AI Co-Creation: A Framework for Collaborative Design in Intelligent Systems", </w:t>
      </w:r>
      <w:del w:author="ELENA GÓMEZ RICO" w:date="2026-03-24T08:09:41.152Z" w16du:dateUtc="2026-03-24T08:09:41.152Z" w:id="457917122">
        <w:r w:rsidDel="0049067E">
          <w:delText>*</w:delText>
        </w:r>
      </w:del>
      <w:r w:rsidR="0049067E">
        <w:rPr/>
        <w:t>AHFE 2025</w:t>
      </w:r>
      <w:del w:author="ELENA GÓMEZ RICO" w:date="2026-03-24T08:09:41.152Z" w16du:dateUtc="2026-03-24T08:09:41.152Z" w:id="49778287">
        <w:r w:rsidDel="0049067E">
          <w:delText>*</w:delText>
        </w:r>
      </w:del>
      <w:r w:rsidR="0049067E">
        <w:rPr/>
        <w:t>. Preprint.</w:t>
      </w:r>
    </w:p>
    <w:p w:rsidRPr="0049067E" w:rsidR="0049067E" w:rsidP="10751D0A" w:rsidRDefault="0049067E" w14:paraId="1952CAE8" w14:textId="77777777">
      <w:pPr>
        <w:pStyle w:val="Normal"/>
      </w:pPr>
    </w:p>
    <w:p w:rsidRPr="0049067E" w:rsidR="0049067E" w:rsidP="10751D0A" w:rsidRDefault="0049067E" w14:paraId="183ED7BD" w14:textId="5ED10051">
      <w:pPr>
        <w:pStyle w:val="Normal"/>
        <w:rPr>
          <w:rFonts w:ascii="Times New Roman" w:hAnsi="Times New Roman" w:eastAsia="Times New Roman" w:cs="Times New Roman"/>
        </w:rPr>
      </w:pPr>
      <w:r w:rsidR="0049067E">
        <w:rPr/>
        <w:t xml:space="preserve">Lopezosa, C., Codina, L. and Ferran-Ferrer, N. (2024), "ChatGPT </w:t>
      </w:r>
      <w:r w:rsidR="0049067E">
        <w:rPr/>
        <w:t>como</w:t>
      </w:r>
      <w:r w:rsidR="0049067E">
        <w:rPr/>
        <w:t xml:space="preserve"> </w:t>
      </w:r>
      <w:r w:rsidR="0049067E">
        <w:rPr/>
        <w:t>apoyo</w:t>
      </w:r>
      <w:r w:rsidR="0049067E">
        <w:rPr/>
        <w:t xml:space="preserve"> a las systematic scoping reviews: </w:t>
      </w:r>
      <w:r w:rsidR="0049067E">
        <w:rPr/>
        <w:t>integrando</w:t>
      </w:r>
      <w:r w:rsidR="0049067E">
        <w:rPr/>
        <w:t xml:space="preserve"> la </w:t>
      </w:r>
      <w:r w:rsidR="0049067E">
        <w:rPr/>
        <w:t>inteligencia</w:t>
      </w:r>
      <w:r w:rsidR="0049067E">
        <w:rPr/>
        <w:t xml:space="preserve"> artificial con </w:t>
      </w:r>
      <w:r w:rsidR="0049067E">
        <w:rPr/>
        <w:t>el</w:t>
      </w:r>
      <w:r w:rsidR="0049067E">
        <w:rPr/>
        <w:t xml:space="preserve"> framework SALSA", </w:t>
      </w:r>
      <w:del w:author="ELENA GÓMEZ RICO" w:date="2026-03-24T08:09:41.153Z" w16du:dateUtc="2026-03-24T08:09:41.153Z" w:id="371744728">
        <w:r w:rsidDel="0049067E">
          <w:delText>*</w:delText>
        </w:r>
      </w:del>
      <w:r w:rsidR="0049067E">
        <w:rPr/>
        <w:t>Col·lecció</w:t>
      </w:r>
      <w:r w:rsidR="0049067E">
        <w:rPr/>
        <w:t xml:space="preserve"> del CRICC</w:t>
      </w:r>
      <w:del w:author="ELENA GÓMEZ RICO" w:date="2026-03-24T08:09:41.153Z" w16du:dateUtc="2026-03-24T08:09:41.153Z" w:id="629305680">
        <w:r w:rsidDel="0049067E">
          <w:delText>*</w:delText>
        </w:r>
      </w:del>
      <w:r w:rsidR="0049067E">
        <w:rPr/>
        <w:t>. https://diposit.ub.edu/dspace/handle/2445/193691</w:t>
      </w:r>
    </w:p>
    <w:p w:rsidRPr="0049067E" w:rsidR="0049067E" w:rsidP="10751D0A" w:rsidRDefault="0049067E" w14:paraId="3DE71CA4" w14:textId="77777777">
      <w:pPr>
        <w:pStyle w:val="Normal"/>
      </w:pPr>
    </w:p>
    <w:p w:rsidRPr="0049067E" w:rsidR="0049067E" w:rsidP="10751D0A" w:rsidRDefault="0049067E" w14:paraId="66429525" w14:textId="05EC4A77">
      <w:pPr>
        <w:pStyle w:val="Normal"/>
        <w:rPr>
          <w:rFonts w:ascii="Times New Roman" w:hAnsi="Times New Roman" w:eastAsia="Times New Roman" w:cs="Times New Roman"/>
        </w:rPr>
      </w:pPr>
      <w:r w:rsidR="7C6995E3">
        <w:rPr/>
        <w:t>Mahdie</w:t>
      </w:r>
      <w:r w:rsidR="7C6995E3">
        <w:rPr/>
        <w:t xml:space="preserve">, S.B., Mohammadi, M. and </w:t>
      </w:r>
      <w:r w:rsidR="7C6995E3">
        <w:rPr/>
        <w:t>Norouzkhani</w:t>
      </w:r>
      <w:r w:rsidR="7C6995E3">
        <w:rPr/>
        <w:t xml:space="preserve">, N. (2024), </w:t>
      </w:r>
      <w:r w:rsidR="7C6995E3">
        <w:rPr/>
        <w:t>"</w:t>
      </w:r>
      <w:r w:rsidR="7C6995E3">
        <w:rPr/>
        <w:t xml:space="preserve">Usability Testing: A Bibliometric Analysis Based on </w:t>
      </w:r>
      <w:r w:rsidR="7C6995E3">
        <w:rPr/>
        <w:t>WoS</w:t>
      </w:r>
      <w:r w:rsidR="7C6995E3">
        <w:rPr/>
        <w:t xml:space="preserve"> Data</w:t>
      </w:r>
      <w:r w:rsidR="7C6995E3">
        <w:rPr/>
        <w:t>"</w:t>
      </w:r>
      <w:r w:rsidR="7C6995E3">
        <w:rPr/>
        <w:t xml:space="preserve">, </w:t>
      </w:r>
      <w:ins w:author="ELENA GÓMEZ RICO" w:date="2026-03-23T21:40:34.193Z" w16du:dateUtc="2026-03-23T21:40:34.193Z" w:id="626880661">
        <w:r w:rsidR="1F83640C">
          <w:t>\</w:t>
        </w:r>
      </w:ins>
      <w:del w:author="ELENA GÓMEZ RICO" w:date="2026-03-24T08:09:41.153Z" w16du:dateUtc="2026-03-24T08:09:41.153Z" w:id="328611530">
        <w:r w:rsidDel="0049067E">
          <w:delText>*</w:delText>
        </w:r>
      </w:del>
      <w:r w:rsidRPr="3041B978" w:rsidR="7C6995E3">
        <w:rPr>
          <w:i w:val="1"/>
          <w:iCs w:val="1"/>
          <w:rPrChange w:author="ELENA GÓMEZ RICO" w:date="2026-03-23T21:40:41.095Z" w16du:dateUtc="2026-03-23T21:40:41.095Z" w:id="1116320346"/>
        </w:rPr>
        <w:t xml:space="preserve">Journal of </w:t>
      </w:r>
      <w:r w:rsidRPr="3041B978" w:rsidR="7C6995E3">
        <w:rPr>
          <w:i w:val="1"/>
          <w:iCs w:val="1"/>
          <w:rPrChange w:author="ELENA GÓMEZ RICO" w:date="2026-03-23T21:40:41.095Z" w16du:dateUtc="2026-03-23T21:40:41.095Z" w:id="1903817795"/>
        </w:rPr>
        <w:t>Scientometric</w:t>
      </w:r>
      <w:r w:rsidRPr="3041B978" w:rsidR="7C6995E3">
        <w:rPr>
          <w:i w:val="1"/>
          <w:iCs w:val="1"/>
          <w:rPrChange w:author="ELENA GÓMEZ RICO" w:date="2026-03-23T21:40:41.096Z" w16du:dateUtc="2026-03-23T21:40:41.096Z" w:id="970893543"/>
        </w:rPr>
        <w:t xml:space="preserve"> </w:t>
      </w:r>
      <w:r w:rsidRPr="3041B978" w:rsidR="7C6995E3">
        <w:rPr>
          <w:i w:val="1"/>
          <w:iCs w:val="1"/>
          <w:rPrChange w:author="ELENA GÓMEZ RICO" w:date="2026-03-23T21:40:41.096Z" w16du:dateUtc="2026-03-23T21:40:41.096Z" w:id="319832942"/>
        </w:rPr>
        <w:t>Research</w:t>
      </w:r>
      <w:del w:author="ELENA GÓMEZ RICO" w:date="2026-03-24T08:09:41.153Z" w16du:dateUtc="2026-03-24T08:09:41.153Z" w:id="38381215">
        <w:r w:rsidDel="0049067E">
          <w:delText>*</w:delText>
        </w:r>
      </w:del>
      <w:ins w:author="ELENA GÓMEZ RICO" w:date="2026-03-23T21:40:42.651Z" w16du:dateUtc="2026-03-23T21:40:42.651Z" w:id="283149195">
        <w:r w:rsidR="3978D80B">
          <w:t>\</w:t>
        </w:r>
      </w:ins>
      <w:r w:rsidR="7C6995E3">
        <w:rPr/>
        <w:t>,</w:t>
      </w:r>
      <w:r w:rsidR="7C6995E3">
        <w:rPr/>
        <w:t xml:space="preserve"> Vol. 13 No. 1, pp.09-24. https://doi.org/10.5530/jscires.13.1.2</w:t>
      </w:r>
    </w:p>
    <w:p w:rsidRPr="0049067E" w:rsidR="0049067E" w:rsidP="10751D0A" w:rsidRDefault="0049067E" w14:paraId="236096EB" w14:textId="77777777">
      <w:pPr>
        <w:pStyle w:val="Normal"/>
      </w:pPr>
    </w:p>
    <w:p w:rsidRPr="0049067E" w:rsidR="0049067E" w:rsidP="10751D0A" w:rsidRDefault="0049067E" w14:paraId="4B8A6D1E" w14:textId="77777777">
      <w:pPr>
        <w:pStyle w:val="Normal"/>
        <w:rPr>
          <w:ins w:author="ELENA GÓMEZ RICO" w:date="2026-03-22T19:19:58.713Z" w16du:dateUtc="2026-03-22T19:19:58.713Z" w:id="244248869"/>
          <w:rFonts w:ascii="Times New Roman" w:hAnsi="Times New Roman" w:eastAsia="Times New Roman" w:cs="Times New Roman"/>
        </w:rPr>
      </w:pPr>
      <w:del w:author="ELENA GÓMEZ RICO" w:date="2026-03-22T19:19:55.738Z" w16du:dateUtc="2026-03-22T19:19:55.738Z" w:id="1653340672">
        <w:r w:rsidDel="0049067E">
          <w:delText>Matt, S. (2015), "White Paper on Citizen Science", available at: https://ec.europa.eu/futurium/en/content/white-paper-citizen-science.html (accessed 1 October 2015).</w:delText>
        </w:r>
      </w:del>
    </w:p>
    <w:p w:rsidRPr="0049067E" w:rsidR="0049067E" w:rsidP="455BAE5D" w:rsidRDefault="0049067E" w14:paraId="597DA805" w14:textId="1D3953F5">
      <w:pPr>
        <w:pStyle w:val="Normal"/>
        <w:rPr>
          <w:ins w:author="ELENA GÓMEZ RICO" w:date="2026-03-21T17:14:58.263Z" w16du:dateUtc="2026-03-21T17:14:58.263Z" w:id="1078074612"/>
          <w:rFonts w:ascii="Times New Roman" w:hAnsi="Times New Roman" w:eastAsia="Times New Roman" w:cs="Times New Roman"/>
          <w:noProof w:val="0"/>
          <w:lang w:val="en-US"/>
        </w:rPr>
      </w:pPr>
      <w:ins w:author="ELENA GÓMEZ RICO" w:date="2026-03-22T19:20:02.684Z" w16du:dateUtc="2026-03-22T19:20:02.684Z" w:id="1045538157">
        <w:r w:rsidRPr="455BAE5D" w:rsidR="7C452A59">
          <w:rPr>
            <w:noProof w:val="0"/>
            <w:lang w:val="en-US"/>
            <w:rPrChange w:author="ELENA GÓMEZ RICO" w:date="2026-03-24T08:11:50.713Z" w16du:dateUtc="2026-03-24T08:11:50.713Z" w:id="1149124036">
              <w:rPr>
                <w:rFonts w:ascii="system-ui" w:hAnsi="system-ui" w:eastAsia="system-ui" w:cs="system-ui"/>
                <w:b w:val="0"/>
                <w:bCs w:val="0"/>
                <w:i w:val="0"/>
                <w:iCs w:val="0"/>
                <w:caps w:val="0"/>
                <w:smallCaps w:val="0"/>
                <w:noProof w:val="0"/>
                <w:sz w:val="19"/>
                <w:szCs w:val="19"/>
                <w:lang w:val="en-US"/>
              </w:rPr>
            </w:rPrChange>
          </w:rPr>
          <w:t xml:space="preserve">European Commission (2015), </w:t>
        </w:r>
        <w:r w:rsidRPr="455BAE5D" w:rsidR="7C452A59">
          <w:rPr>
            <w:noProof w:val="0"/>
            <w:lang w:val="en-US"/>
            <w:rPrChange w:author="ELENA GÓMEZ RICO" w:date="2026-03-22T19:20:18.085Z" w16du:dateUtc="2026-03-22T19:20:18.085Z" w:id="1256896777">
              <w:rPr>
                <w:rFonts w:ascii="system-ui" w:hAnsi="system-ui" w:eastAsia="system-ui" w:cs="system-ui"/>
                <w:b w:val="0"/>
                <w:bCs w:val="0"/>
                <w:i w:val="1"/>
                <w:iCs w:val="1"/>
                <w:caps w:val="0"/>
                <w:smallCaps w:val="0"/>
                <w:noProof w:val="0"/>
                <w:sz w:val="19"/>
                <w:szCs w:val="19"/>
                <w:lang w:val="en-US"/>
              </w:rPr>
            </w:rPrChange>
          </w:rPr>
          <w:t>White Paper on Citizen Science</w:t>
        </w:r>
        <w:r w:rsidRPr="455BAE5D" w:rsidR="7C452A59">
          <w:rPr>
            <w:noProof w:val="0"/>
            <w:lang w:val="en-US"/>
            <w:rPrChange w:author="ELENA GÓMEZ RICO" w:date="2026-03-22T19:20:18.086Z" w16du:dateUtc="2026-03-22T19:20:18.086Z" w:id="1485532292">
              <w:rPr>
                <w:rFonts w:ascii="system-ui" w:hAnsi="system-ui" w:eastAsia="system-ui" w:cs="system-ui"/>
                <w:b w:val="0"/>
                <w:bCs w:val="0"/>
                <w:i w:val="0"/>
                <w:iCs w:val="0"/>
                <w:caps w:val="0"/>
                <w:smallCaps w:val="0"/>
                <w:noProof w:val="0"/>
                <w:sz w:val="19"/>
                <w:szCs w:val="19"/>
                <w:lang w:val="en-US"/>
              </w:rPr>
            </w:rPrChange>
          </w:rPr>
          <w:t xml:space="preserve">, available at: </w:t>
        </w:r>
      </w:ins>
      <w:r>
        <w:fldChar w:fldCharType="begin"/>
      </w:r>
      <w:r>
        <w:instrText xml:space="preserve">HYPERLINK "https://ec.europa.eu/futurium/en/content/white-paper-citizen-science.html" </w:instrText>
      </w:r>
      <w:r>
        <w:fldChar w:fldCharType="separate"/>
      </w:r>
      <w:ins w:author="ELENA GÓMEZ RICO" w:date="2026-03-22T19:20:02.684Z" w16du:dateUtc="2026-03-22T19:20:02.684Z" w:id="1109934230">
        <w:r w:rsidRPr="455BAE5D" w:rsidR="7C452A59">
          <w:rPr>
            <w:noProof w:val="0"/>
            <w:lang w:val="en-US"/>
            <w:rPrChange w:author="ELENA GÓMEZ RICO" w:date="2026-03-22T19:20:18.088Z" w16du:dateUtc="2026-03-22T19:20:18.088Z" w:id="1941529220">
              <w:rPr>
                <w:rStyle w:val="Hyperlink"/>
                <w:rFonts w:ascii="system-ui" w:hAnsi="system-ui" w:eastAsia="system-ui" w:cs="system-ui"/>
                <w:b w:val="0"/>
                <w:bCs w:val="0"/>
                <w:i w:val="0"/>
                <w:iCs w:val="0"/>
                <w:caps w:val="0"/>
                <w:smallCaps w:val="0"/>
                <w:strike w:val="0"/>
                <w:dstrike w:val="0"/>
                <w:noProof w:val="0"/>
                <w:color w:val="81A1C1"/>
                <w:sz w:val="19"/>
                <w:szCs w:val="19"/>
                <w:u w:val="none"/>
                <w:lang w:val="en-US"/>
              </w:rPr>
            </w:rPrChange>
          </w:rPr>
          <w:t>https://ec.europa.eu/futurium/en/content/white-paper-citizen-science.html</w:t>
        </w:r>
      </w:ins>
      <w:r>
        <w:fldChar w:fldCharType="end"/>
      </w:r>
      <w:ins w:author="ELENA GÓMEZ RICO" w:date="2026-03-22T19:20:02.684Z" w16du:dateUtc="2026-03-22T19:20:02.684Z" w:id="3463771">
        <w:r w:rsidRPr="455BAE5D" w:rsidR="7C452A59">
          <w:rPr>
            <w:noProof w:val="0"/>
            <w:lang w:val="en-US"/>
            <w:rPrChange w:author="ELENA GÓMEZ RICO" w:date="2026-03-22T19:20:18.09Z" w16du:dateUtc="2026-03-22T19:20:18.09Z" w:id="1060058673">
              <w:rPr>
                <w:rFonts w:ascii="system-ui" w:hAnsi="system-ui" w:eastAsia="system-ui" w:cs="system-ui"/>
                <w:b w:val="0"/>
                <w:bCs w:val="0"/>
                <w:i w:val="0"/>
                <w:iCs w:val="0"/>
                <w:caps w:val="0"/>
                <w:smallCaps w:val="0"/>
                <w:noProof w:val="0"/>
                <w:sz w:val="19"/>
                <w:szCs w:val="19"/>
                <w:lang w:val="en-US"/>
              </w:rPr>
            </w:rPrChange>
          </w:rPr>
          <w:t xml:space="preserve"> (accessed 1 October 2015)</w:t>
        </w:r>
        <w:r w:rsidRPr="455BAE5D" w:rsidR="7C452A59">
          <w:rPr>
            <w:noProof w:val="0"/>
            <w:lang w:val="en-US"/>
          </w:rPr>
          <w:t>.</w:t>
        </w:r>
      </w:ins>
    </w:p>
    <w:p w:rsidRPr="0049067E" w:rsidR="0049067E" w:rsidP="455BAE5D" w:rsidRDefault="0049067E" w14:paraId="44A3AB65" w14:textId="13DB8B8B">
      <w:pPr>
        <w:pStyle w:val="Normal"/>
        <w:rPr>
          <w:rFonts w:ascii="Times New Roman" w:hAnsi="Times New Roman" w:eastAsia="Times New Roman" w:cs="Times New Roman"/>
          <w:noProof w:val="0"/>
          <w:lang w:val="en-US"/>
        </w:rPr>
      </w:pPr>
      <w:ins w:author="ELENA GÓMEZ RICO" w:date="2026-03-21T17:15:00.225Z" w16du:dateUtc="2026-03-21T17:15:00.225Z" w:id="1464598092">
        <w:r w:rsidRPr="455BAE5D" w:rsidR="4E0D90A3">
          <w:rPr>
            <w:noProof w:val="0"/>
            <w:lang w:val="en-US"/>
            <w:rPrChange w:author="ELENA GÓMEZ RICO" w:date="2026-03-24T08:11:50.714Z" w16du:dateUtc="2026-03-24T08:11:50.714Z" w:id="1725511095">
              <w:rPr>
                <w:rFonts w:ascii="system-ui" w:hAnsi="system-ui" w:eastAsia="system-ui" w:cs="system-ui"/>
                <w:b w:val="0"/>
                <w:bCs w:val="0"/>
                <w:i w:val="0"/>
                <w:iCs w:val="0"/>
                <w:caps w:val="0"/>
                <w:smallCaps w:val="0"/>
                <w:noProof w:val="0"/>
                <w:sz w:val="19"/>
                <w:szCs w:val="19"/>
                <w:lang w:val="en-US"/>
              </w:rPr>
            </w:rPrChange>
          </w:rPr>
          <w:t>Nesterov, A</w:t>
        </w:r>
        <w:r w:rsidRPr="455BAE5D" w:rsidR="4E0D90A3">
          <w:rPr>
            <w:noProof w:val="0"/>
            <w:lang w:val="en-US"/>
            <w:rPrChange w:author="ELENA GÓMEZ RICO" w:date="2026-03-24T08:11:50.714Z" w16du:dateUtc="2026-03-24T08:11:50.714Z" w:id="864494075">
              <w:rPr>
                <w:rFonts w:ascii="system-ui" w:hAnsi="system-ui" w:eastAsia="system-ui" w:cs="system-ui"/>
                <w:b w:val="0"/>
                <w:bCs w:val="0"/>
                <w:i w:val="0"/>
                <w:iCs w:val="0"/>
                <w:caps w:val="0"/>
                <w:smallCaps w:val="0"/>
                <w:noProof w:val="0"/>
                <w:sz w:val="19"/>
                <w:szCs w:val="19"/>
                <w:lang w:val="en-US"/>
              </w:rPr>
            </w:rPrChange>
          </w:rPr>
          <w:t xml:space="preserve">., </w:t>
        </w:r>
        <w:r w:rsidRPr="455BAE5D" w:rsidR="4E0D90A3">
          <w:rPr>
            <w:noProof w:val="0"/>
            <w:lang w:val="en-US"/>
            <w:rPrChange w:author="ELENA GÓMEZ RICO" w:date="2026-03-21T17:15:17.862Z" w16du:dateUtc="2026-03-21T17:15:17.862Z" w:id="244787175">
              <w:rPr>
                <w:rFonts w:ascii="system-ui" w:hAnsi="system-ui" w:eastAsia="system-ui" w:cs="system-ui"/>
                <w:b w:val="0"/>
                <w:bCs w:val="0"/>
                <w:i w:val="0"/>
                <w:iCs w:val="0"/>
                <w:caps w:val="0"/>
                <w:smallCaps w:val="0"/>
                <w:noProof w:val="0"/>
                <w:sz w:val="19"/>
                <w:szCs w:val="19"/>
                <w:lang w:val="en-US"/>
              </w:rPr>
            </w:rPrChange>
          </w:rPr>
          <w:t>Hollink</w:t>
        </w:r>
        <w:r w:rsidRPr="455BAE5D" w:rsidR="4E0D90A3">
          <w:rPr>
            <w:noProof w:val="0"/>
            <w:lang w:val="en-US"/>
            <w:rPrChange w:author="ELENA GÓMEZ RICO" w:date="2026-03-21T17:15:17.862Z" w16du:dateUtc="2026-03-21T17:15:17.862Z" w:id="1216558346">
              <w:rPr>
                <w:rFonts w:ascii="system-ui" w:hAnsi="system-ui" w:eastAsia="system-ui" w:cs="system-ui"/>
                <w:b w:val="0"/>
                <w:bCs w:val="0"/>
                <w:i w:val="0"/>
                <w:iCs w:val="0"/>
                <w:caps w:val="0"/>
                <w:smallCaps w:val="0"/>
                <w:noProof w:val="0"/>
                <w:sz w:val="19"/>
                <w:szCs w:val="19"/>
                <w:lang w:val="en-US"/>
              </w:rPr>
            </w:rPrChange>
          </w:rPr>
          <w:t xml:space="preserve">, L., van Erp, M. and van </w:t>
        </w:r>
        <w:r w:rsidRPr="455BAE5D" w:rsidR="4E0D90A3">
          <w:rPr>
            <w:noProof w:val="0"/>
            <w:lang w:val="en-US"/>
            <w:rPrChange w:author="ELENA GÓMEZ RICO" w:date="2026-03-21T17:15:17.862Z" w16du:dateUtc="2026-03-21T17:15:17.862Z" w:id="238263938">
              <w:rPr>
                <w:rFonts w:ascii="system-ui" w:hAnsi="system-ui" w:eastAsia="system-ui" w:cs="system-ui"/>
                <w:b w:val="0"/>
                <w:bCs w:val="0"/>
                <w:i w:val="0"/>
                <w:iCs w:val="0"/>
                <w:caps w:val="0"/>
                <w:smallCaps w:val="0"/>
                <w:noProof w:val="0"/>
                <w:sz w:val="19"/>
                <w:szCs w:val="19"/>
                <w:lang w:val="en-US"/>
              </w:rPr>
            </w:rPrChange>
          </w:rPr>
          <w:t>Ossenbruggen</w:t>
        </w:r>
        <w:r w:rsidRPr="455BAE5D" w:rsidR="4E0D90A3">
          <w:rPr>
            <w:noProof w:val="0"/>
            <w:lang w:val="en-US"/>
            <w:rPrChange w:author="ELENA GÓMEZ RICO" w:date="2026-03-21T17:15:17.862Z" w16du:dateUtc="2026-03-21T17:15:17.862Z" w:id="1484927135">
              <w:rPr>
                <w:rFonts w:ascii="system-ui" w:hAnsi="system-ui" w:eastAsia="system-ui" w:cs="system-ui"/>
                <w:b w:val="0"/>
                <w:bCs w:val="0"/>
                <w:i w:val="0"/>
                <w:iCs w:val="0"/>
                <w:caps w:val="0"/>
                <w:smallCaps w:val="0"/>
                <w:noProof w:val="0"/>
                <w:sz w:val="19"/>
                <w:szCs w:val="19"/>
                <w:lang w:val="en-US"/>
              </w:rPr>
            </w:rPrChange>
          </w:rPr>
          <w:t xml:space="preserve">, J. (2023), </w:t>
        </w:r>
        <w:r w:rsidRPr="455BAE5D" w:rsidR="4E0D90A3">
          <w:rPr>
            <w:noProof w:val="0"/>
            <w:lang w:val="en-US"/>
            <w:rPrChange w:author="ELENA GÓMEZ RICO" w:date="2026-03-21T17:15:17.862Z" w16du:dateUtc="2026-03-21T17:15:17.862Z" w:id="1378025858">
              <w:rPr>
                <w:rFonts w:ascii="system-ui" w:hAnsi="system-ui" w:eastAsia="system-ui" w:cs="system-ui"/>
                <w:b w:val="0"/>
                <w:bCs w:val="0"/>
                <w:i w:val="0"/>
                <w:iCs w:val="0"/>
                <w:caps w:val="0"/>
                <w:smallCaps w:val="0"/>
                <w:noProof w:val="0"/>
                <w:sz w:val="19"/>
                <w:szCs w:val="19"/>
                <w:lang w:val="en-US"/>
              </w:rPr>
            </w:rPrChange>
          </w:rPr>
          <w:t>"</w:t>
        </w:r>
        <w:r w:rsidRPr="455BAE5D" w:rsidR="4E0D90A3">
          <w:rPr>
            <w:noProof w:val="0"/>
            <w:lang w:val="en-US"/>
            <w:rPrChange w:author="ELENA GÓMEZ RICO" w:date="2026-03-21T17:15:17.862Z" w16du:dateUtc="2026-03-21T17:15:17.862Z" w:id="38932056">
              <w:rPr>
                <w:rFonts w:ascii="system-ui" w:hAnsi="system-ui" w:eastAsia="system-ui" w:cs="system-ui"/>
                <w:b w:val="0"/>
                <w:bCs w:val="0"/>
                <w:i w:val="0"/>
                <w:iCs w:val="0"/>
                <w:caps w:val="0"/>
                <w:smallCaps w:val="0"/>
                <w:noProof w:val="0"/>
                <w:sz w:val="19"/>
                <w:szCs w:val="19"/>
                <w:lang w:val="en-US"/>
              </w:rPr>
            </w:rPrChange>
          </w:rPr>
          <w:t>A knowledge graph of contentious terminology for inclusive representation of cultural heritage</w:t>
        </w:r>
        <w:r w:rsidRPr="455BAE5D" w:rsidR="4E0D90A3">
          <w:rPr>
            <w:noProof w:val="0"/>
            <w:lang w:val="en-US"/>
            <w:rPrChange w:author="ELENA GÓMEZ RICO" w:date="2026-03-21T17:15:17.862Z" w16du:dateUtc="2026-03-21T17:15:17.862Z" w:id="1248902336">
              <w:rPr>
                <w:rFonts w:ascii="system-ui" w:hAnsi="system-ui" w:eastAsia="system-ui" w:cs="system-ui"/>
                <w:b w:val="0"/>
                <w:bCs w:val="0"/>
                <w:i w:val="0"/>
                <w:iCs w:val="0"/>
                <w:caps w:val="0"/>
                <w:smallCaps w:val="0"/>
                <w:noProof w:val="0"/>
                <w:sz w:val="19"/>
                <w:szCs w:val="19"/>
                <w:lang w:val="en-US"/>
              </w:rPr>
            </w:rPrChange>
          </w:rPr>
          <w:t>"</w:t>
        </w:r>
        <w:r w:rsidRPr="455BAE5D" w:rsidR="4E0D90A3">
          <w:rPr>
            <w:noProof w:val="0"/>
            <w:lang w:val="en-US"/>
            <w:rPrChange w:author="ELENA GÓMEZ RICO" w:date="2026-03-21T17:15:17.862Z" w16du:dateUtc="2026-03-21T17:15:17.862Z" w:id="481487447">
              <w:rPr>
                <w:rFonts w:ascii="system-ui" w:hAnsi="system-ui" w:eastAsia="system-ui" w:cs="system-ui"/>
                <w:b w:val="0"/>
                <w:bCs w:val="0"/>
                <w:i w:val="0"/>
                <w:iCs w:val="0"/>
                <w:caps w:val="0"/>
                <w:smallCaps w:val="0"/>
                <w:noProof w:val="0"/>
                <w:sz w:val="19"/>
                <w:szCs w:val="19"/>
                <w:lang w:val="en-US"/>
              </w:rPr>
            </w:rPrChange>
          </w:rPr>
          <w:t xml:space="preserve">, in </w:t>
        </w:r>
        <w:r w:rsidRPr="455BAE5D" w:rsidR="4E0D90A3">
          <w:rPr>
            <w:noProof w:val="0"/>
            <w:lang w:val="en-US"/>
            <w:rPrChange w:author="ELENA GÓMEZ RICO" w:date="2026-03-21T17:15:17.862Z" w16du:dateUtc="2026-03-21T17:15:17.862Z" w:id="821493022">
              <w:rPr>
                <w:rFonts w:ascii="system-ui" w:hAnsi="system-ui" w:eastAsia="system-ui" w:cs="system-ui"/>
                <w:b w:val="0"/>
                <w:bCs w:val="0"/>
                <w:i w:val="1"/>
                <w:iCs w:val="1"/>
                <w:caps w:val="0"/>
                <w:smallCaps w:val="0"/>
                <w:noProof w:val="0"/>
                <w:sz w:val="19"/>
                <w:szCs w:val="19"/>
                <w:lang w:val="en-US"/>
              </w:rPr>
            </w:rPrChange>
          </w:rPr>
          <w:t>ESWC 2023</w:t>
        </w:r>
        <w:r w:rsidRPr="455BAE5D" w:rsidR="4E0D90A3">
          <w:rPr>
            <w:noProof w:val="0"/>
            <w:lang w:val="en-US"/>
            <w:rPrChange w:author="ELENA GÓMEZ RICO" w:date="2026-03-21T17:15:17.862Z" w16du:dateUtc="2026-03-21T17:15:17.862Z" w:id="1616106049">
              <w:rPr>
                <w:rFonts w:ascii="system-ui" w:hAnsi="system-ui" w:eastAsia="system-ui" w:cs="system-ui"/>
                <w:b w:val="0"/>
                <w:bCs w:val="0"/>
                <w:i w:val="0"/>
                <w:iCs w:val="0"/>
                <w:caps w:val="0"/>
                <w:smallCaps w:val="0"/>
                <w:noProof w:val="0"/>
                <w:sz w:val="19"/>
                <w:szCs w:val="19"/>
                <w:lang w:val="en-US"/>
              </w:rPr>
            </w:rPrChange>
          </w:rPr>
          <w:t xml:space="preserve">, Springer, available at: </w:t>
        </w:r>
      </w:ins>
      <w:r>
        <w:fldChar w:fldCharType="begin"/>
      </w:r>
      <w:r>
        <w:instrText xml:space="preserve">HYPERLINK "https://doi.org/10.1007/978-3-031-33455-9_30" </w:instrText>
      </w:r>
      <w:r>
        <w:fldChar w:fldCharType="separate"/>
      </w:r>
      <w:ins w:author="ELENA GÓMEZ RICO" w:date="2026-03-21T17:15:00.225Z" w16du:dateUtc="2026-03-21T17:15:00.225Z" w:id="1215973177">
        <w:r w:rsidRPr="455BAE5D" w:rsidR="4E0D90A3">
          <w:rPr>
            <w:noProof w:val="0"/>
            <w:lang w:val="en-US"/>
            <w:rPrChange w:author="ELENA GÓMEZ RICO" w:date="2026-03-21T17:15:17.863Z" w16du:dateUtc="2026-03-21T17:15:17.863Z" w:id="1575552711">
              <w:rPr>
                <w:rStyle w:val="Hyperlink"/>
                <w:rFonts w:ascii="system-ui" w:hAnsi="system-ui" w:eastAsia="system-ui" w:cs="system-ui"/>
                <w:b w:val="0"/>
                <w:bCs w:val="0"/>
                <w:i w:val="0"/>
                <w:iCs w:val="0"/>
                <w:caps w:val="0"/>
                <w:smallCaps w:val="0"/>
                <w:strike w:val="0"/>
                <w:dstrike w:val="0"/>
                <w:noProof w:val="0"/>
                <w:color w:val="81A1C1"/>
                <w:sz w:val="19"/>
                <w:szCs w:val="19"/>
                <w:u w:val="none"/>
                <w:lang w:val="en-US"/>
              </w:rPr>
            </w:rPrChange>
          </w:rPr>
          <w:t>https://doi.org/10.1007/978-3-031-33455-9_30</w:t>
        </w:r>
      </w:ins>
      <w:r>
        <w:fldChar w:fldCharType="end"/>
      </w:r>
    </w:p>
    <w:p w:rsidRPr="0049067E" w:rsidR="0049067E" w:rsidP="10751D0A" w:rsidRDefault="0049067E" w14:paraId="55F32AE4" w14:textId="65045A3A">
      <w:pPr>
        <w:pStyle w:val="Normal"/>
        <w:rPr>
          <w:rFonts w:ascii="Times New Roman" w:hAnsi="Times New Roman" w:eastAsia="Times New Roman" w:cs="Times New Roman"/>
        </w:rPr>
      </w:pPr>
      <w:r w:rsidR="0049067E">
        <w:rPr/>
        <w:t>Ranjgar</w:t>
      </w:r>
      <w:r w:rsidR="0049067E">
        <w:rPr/>
        <w:t>, B., Sadeghi‐</w:t>
      </w:r>
      <w:r w:rsidR="0049067E">
        <w:rPr/>
        <w:t>Niaraki</w:t>
      </w:r>
      <w:r w:rsidR="0049067E">
        <w:rPr/>
        <w:t xml:space="preserve">, A., Shakeri, M., Rahimi, F. and Choi, S.-M. (2024), "Cultural Heritage Information Retrieval: Past, Present, and Future Trends", </w:t>
      </w:r>
      <w:del w:author="ELENA GÓMEZ RICO" w:date="2026-03-24T08:09:41.154Z" w16du:dateUtc="2026-03-24T08:09:41.154Z" w:id="821185927">
        <w:r w:rsidDel="0049067E">
          <w:delText>*</w:delText>
        </w:r>
      </w:del>
      <w:r w:rsidR="0049067E">
        <w:rPr/>
        <w:t>IEEE Access</w:t>
      </w:r>
      <w:del w:author="ELENA GÓMEZ RICO" w:date="2026-03-24T08:09:41.154Z" w16du:dateUtc="2026-03-24T08:09:41.154Z" w:id="630882194">
        <w:r w:rsidDel="0049067E">
          <w:delText>*</w:delText>
        </w:r>
      </w:del>
      <w:r w:rsidR="0049067E">
        <w:rPr/>
        <w:t>, Vol. 12, pp.42992-43026. https://doi.org/10.1109/ACCESS.2024.3382127</w:t>
      </w:r>
    </w:p>
    <w:p w:rsidR="0049067E" w:rsidP="10751D0A" w:rsidRDefault="00B76AED" w14:paraId="6CC14790" w14:textId="4FFE1D2D">
      <w:pPr>
        <w:pStyle w:val="Normal"/>
        <w:rPr>
          <w:ins w:author="ELENA GÓMEZ RICO" w:date="2026-03-17T18:50:00Z" w16du:dateUtc="2026-03-17T17:50:00Z" w:id="1174421824"/>
          <w:rFonts w:ascii="Times New Roman" w:hAnsi="Times New Roman" w:eastAsia="Times New Roman" w:cs="Times New Roman"/>
        </w:rPr>
      </w:pPr>
      <w:commentRangeStart w:id="691"/>
      <w:ins w:author="ELENA GÓMEZ RICO" w:date="2026-03-17T18:50:00Z" w16du:dateUtc="2026-03-17T17:50:00Z" w:id="1051774928">
        <w:r w:rsidR="00B76AED">
          <w:t>Reymen</w:t>
        </w:r>
        <w:r w:rsidR="00B76AED">
          <w:t xml:space="preserve">, I. (2001), </w:t>
        </w:r>
        <w:r w:rsidR="00B76AED">
          <w:t>Improving design processes through structured reflection: A domain-independent approach</w:t>
        </w:r>
        <w:r w:rsidR="00B76AED">
          <w:t>, Doctoral dissertation, Eindhoven University of Technology</w:t>
        </w:r>
      </w:ins>
      <w:commentRangeEnd w:id="691"/>
      <w:r>
        <w:rPr>
          <w:rStyle w:val="CommentReference"/>
        </w:rPr>
        <w:commentReference w:id="691"/>
      </w:r>
    </w:p>
    <w:p w:rsidRPr="002E77E4" w:rsidR="00B76AED" w:rsidP="10751D0A" w:rsidRDefault="00B76AED" w14:paraId="77AF1600" w14:textId="77777777">
      <w:pPr>
        <w:pStyle w:val="Normal"/>
        <w:rPr>
          <w:ins w:author="ELENA GÓMEZ RICO" w:date="2026-03-17T18:52:00Z" w16du:dateUtc="2026-03-17T17:52:00Z" w:id="1867661477"/>
          <w:rFonts w:ascii="Times New Roman" w:hAnsi="Times New Roman" w:eastAsia="Times New Roman" w:cs="Times New Roman"/>
        </w:rPr>
      </w:pPr>
      <w:commentRangeStart w:id="695"/>
      <w:ins w:author="ELENA GÓMEZ RICO" w:date="2026-03-17T18:52:00Z" w16du:dateUtc="2026-03-17T17:52:00Z" w:id="1397671367">
        <w:r w:rsidR="5E0D61D8">
          <w:t xml:space="preserve">Ridge, M., Blickhan, S. and Ferriter, M. (Eds.) (2021), </w:t>
        </w:r>
        <w:r w:rsidR="5E0D61D8">
          <w:t>The collective wisdom handbook: Perspectives on crowdsourcing in cultural heritage (book sprint version)</w:t>
        </w:r>
        <w:r w:rsidR="5E0D61D8">
          <w:t>, British Library.</w:t>
        </w:r>
      </w:ins>
      <w:commentRangeEnd w:id="695"/>
      <w:r>
        <w:rPr>
          <w:rStyle w:val="CommentReference"/>
        </w:rPr>
        <w:commentReference w:id="695"/>
      </w:r>
    </w:p>
    <w:p w:rsidRPr="0049067E" w:rsidR="00B76AED" w:rsidP="10751D0A" w:rsidRDefault="00B76AED" w14:paraId="58856B48" w14:textId="77777777">
      <w:pPr>
        <w:pStyle w:val="Normal"/>
      </w:pPr>
    </w:p>
    <w:p w:rsidRPr="0049067E" w:rsidR="0049067E" w:rsidP="10751D0A" w:rsidRDefault="0049067E" w14:paraId="4DE35E3E" w14:textId="5AA6E8FB">
      <w:pPr>
        <w:pStyle w:val="Normal"/>
        <w:rPr>
          <w:rFonts w:ascii="Times New Roman" w:hAnsi="Times New Roman" w:eastAsia="Times New Roman" w:cs="Times New Roman"/>
        </w:rPr>
      </w:pPr>
      <w:r w:rsidR="7C6995E3">
        <w:rPr/>
        <w:t>Shneiderman</w:t>
      </w:r>
      <w:r w:rsidR="7C6995E3">
        <w:rPr/>
        <w:t xml:space="preserve">, B. (2021), "Human-Centered AI: A New Synthesis", in Ardito, C. </w:t>
      </w:r>
      <w:del w:author="ELENA GÓMEZ RICO" w:date="2026-03-22T21:37:07.011Z" w16du:dateUtc="2026-03-22T21:37:07.011Z" w:id="664908716">
        <w:r w:rsidDel="0049067E">
          <w:delText>et al.</w:delText>
        </w:r>
        <w:r w:rsidDel="0049067E">
          <w:delText>(</w:delText>
        </w:r>
      </w:del>
      <w:ins w:author="ELENA GÓMEZ RICO" w:date="2026-03-22T21:37:07.012Z" w16du:dateUtc="2026-03-22T21:37:07.012Z" w:id="1263178657">
        <w:r w:rsidR="656A6083">
          <w:t>e</w:t>
        </w:r>
        <w:r w:rsidR="656A6083">
          <w:t>t al. (</w:t>
        </w:r>
      </w:ins>
      <w:r w:rsidR="7C6995E3">
        <w:rPr/>
        <w:t>Ed.s</w:t>
      </w:r>
      <w:r w:rsidR="7C6995E3">
        <w:rPr/>
        <w:t xml:space="preserve">), </w:t>
      </w:r>
      <w:del w:author="ELENA GÓMEZ RICO" w:date="2026-03-24T08:09:41.154Z" w16du:dateUtc="2026-03-24T08:09:41.154Z" w:id="773979316">
        <w:r w:rsidDel="7C6995E3">
          <w:delText>*</w:delText>
        </w:r>
      </w:del>
      <w:r w:rsidR="7C6995E3">
        <w:rPr/>
        <w:t>Human-Computer Interaction – INTERACT 2021</w:t>
      </w:r>
      <w:del w:author="ELENA GÓMEZ RICO" w:date="2026-03-24T08:09:41.154Z" w16du:dateUtc="2026-03-24T08:09:41.154Z" w:id="1487655338">
        <w:r w:rsidDel="7C6995E3">
          <w:delText>*</w:delText>
        </w:r>
      </w:del>
      <w:r w:rsidR="7C6995E3">
        <w:rPr/>
        <w:t>, Springer, pp.3-8. https://doi.org/10.1007/978-3-030-85623-6_1</w:t>
      </w:r>
    </w:p>
    <w:p w:rsidRPr="0049067E" w:rsidR="0049067E" w:rsidP="10751D0A" w:rsidRDefault="0049067E" w14:paraId="26A33ED3" w14:textId="77777777">
      <w:pPr>
        <w:pStyle w:val="Normal"/>
      </w:pPr>
    </w:p>
    <w:p w:rsidRPr="0049067E" w:rsidR="0049067E" w:rsidP="10751D0A" w:rsidRDefault="0049067E" w14:paraId="5FADF75F" w14:textId="40319B7D">
      <w:pPr>
        <w:pStyle w:val="Normal"/>
        <w:rPr>
          <w:rFonts w:ascii="Times New Roman" w:hAnsi="Times New Roman" w:eastAsia="Times New Roman" w:cs="Times New Roman"/>
        </w:rPr>
      </w:pPr>
      <w:r w:rsidR="7C6995E3">
        <w:rPr/>
        <w:t xml:space="preserve">Stappers, P.J. and Sanders, E.B.-N. (2008), "Co-creation and the </w:t>
      </w:r>
      <w:r w:rsidR="7C6995E3">
        <w:rPr/>
        <w:t>new landscapes</w:t>
      </w:r>
      <w:r w:rsidR="7C6995E3">
        <w:rPr/>
        <w:t xml:space="preserve"> of </w:t>
      </w:r>
      <w:r w:rsidR="7C6995E3">
        <w:rPr/>
        <w:t>design</w:t>
      </w:r>
      <w:r w:rsidR="7C6995E3">
        <w:rPr/>
        <w:t xml:space="preserve">", </w:t>
      </w:r>
      <w:del w:author="ELENA GÓMEZ RICO" w:date="2026-03-24T08:09:41.154Z" w16du:dateUtc="2026-03-24T08:09:41.154Z" w:id="1334999486">
        <w:r w:rsidDel="7C6995E3">
          <w:delText>*</w:delText>
        </w:r>
      </w:del>
      <w:r w:rsidR="7C6995E3">
        <w:rPr/>
        <w:t>CoDesign</w:t>
      </w:r>
      <w:del w:author="ELENA GÓMEZ RICO" w:date="2026-03-24T08:09:41.154Z" w16du:dateUtc="2026-03-24T08:09:41.154Z" w:id="578463920">
        <w:r w:rsidDel="7C6995E3">
          <w:delText>*</w:delText>
        </w:r>
      </w:del>
      <w:r w:rsidR="7C6995E3">
        <w:rPr/>
        <w:t xml:space="preserve">, Vol. </w:t>
      </w:r>
      <w:r w:rsidR="7C6995E3">
        <w:rPr/>
        <w:t>4 No</w:t>
      </w:r>
      <w:r w:rsidR="7C6995E3">
        <w:rPr/>
        <w:t>. 1, pp.5-18. https://doi.org/10.1080/15710880701875068</w:t>
      </w:r>
    </w:p>
    <w:p w:rsidRPr="0049067E" w:rsidR="0049067E" w:rsidP="10751D0A" w:rsidRDefault="0049067E" w14:paraId="2FF7E5BC" w14:textId="77777777">
      <w:pPr>
        <w:pStyle w:val="Normal"/>
      </w:pPr>
    </w:p>
    <w:p w:rsidRPr="0049067E" w:rsidR="0049067E" w:rsidP="10751D0A" w:rsidRDefault="0049067E" w14:paraId="54351831" w14:textId="66EA46D2">
      <w:pPr>
        <w:pStyle w:val="Normal"/>
        <w:rPr>
          <w:ins w:author="ELENA GÓMEZ RICO" w:date="2026-03-21T17:17:41.145Z" w16du:dateUtc="2026-03-21T17:17:41.145Z" w:id="1724330341"/>
          <w:rFonts w:ascii="Times New Roman" w:hAnsi="Times New Roman" w:eastAsia="Times New Roman" w:cs="Times New Roman"/>
        </w:rPr>
      </w:pPr>
      <w:del w:author="ELENA GÓMEZ RICO" w:date="2026-03-21T17:17:38.875Z" w16du:dateUtc="2026-03-21T17:17:38.875Z" w:id="574192304">
        <w:r w:rsidDel="0049067E">
          <w:delText>Stengers, I. and Despret, V. (2014), "Women Who Make a Fuss: The Unfaithful Daughters of Virginia Woolf", ava</w:delText>
        </w:r>
        <w:r w:rsidDel="0049067E">
          <w:delText>ila</w:delText>
        </w:r>
        <w:r w:rsidDel="0049067E">
          <w:delText xml:space="preserve">ble at: </w:delText>
        </w:r>
      </w:del>
      <w:ins w:author="ELENA GÓMEZ RICO" w:date="2026-03-21T17:17:41.23Z" w16du:dateUtc="2026-03-21T17:17:41.23Z" w:id="421859833">
        <w:r>
          <w:fldChar w:fldCharType="begin"/>
        </w:r>
        <w:r>
          <w:instrText xml:space="preserve">HYPERLINK "https://www-jstor-org.sire.ub.edu/stable/10.5749/j.ctt17xr4t9" </w:instrText>
        </w:r>
        <w:r>
          <w:fldChar w:fldCharType="separate"/>
        </w:r>
      </w:ins>
      <w:del w:author="ELENA GÓMEZ RICO" w:date="2026-03-21T17:17:38.875Z" w16du:dateUtc="2026-03-21T17:17:38.875Z" w:id="1803824770">
        <w:r w:rsidRPr="3041B978" w:rsidDel="0049067E">
          <w:rPr>
            <w:rStyle w:val="Hyperlink"/>
          </w:rPr>
          <w:delText>https://www-jstor-org.sire.ub.edu/stable/10.5749/j.ctt17xr4t9</w:delText>
        </w:r>
      </w:del>
      <w:ins w:author="ELENA GÓMEZ RICO" w:date="2026-03-21T17:17:41.23Z" w16du:dateUtc="2026-03-21T17:17:41.23Z" w:id="1438992249">
        <w:r>
          <w:fldChar w:fldCharType="end"/>
        </w:r>
      </w:ins>
    </w:p>
    <w:p w:rsidR="1E509BD5" w:rsidP="10751D0A" w:rsidRDefault="1E509BD5" w14:paraId="46DE9285" w14:textId="21D81456">
      <w:pPr>
        <w:pStyle w:val="Normal"/>
        <w:rPr>
          <w:del w:author="ELENA GÓMEZ RICO" w:date="2026-03-21T17:17:38.873Z" w16du:dateUtc="2026-03-21T17:17:38.873Z" w:id="2008578807"/>
          <w:rFonts w:ascii="Times New Roman" w:hAnsi="Times New Roman" w:eastAsia="Times New Roman" w:cs="Times New Roman"/>
          <w:noProof w:val="0"/>
          <w:lang w:val="en-US"/>
          <w:rPrChange w:author="ELENA GÓMEZ RICO" w:date="2026-03-21T17:17:59.435Z" w:id="778306965">
            <w:rPr>
              <w:del w:author="ELENA GÓMEZ RICO" w:date="2026-03-21T17:17:38.873Z" w16du:dateUtc="2026-03-21T17:17:38.873Z" w:id="1042692308"/>
              <w:noProof w:val="0"/>
              <w:lang w:val="en-US"/>
            </w:rPr>
          </w:rPrChange>
        </w:rPr>
      </w:pPr>
      <w:ins w:author="ELENA GÓMEZ RICO" w:date="2026-03-21T17:17:44.198Z" w16du:dateUtc="2026-03-21T17:17:44.198Z" w:id="659951057">
        <w:r w:rsidRPr="3041B978" w:rsidR="1E509BD5">
          <w:rPr>
            <w:noProof w:val="0"/>
            <w:lang w:val="en-US"/>
          </w:rPr>
          <w:t>Stengers</w:t>
        </w:r>
        <w:r w:rsidRPr="3041B978" w:rsidR="1E509BD5">
          <w:rPr>
            <w:noProof w:val="0"/>
            <w:lang w:val="en-US"/>
            <w:rPrChange w:author="ELENA GÓMEZ RICO" w:date="2026-03-21T17:17:59.433Z" w16du:dateUtc="2026-03-21T17:17:59.433Z" w:id="941694085">
              <w:rPr>
                <w:noProof w:val="0"/>
                <w:lang w:val="en-US"/>
              </w:rPr>
            </w:rPrChange>
          </w:rPr>
          <w:t xml:space="preserve">, I. and Despret, V. (2014), </w:t>
        </w:r>
        <w:r w:rsidRPr="3041B978" w:rsidR="1E509BD5">
          <w:rPr>
            <w:noProof w:val="0"/>
            <w:lang w:val="en-US"/>
            <w:rPrChange w:author="ELENA GÓMEZ RICO" w:date="2026-03-21T17:17:59.434Z" w16du:dateUtc="2026-03-21T17:17:59.434Z" w:id="497053073">
              <w:rPr>
                <w:i w:val="1"/>
                <w:iCs w:val="1"/>
                <w:noProof w:val="0"/>
                <w:lang w:val="en-US"/>
              </w:rPr>
            </w:rPrChange>
          </w:rPr>
          <w:t>Women Who Make a Fuss: The Unfaithful Daughters of Virginia Woolf</w:t>
        </w:r>
        <w:r w:rsidRPr="3041B978" w:rsidR="1E509BD5">
          <w:rPr>
            <w:noProof w:val="0"/>
            <w:lang w:val="en-US"/>
            <w:rPrChange w:author="ELENA GÓMEZ RICO" w:date="2026-03-21T17:17:59.434Z" w16du:dateUtc="2026-03-21T17:17:59.434Z" w:id="140584956">
              <w:rPr>
                <w:noProof w:val="0"/>
                <w:lang w:val="en-US"/>
              </w:rPr>
            </w:rPrChange>
          </w:rPr>
          <w:t>, University of Minnesota Press.</w:t>
        </w:r>
      </w:ins>
    </w:p>
    <w:p w:rsidRPr="0049067E" w:rsidR="0049067E" w:rsidP="10751D0A" w:rsidRDefault="0049067E" w14:paraId="13EDE0CD" w14:textId="77777777">
      <w:pPr>
        <w:pStyle w:val="Normal"/>
      </w:pPr>
    </w:p>
    <w:p w:rsidRPr="0049067E" w:rsidR="0049067E" w:rsidP="10751D0A" w:rsidRDefault="0049067E" w14:paraId="27D5D983" w14:textId="56104FC8">
      <w:pPr>
        <w:pStyle w:val="Normal"/>
        <w:rPr>
          <w:rFonts w:ascii="Times New Roman" w:hAnsi="Times New Roman" w:eastAsia="Times New Roman" w:cs="Times New Roman"/>
        </w:rPr>
      </w:pPr>
      <w:r w:rsidR="0049067E">
        <w:rPr/>
        <w:t xml:space="preserve">Turnhout, E., Metze, T., </w:t>
      </w:r>
      <w:r w:rsidR="0049067E">
        <w:rPr/>
        <w:t>Wyborn</w:t>
      </w:r>
      <w:r w:rsidR="0049067E">
        <w:rPr/>
        <w:t xml:space="preserve">, C., Klenk, N. and Louder, E. (2020), "The politics of co-production: participation, power, and transformation", </w:t>
      </w:r>
      <w:del w:author="ELENA GÓMEZ RICO" w:date="2026-03-24T08:09:41.154Z" w16du:dateUtc="2026-03-24T08:09:41.154Z" w:id="1959629583">
        <w:r w:rsidDel="0049067E">
          <w:delText>*</w:delText>
        </w:r>
      </w:del>
      <w:r w:rsidR="0049067E">
        <w:rPr/>
        <w:t>Current Opinion in Environmental Sustainability</w:t>
      </w:r>
      <w:del w:author="ELENA GÓMEZ RICO" w:date="2026-03-24T08:09:41.155Z" w16du:dateUtc="2026-03-24T08:09:41.155Z" w:id="1704121869">
        <w:r w:rsidDel="0049067E">
          <w:delText>*</w:delText>
        </w:r>
      </w:del>
      <w:r w:rsidR="0049067E">
        <w:rPr/>
        <w:t>, Vol. 42, pp.15-21. https://doi.org/10.1016/j.cosust.2019.11.009</w:t>
      </w:r>
    </w:p>
    <w:p w:rsidRPr="0049067E" w:rsidR="0049067E" w:rsidP="10751D0A" w:rsidRDefault="0049067E" w14:paraId="5206438A" w14:textId="77777777">
      <w:pPr>
        <w:pStyle w:val="Normal"/>
      </w:pPr>
    </w:p>
    <w:p w:rsidRPr="0049067E" w:rsidR="0049067E" w:rsidP="10751D0A" w:rsidRDefault="0049067E" w14:paraId="5559F3E0" w14:textId="12160B95">
      <w:pPr>
        <w:pStyle w:val="Normal"/>
        <w:rPr>
          <w:rFonts w:ascii="Times New Roman" w:hAnsi="Times New Roman" w:eastAsia="Times New Roman" w:cs="Times New Roman"/>
        </w:rPr>
      </w:pPr>
      <w:r w:rsidR="7C6995E3">
        <w:rPr/>
        <w:t xml:space="preserve">Vohland, K. </w:t>
      </w:r>
      <w:del w:author="ELENA GÓMEZ RICO" w:date="2026-03-22T21:37:31.543Z" w16du:dateUtc="2026-03-22T21:37:31.543Z" w:id="2117393931">
        <w:r w:rsidDel="0049067E">
          <w:delText>et al.</w:delText>
        </w:r>
        <w:r w:rsidDel="0049067E">
          <w:delText>(</w:delText>
        </w:r>
      </w:del>
      <w:ins w:author="ELENA GÓMEZ RICO" w:date="2026-03-22T21:37:31.543Z" w16du:dateUtc="2026-03-22T21:37:31.543Z" w:id="930083270">
        <w:r w:rsidR="498D7977">
          <w:t>e</w:t>
        </w:r>
        <w:r w:rsidR="498D7977">
          <w:t>t al. (</w:t>
        </w:r>
      </w:ins>
      <w:r w:rsidR="7C6995E3">
        <w:rPr/>
        <w:t xml:space="preserve">Eds.) (2021), </w:t>
      </w:r>
      <w:del w:author="ELENA GÓMEZ RICO" w:date="2026-03-24T08:09:41.155Z" w16du:dateUtc="2026-03-24T08:09:41.155Z" w:id="2034078079">
        <w:r w:rsidDel="7C6995E3">
          <w:delText>*</w:delText>
        </w:r>
      </w:del>
      <w:r w:rsidR="7C6995E3">
        <w:rPr/>
        <w:t>The Science of Citizen Science</w:t>
      </w:r>
      <w:del w:author="ELENA GÓMEZ RICO" w:date="2026-03-24T08:09:41.155Z" w16du:dateUtc="2026-03-24T08:09:41.155Z" w:id="1704372179">
        <w:r w:rsidDel="7C6995E3">
          <w:delText>*</w:delText>
        </w:r>
      </w:del>
      <w:r w:rsidR="7C6995E3">
        <w:rPr/>
        <w:t>, Springer. https://doi.org/10.1007/978-3-030-58278-4</w:t>
      </w:r>
    </w:p>
    <w:p w:rsidRPr="0049067E" w:rsidR="0049067E" w:rsidP="10751D0A" w:rsidRDefault="0049067E" w14:paraId="76EDC40B" w14:textId="77777777">
      <w:pPr>
        <w:pStyle w:val="Normal"/>
      </w:pPr>
    </w:p>
    <w:p w:rsidRPr="0049067E" w:rsidR="0049067E" w:rsidP="10751D0A" w:rsidRDefault="0049067E" w14:paraId="1A86DAE0" w14:textId="27BAFEC4">
      <w:pPr>
        <w:pStyle w:val="Normal"/>
        <w:rPr>
          <w:rFonts w:ascii="Times New Roman" w:hAnsi="Times New Roman" w:eastAsia="Times New Roman" w:cs="Times New Roman"/>
        </w:rPr>
      </w:pPr>
      <w:r w:rsidR="0049067E">
        <w:rPr/>
        <w:t>Wacnik</w:t>
      </w:r>
      <w:r w:rsidR="0049067E">
        <w:rPr/>
        <w:t xml:space="preserve">, P., Daly, S. and Verma, A. (2025), "Participatory design: a systematic review and insights for future practice", </w:t>
      </w:r>
      <w:del w:author="ELENA GÓMEZ RICO" w:date="2026-03-24T08:09:41.155Z" w16du:dateUtc="2026-03-24T08:09:41.155Z" w:id="253255235">
        <w:r w:rsidDel="0049067E">
          <w:delText>*</w:delText>
        </w:r>
      </w:del>
      <w:r w:rsidR="0049067E">
        <w:rPr/>
        <w:t>Design Science</w:t>
      </w:r>
      <w:del w:author="ELENA GÓMEZ RICO" w:date="2026-03-24T08:09:41.155Z" w16du:dateUtc="2026-03-24T08:09:41.155Z" w:id="759407461">
        <w:r w:rsidDel="0049067E">
          <w:delText>*</w:delText>
        </w:r>
      </w:del>
      <w:r w:rsidR="0049067E">
        <w:rPr/>
        <w:t>, Vol. 11. https://doi.org/10.1017/dsj.2025.10009</w:t>
      </w:r>
    </w:p>
    <w:p w:rsidRPr="0049067E" w:rsidR="0049067E" w:rsidP="10751D0A" w:rsidRDefault="0049067E" w14:paraId="42878709" w14:textId="77777777">
      <w:pPr>
        <w:pStyle w:val="Normal"/>
      </w:pPr>
    </w:p>
    <w:p w:rsidRPr="0049067E" w:rsidR="0049067E" w:rsidDel="00B76AED" w:rsidP="10751D0A" w:rsidRDefault="0049067E" w14:paraId="64543EEE" w14:textId="661AEE18">
      <w:pPr>
        <w:pStyle w:val="Normal"/>
        <w:rPr>
          <w:del w:author="ELENA GÓMEZ RICO" w:date="2026-03-17T18:53:00Z" w16du:dateUtc="2026-03-17T17:53:00Z" w:id="1646304136"/>
          <w:rFonts w:ascii="Times New Roman" w:hAnsi="Times New Roman" w:eastAsia="Times New Roman" w:cs="Times New Roman"/>
        </w:rPr>
      </w:pPr>
      <w:commentRangeStart w:id="698"/>
      <w:del w:author="ELENA GÓMEZ RICO" w:date="2026-03-17T18:53:00Z" w16du:dateUtc="2026-03-17T18:53:00Z" w:id="1875850720">
        <w:r w:rsidDel="0049067E">
          <w:delText>Wacnik</w:delText>
        </w:r>
        <w:r w:rsidDel="0049067E">
          <w:delText xml:space="preserve">, P., Daly, S. and Verma, A. (2025), "Participatory design: a systematic review and insights for future practice", </w:delText>
        </w:r>
        <w:r w:rsidDel="0049067E">
          <w:delText>*</w:delText>
        </w:r>
        <w:r w:rsidDel="0049067E">
          <w:delText>Design Science</w:delText>
        </w:r>
        <w:r w:rsidDel="0049067E">
          <w:delText>*</w:delText>
        </w:r>
        <w:r w:rsidDel="0049067E">
          <w:delText>, Vol. 11. https://doi.org/10.1017/dsj.2025.10009</w:delText>
        </w:r>
      </w:del>
      <w:commentRangeEnd w:id="698"/>
      <w:r>
        <w:rPr>
          <w:rStyle w:val="CommentReference"/>
        </w:rPr>
        <w:commentReference w:id="698"/>
      </w:r>
    </w:p>
    <w:p w:rsidRPr="0049067E" w:rsidR="0049067E" w:rsidP="10751D0A" w:rsidRDefault="0049067E" w14:paraId="0EFF286D" w14:textId="77777777">
      <w:pPr>
        <w:pStyle w:val="Normal"/>
      </w:pPr>
    </w:p>
    <w:p w:rsidRPr="0049067E" w:rsidR="0049067E" w:rsidP="10751D0A" w:rsidRDefault="0049067E" w14:paraId="6DBE89A7" w14:textId="03220028">
      <w:pPr>
        <w:pStyle w:val="Normal"/>
        <w:rPr>
          <w:del w:author="ELENA MARIA GÓMEZ RICO" w:date="2026-03-28T19:41:03.149Z" w16du:dateUtc="2026-03-28T19:41:03.149Z" w:id="109204542"/>
          <w:rFonts w:ascii="Times New Roman" w:hAnsi="Times New Roman" w:eastAsia="Times New Roman" w:cs="Times New Roman"/>
        </w:rPr>
      </w:pPr>
      <w:r w:rsidR="7C6995E3">
        <w:rPr/>
        <w:t xml:space="preserve">Waidelich, L., Richter, A., </w:t>
      </w:r>
      <w:r w:rsidR="7C6995E3">
        <w:rPr/>
        <w:t>Kolmel</w:t>
      </w:r>
      <w:r w:rsidR="7C6995E3">
        <w:rPr/>
        <w:t xml:space="preserve">, B. and </w:t>
      </w:r>
      <w:r w:rsidR="7C6995E3">
        <w:rPr/>
        <w:t>Bulander</w:t>
      </w:r>
      <w:r w:rsidR="7C6995E3">
        <w:rPr/>
        <w:t xml:space="preserve">, R. (2018), "Design Thinking Process Model Review", </w:t>
      </w:r>
      <w:del w:author="ELENA GÓMEZ RICO" w:date="2026-03-24T08:09:41.156Z" w16du:dateUtc="2026-03-24T08:09:41.156Z" w:id="1350912875">
        <w:r w:rsidDel="0049067E">
          <w:delText>*</w:delText>
        </w:r>
      </w:del>
      <w:r w:rsidR="7C6995E3">
        <w:rPr/>
        <w:t xml:space="preserve">2018 IEEE International Conference on Engineering, </w:t>
      </w:r>
      <w:del w:author="ELENA GÓMEZ RICO" w:date="2026-03-19T11:42:03.573Z" w16du:dateUtc="2026-03-19T11:42:03.573Z" w:id="106785199">
        <w:r w:rsidDel="0049067E">
          <w:delText>Technology</w:delText>
        </w:r>
      </w:del>
      <w:ins w:author="ELENA GÓMEZ RICO" w:date="2026-03-19T11:42:03.574Z" w16du:dateUtc="2026-03-19T11:42:03.574Z" w:id="2144326361">
        <w:r w:rsidR="472EEFF1">
          <w:t>T</w:t>
        </w:r>
        <w:r w:rsidR="472EEFF1">
          <w:t>echnology,</w:t>
        </w:r>
      </w:ins>
      <w:r w:rsidR="7C6995E3">
        <w:rPr/>
        <w:t xml:space="preserve"> and Innovation (ICE/</w:t>
      </w:r>
      <w:del w:author="ELENA GÓMEZ RICO" w:date="2026-03-22T21:37:39.875Z" w16du:dateUtc="2026-03-22T21:37:39.875Z" w:id="1108775921">
        <w:r w:rsidDel="0049067E">
          <w:delText>ITMC)</w:delText>
        </w:r>
        <w:r w:rsidDel="0049067E">
          <w:delText>*</w:delText>
        </w:r>
      </w:del>
      <w:ins w:author="ELENA GÓMEZ RICO" w:date="2026-03-22T21:37:48.559Z" w16du:dateUtc="2026-03-22T21:37:48.559Z" w:id="72377408">
        <w:r w:rsidR="7CFC8C66">
          <w:t>I</w:t>
        </w:r>
        <w:r w:rsidR="7CFC8C66">
          <w:t>TMC</w:t>
        </w:r>
        <w:r w:rsidR="7CFC8C66">
          <w:t xml:space="preserve">) </w:t>
        </w:r>
      </w:ins>
      <w:r w:rsidR="7C6995E3">
        <w:rPr/>
        <w:t>,</w:t>
      </w:r>
      <w:r w:rsidR="7C6995E3">
        <w:rPr/>
        <w:t xml:space="preserve"> pp.1-9. https://doi.org/10.1109/ice.2018.843628</w:t>
      </w:r>
      <w:del w:author="ELENA MARIA GÓMEZ RICO" w:date="2026-03-28T19:41:03.506Z" w16du:dateUtc="2026-03-28T19:41:03.506Z" w:id="685044575">
        <w:r w:rsidDel="7C6995E3">
          <w:delText>1</w:delText>
        </w:r>
      </w:del>
    </w:p>
    <w:p w:rsidRPr="0049067E" w:rsidR="0049067E" w:rsidP="455BAE5D" w:rsidRDefault="0049067E" w14:paraId="41B3C461" w14:textId="77777777">
      <w:pPr>
        <w:pStyle w:val="Normal"/>
        <w:rPr>
          <w:del w:author="ELENA MARIA GÓMEZ RICO" w:date="2026-03-28T19:41:15.515Z" w16du:dateUtc="2026-03-28T19:41:15.515Z" w:id="1384383219"/>
        </w:rPr>
      </w:pPr>
    </w:p>
    <w:p w:rsidRPr="0049067E" w:rsidR="0049067E" w:rsidP="10751D0A" w:rsidRDefault="0049067E" w14:paraId="288188B1" w14:textId="29524556">
      <w:pPr>
        <w:pStyle w:val="Normal"/>
        <w:rPr>
          <w:ins w:author="ELENA MARIA GÓMEZ RICO" w:date="2026-03-28T19:40:59.654Z" w16du:dateUtc="2026-03-28T19:40:59.654Z" w:id="1305769686"/>
          <w:rFonts w:ascii="Times New Roman" w:hAnsi="Times New Roman" w:eastAsia="Times New Roman" w:cs="Times New Roman"/>
        </w:rPr>
      </w:pPr>
      <w:r w:rsidR="7C6995E3">
        <w:rPr/>
        <w:t xml:space="preserve">Wang, H. </w:t>
      </w:r>
      <w:del w:author="ELENA GÓMEZ RICO" w:date="2026-03-19T11:37:41.72Z" w16du:dateUtc="2026-03-19T11:37:41.72Z" w:id="1846408287">
        <w:r w:rsidDel="0049067E">
          <w:delText>et al.</w:delText>
        </w:r>
        <w:r w:rsidDel="0049067E">
          <w:delText>(</w:delText>
        </w:r>
      </w:del>
      <w:ins w:author="ELENA GÓMEZ RICO" w:date="2026-03-19T11:37:41.721Z" w16du:dateUtc="2026-03-19T11:37:41.721Z" w:id="327339210">
        <w:r w:rsidR="51779731">
          <w:t>e</w:t>
        </w:r>
        <w:r w:rsidR="51779731">
          <w:t>t al. (</w:t>
        </w:r>
      </w:ins>
      <w:r w:rsidR="7C6995E3">
        <w:rPr/>
        <w:t xml:space="preserve">2024), "Digital Humanities &amp; Large Language Models: Practice and Research in Semantic Retrieval of Ancient Documents", </w:t>
      </w:r>
      <w:del w:author="ELENA GÓMEZ RICO" w:date="2026-03-24T08:09:41.156Z" w16du:dateUtc="2026-03-24T08:09:41.156Z" w:id="1896449009">
        <w:r w:rsidDel="0049067E">
          <w:delText>*</w:delText>
        </w:r>
      </w:del>
      <w:r w:rsidR="7C6995E3">
        <w:rPr/>
        <w:t>Journal of Library and Information Science in Agriculture</w:t>
      </w:r>
      <w:del w:author="ELENA GÓMEZ RICO" w:date="2026-03-24T08:09:41.156Z" w16du:dateUtc="2026-03-24T08:09:41.156Z" w:id="1281005880">
        <w:r w:rsidDel="0049067E">
          <w:delText>*</w:delText>
        </w:r>
      </w:del>
      <w:r w:rsidR="7C6995E3">
        <w:rPr/>
        <w:t xml:space="preserve">. </w:t>
      </w:r>
      <w:ins w:author="ELENA MARIA GÓMEZ RICO" w:date="2026-03-28T19:40:59.682Z" w16du:dateUtc="2026-03-28T19:40:59.682Z" w:id="1531923508">
        <w:r>
          <w:fldChar w:fldCharType="begin"/>
        </w:r>
        <w:r>
          <w:instrText xml:space="preserve">HYPERLINK "https://doi.org/10.13998/j.cnki.issn1002-1248.24-0615" </w:instrText>
        </w:r>
        <w:r>
          <w:fldChar w:fldCharType="separate"/>
        </w:r>
      </w:ins>
      <w:r w:rsidRPr="455BAE5D" w:rsidR="7C6995E3">
        <w:rPr>
          <w:rStyle w:val="Hyperlink"/>
        </w:rPr>
        <w:t>https://doi.org/10.13998/j.cnki.issn1002-1248.24-0615</w:t>
      </w:r>
      <w:ins w:author="ELENA MARIA GÓMEZ RICO" w:date="2026-03-28T19:40:59.682Z" w16du:dateUtc="2026-03-28T19:40:59.682Z" w:id="1736717388">
        <w:r>
          <w:fldChar w:fldCharType="end"/>
        </w:r>
      </w:ins>
    </w:p>
    <w:p w:rsidR="525ADEEA" w:rsidP="455BAE5D" w:rsidRDefault="525ADEEA" w14:paraId="674B28F0" w14:textId="0EF3A073">
      <w:pPr>
        <w:pStyle w:val="Normal"/>
      </w:pPr>
      <w:ins w:author="ELENA MARIA GÓMEZ RICO" w:date="2026-03-28T19:41:00.658Z" w16du:dateUtc="2026-03-28T19:41:00.658Z" w:id="26940846">
        <w:r w:rsidR="525ADEEA">
          <w:t>Xu, R., Sun, Y., Ren, M., Guo, S., Pan, R., Lin, H., Sun, L. and Han, X. (2024), "AI for social science and social science of AI: a survey", Information Processing &amp; Management, Vol. 61 No. 3, pp.103665. https://doi.org/10.1016/j.ipm.2024.103665</w:t>
        </w:r>
      </w:ins>
    </w:p>
    <w:sectPr w:rsidRPr="00AF277F" w:rsidR="00307D51">
      <w:footnotePr>
        <w:numRestart w:val="eachSect"/>
      </w:footnotePr>
      <w:pgSz w:w="12240" w:h="15840" w:orient="portrait"/>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EGR" w:author="ELENA GÓMEZ RICO" w:date="03/17/2026 09:06:00" w:id="2">
    <w:p xmlns:w14="http://schemas.microsoft.com/office/word/2010/wordml" w:rsidR="50AD27EF" w:rsidRDefault="66BBC699" w14:paraId="7C8E5CDE" w14:textId="45893429">
      <w:pPr>
        <w:pStyle w:val="CommentText"/>
      </w:pPr>
      <w:r>
        <w:rPr>
          <w:rStyle w:val="CommentReference"/>
        </w:rPr>
        <w:annotationRef/>
      </w:r>
      <w:r w:rsidRPr="25F306EA" w:rsidR="1B870551">
        <w:t xml:space="preserve">new title: Methodologies for participative practices and </w:t>
      </w:r>
      <w:r w:rsidRPr="640FBD15" w:rsidR="5EB8AF24">
        <w:rPr>
          <w:color w:val="afcee8"/>
        </w:rPr>
        <w:t>user-centered design for semantic or neurosymbolic AI systems for cultural heritage and epistemic justice</w:t>
      </w:r>
    </w:p>
    <w:p xmlns:w14="http://schemas.microsoft.com/office/word/2010/wordml" w:rsidR="49DC3ADB" w:rsidRDefault="3015003F" w14:paraId="4D7587AE" w14:textId="21BCBCD0">
      <w:pPr>
        <w:pStyle w:val="CommentText"/>
      </w:pPr>
    </w:p>
  </w:comment>
  <w:comment w:initials="EGR" w:author="ELENA GÓMEZ RICO" w:date="2026-03-17T22:40:00Z" w:id="3">
    <w:p w:rsidR="00C14147" w:rsidP="00C14147" w:rsidRDefault="00C14147" w14:paraId="031B6534" w14:textId="77777777">
      <w:r>
        <w:rPr>
          <w:rStyle w:val="CommentReference"/>
        </w:rPr>
        <w:annotationRef/>
      </w:r>
      <w:r>
        <w:rPr>
          <w:sz w:val="20"/>
          <w:szCs w:val="20"/>
        </w:rPr>
        <w:t>quisiera cambiarlo por Practices of user-centred, semantic/neurosymbolic AI systems for cultural heritage and epistemic justice</w:t>
      </w:r>
    </w:p>
  </w:comment>
  <w:comment w:initials="ER" w:author="ELENA GÓMEZ RICO" w:date="2026-03-18T16:22:00Z" w:id="11">
    <w:p w:rsidR="00D759E1" w:rsidRDefault="00D759E1" w14:paraId="554B420C" w14:textId="75D2E078">
      <w:pPr>
        <w:pStyle w:val="CommentText"/>
      </w:pPr>
      <w:r>
        <w:rPr>
          <w:rStyle w:val="CommentReference"/>
        </w:rPr>
        <w:annotationRef/>
      </w:r>
      <w:r w:rsidRPr="22F8D864">
        <w:t>These were present in the submission site but they are also added here modified as new structure informs.</w:t>
      </w:r>
    </w:p>
  </w:comment>
  <w:comment w:initials="ER" w:author="ELENA GÓMEZ RICO" w:date="2026-03-18T18:18:00Z" w:id="59">
    <w:p w:rsidR="00D759E1" w:rsidRDefault="00D759E1" w14:paraId="2F431C96" w14:textId="5AE05E16">
      <w:pPr>
        <w:pStyle w:val="CommentText"/>
      </w:pPr>
      <w:r>
        <w:rPr>
          <w:rStyle w:val="CommentReference"/>
        </w:rPr>
        <w:annotationRef/>
      </w:r>
      <w:r w:rsidRPr="25EB3FAC">
        <w:t>the ideas have been divided and introduced int he context of the study</w:t>
      </w:r>
    </w:p>
  </w:comment>
  <w:comment w:initials="ER" w:author="ELENA GÓMEZ RICO" w:date="2026-03-18T18:20:00Z" w:id="130">
    <w:p w:rsidR="00D759E1" w:rsidRDefault="00D759E1" w14:paraId="5138E7D0" w14:textId="1C5496DD">
      <w:pPr>
        <w:pStyle w:val="CommentText"/>
      </w:pPr>
      <w:r>
        <w:rPr>
          <w:rStyle w:val="CommentReference"/>
        </w:rPr>
        <w:annotationRef/>
      </w:r>
      <w:r w:rsidRPr="24D7F291">
        <w:t>the disciplinar context is re-organized in the next paragraph</w:t>
      </w:r>
    </w:p>
  </w:comment>
  <w:comment w:initials="ER" w:author="ELENA GÓMEZ RICO" w:date="2026-03-18T18:21:00Z" w:id="158">
    <w:p w:rsidR="00D759E1" w:rsidRDefault="00D759E1" w14:paraId="1A68D681" w14:textId="6E77637B">
      <w:pPr>
        <w:pStyle w:val="CommentText"/>
      </w:pPr>
      <w:r>
        <w:rPr>
          <w:rStyle w:val="CommentReference"/>
        </w:rPr>
        <w:annotationRef/>
      </w:r>
      <w:r w:rsidRPr="3AC2BE1C">
        <w:t>Contribution and research questions are clear</w:t>
      </w:r>
    </w:p>
  </w:comment>
  <w:comment w:initials="ER" w:author="ELENA GÓMEZ RICO" w:date="2026-03-18T18:22:00Z" w:id="179">
    <w:p w:rsidR="00D759E1" w:rsidRDefault="00D759E1" w14:paraId="5A0E9C24" w14:textId="121E67AD">
      <w:pPr>
        <w:pStyle w:val="CommentText"/>
      </w:pPr>
      <w:r>
        <w:rPr>
          <w:rStyle w:val="CommentReference"/>
        </w:rPr>
        <w:annotationRef/>
      </w:r>
      <w:r w:rsidRPr="76863E2D">
        <w:t>to emphasize and round up the effort intended in the study</w:t>
      </w:r>
    </w:p>
  </w:comment>
  <w:comment w:initials="EGR" w:author="ELENA GÓMEZ RICO" w:date="2026-03-17T17:28:00Z" w:id="250">
    <w:p w:rsidR="003E6A89" w:rsidP="003E6A89" w:rsidRDefault="003E6A89" w14:paraId="1AB45927" w14:textId="77777777">
      <w:r>
        <w:rPr>
          <w:rStyle w:val="CommentReference"/>
        </w:rPr>
        <w:annotationRef/>
      </w:r>
      <w:r>
        <w:rPr>
          <w:sz w:val="20"/>
          <w:szCs w:val="20"/>
        </w:rPr>
        <w:t>this is re-strucured in the last pragraph</w:t>
      </w:r>
    </w:p>
  </w:comment>
  <w:comment w:initials="EGR" w:author="ELENA GÓMEZ RICO" w:date="2026-03-17T17:52:00Z" w:id="309">
    <w:p w:rsidR="00AF0256" w:rsidP="00AF0256" w:rsidRDefault="00AF0256" w14:paraId="31EE68F1" w14:textId="77777777">
      <w:r>
        <w:rPr>
          <w:rStyle w:val="CommentReference"/>
        </w:rPr>
        <w:annotationRef/>
      </w:r>
      <w:r>
        <w:rPr>
          <w:sz w:val="20"/>
          <w:szCs w:val="20"/>
        </w:rPr>
        <w:t>condensed in the next paragraph</w:t>
      </w:r>
    </w:p>
  </w:comment>
  <w:comment w:initials="ER" w:author="ELENA GÓMEZ RICO" w:date="2026-03-18T21:16:00Z" w:id="344">
    <w:p w:rsidR="00D759E1" w:rsidRDefault="00D759E1" w14:paraId="44ADF216" w14:textId="667E5C59">
      <w:pPr>
        <w:pStyle w:val="CommentText"/>
      </w:pPr>
      <w:r>
        <w:rPr>
          <w:rStyle w:val="CommentReference"/>
        </w:rPr>
        <w:annotationRef/>
      </w:r>
      <w:r w:rsidRPr="239BDA6A">
        <w:t>these are examples, besides not all practices were mentioned</w:t>
      </w:r>
    </w:p>
  </w:comment>
  <w:comment w:initials="EGR" w:author="ELENA GÓMEZ RICO" w:date="2026-03-17T18:02:00Z" w:id="372">
    <w:p w:rsidR="00B63264" w:rsidP="00B63264" w:rsidRDefault="00B63264" w14:paraId="05769CF7" w14:textId="77777777">
      <w:r>
        <w:rPr>
          <w:rStyle w:val="CommentReference"/>
        </w:rPr>
        <w:annotationRef/>
      </w:r>
      <w:r>
        <w:rPr>
          <w:sz w:val="20"/>
          <w:szCs w:val="20"/>
        </w:rPr>
        <w:t>A paragraph is added describing the codebook is used to make evident the multidisciplinary structure built from the theoretical framework.</w:t>
      </w:r>
    </w:p>
  </w:comment>
  <w:comment w:initials="EGR" w:author="ELENA GÓMEZ RICO" w:date="2026-03-17T22:01:00Z" w:id="573">
    <w:p w:rsidR="00EA5ED2" w:rsidP="00EA5ED2" w:rsidRDefault="00EA5ED2" w14:paraId="25F0C721" w14:textId="77777777">
      <w:r>
        <w:rPr>
          <w:rStyle w:val="CommentReference"/>
        </w:rPr>
        <w:annotationRef/>
      </w:r>
      <w:r>
        <w:rPr>
          <w:sz w:val="20"/>
          <w:szCs w:val="20"/>
        </w:rPr>
        <w:t xml:space="preserve">taken to discussions, is not part of results. </w:t>
      </w:r>
    </w:p>
  </w:comment>
  <w:comment w:initials="EGR" w:author="ELENA GÓMEZ RICO" w:date="2026-03-17T22:13:00Z" w:id="586">
    <w:p w:rsidR="00D401CB" w:rsidP="00D401CB" w:rsidRDefault="00D401CB" w14:paraId="59AE68F3" w14:textId="77777777">
      <w:r>
        <w:rPr>
          <w:rStyle w:val="CommentReference"/>
        </w:rPr>
        <w:annotationRef/>
      </w:r>
      <w:r>
        <w:rPr>
          <w:sz w:val="20"/>
          <w:szCs w:val="20"/>
        </w:rPr>
        <w:t>This concept is rightfully revised as undefined, the author opts for another well known and defined from the beginning of the article.</w:t>
      </w:r>
    </w:p>
  </w:comment>
  <w:comment w:initials="EGR" w:author="ELENA GÓMEZ RICO" w:date="2026-03-17T22:14:00Z" w:id="589">
    <w:p w:rsidR="004D4966" w:rsidP="004D4966" w:rsidRDefault="004D4966" w14:paraId="1704CCC5" w14:textId="77777777">
      <w:r>
        <w:rPr>
          <w:rStyle w:val="CommentReference"/>
        </w:rPr>
        <w:annotationRef/>
      </w:r>
      <w:r>
        <w:rPr>
          <w:sz w:val="20"/>
          <w:szCs w:val="20"/>
        </w:rPr>
        <w:t>This discussion will be addressed in a different manner and first, there is a contextualization of reviewed literature.</w:t>
      </w:r>
    </w:p>
  </w:comment>
  <w:comment w:initials="EGR" w:author="ELENA GÓMEZ RICO" w:date="2026-03-17T22:20:00Z" w:id="602">
    <w:p w:rsidR="004D4966" w:rsidP="004D4966" w:rsidRDefault="004D4966" w14:paraId="6DFBA1FB" w14:textId="77777777">
      <w:r>
        <w:rPr>
          <w:rStyle w:val="CommentReference"/>
        </w:rPr>
        <w:annotationRef/>
      </w:r>
      <w:r>
        <w:rPr>
          <w:sz w:val="20"/>
          <w:szCs w:val="20"/>
        </w:rPr>
        <w:t xml:space="preserve">addressed as </w:t>
      </w:r>
      <w:r>
        <w:rPr>
          <w:color w:val="262626"/>
          <w:sz w:val="20"/>
          <w:szCs w:val="20"/>
        </w:rPr>
        <w:t>expert‑driven workflows in a more concrete and connected manner</w:t>
      </w:r>
    </w:p>
  </w:comment>
  <w:comment w:initials="EGR" w:author="ELENA GÓMEZ RICO" w:date="2026-03-17T22:33:00Z" w:id="604">
    <w:p w:rsidR="00A8515D" w:rsidP="00A8515D" w:rsidRDefault="00A8515D" w14:paraId="7839A194" w14:textId="77777777">
      <w:r>
        <w:rPr>
          <w:rStyle w:val="CommentReference"/>
        </w:rPr>
        <w:annotationRef/>
      </w:r>
      <w:r>
        <w:rPr>
          <w:sz w:val="20"/>
          <w:szCs w:val="20"/>
        </w:rPr>
        <w:t>discussed as such in another structure</w:t>
      </w:r>
    </w:p>
  </w:comment>
  <w:comment w:initials="EGR" w:author="ELENA GÓMEZ RICO" w:date="2026-03-17T22:32:00Z" w:id="606">
    <w:p w:rsidR="00A8515D" w:rsidP="00A8515D" w:rsidRDefault="00A8515D" w14:paraId="00F6ADE4" w14:textId="77777777">
      <w:r>
        <w:rPr>
          <w:rStyle w:val="CommentReference"/>
        </w:rPr>
        <w:annotationRef/>
      </w:r>
      <w:r>
        <w:rPr>
          <w:sz w:val="20"/>
          <w:szCs w:val="20"/>
        </w:rPr>
        <w:t>Discussed trhough the "</w:t>
      </w:r>
      <w:r>
        <w:rPr>
          <w:color w:val="262626"/>
          <w:sz w:val="20"/>
          <w:szCs w:val="20"/>
        </w:rPr>
        <w:t>consultative modes" of participation.</w:t>
      </w:r>
    </w:p>
  </w:comment>
  <w:comment w:initials="EGR" w:author="ELENA GÓMEZ RICO" w:date="2026-03-17T22:34:00Z" w:id="608">
    <w:p w:rsidR="00A8515D" w:rsidP="00A8515D" w:rsidRDefault="00A8515D" w14:paraId="6B7A1C75" w14:textId="77777777">
      <w:r>
        <w:rPr>
          <w:rStyle w:val="CommentReference"/>
        </w:rPr>
        <w:annotationRef/>
      </w:r>
      <w:r>
        <w:rPr>
          <w:sz w:val="20"/>
          <w:szCs w:val="20"/>
        </w:rPr>
        <w:t>Discussed as "</w:t>
      </w:r>
      <w:r>
        <w:rPr>
          <w:color w:val="262626"/>
          <w:sz w:val="20"/>
          <w:szCs w:val="20"/>
        </w:rPr>
        <w:t xml:space="preserve">table in negotiations" named by Delgado </w:t>
      </w:r>
    </w:p>
  </w:comment>
  <w:comment w:initials="EGR" w:author="ELENA GÓMEZ RICO" w:date="2026-03-17T22:36:00Z" w:id="613">
    <w:p w:rsidR="0041181A" w:rsidP="0041181A" w:rsidRDefault="0041181A" w14:paraId="538D049E" w14:textId="77777777">
      <w:r>
        <w:rPr>
          <w:rStyle w:val="CommentReference"/>
        </w:rPr>
        <w:annotationRef/>
      </w:r>
      <w:r>
        <w:rPr>
          <w:sz w:val="20"/>
          <w:szCs w:val="20"/>
        </w:rPr>
        <w:t xml:space="preserve">Discussed as </w:t>
      </w:r>
      <w:r>
        <w:rPr>
          <w:color w:val="262626"/>
          <w:sz w:val="20"/>
          <w:szCs w:val="20"/>
        </w:rPr>
        <w:t>domain sensitivity in a structured manner</w:t>
      </w:r>
    </w:p>
  </w:comment>
  <w:comment w:initials="ER" w:author="ELENA GÓMEZ RICO" w:date="2026-03-18T18:13:00Z" w:id="625">
    <w:p w:rsidR="00D759E1" w:rsidRDefault="00D759E1" w14:paraId="6A73C613" w14:textId="5B38462E">
      <w:pPr>
        <w:pStyle w:val="CommentText"/>
      </w:pPr>
      <w:r>
        <w:rPr>
          <w:rStyle w:val="CommentReference"/>
        </w:rPr>
        <w:annotationRef/>
      </w:r>
      <w:r w:rsidRPr="3BBD958F">
        <w:t>results are taken to the results section</w:t>
      </w:r>
    </w:p>
  </w:comment>
  <w:comment w:initials="EGR" w:author="ELENA GÓMEZ RICO" w:date="1900-01-01T00:00:00Z" w:id="628">
    <w:p w:rsidR="00D759E1" w:rsidRDefault="00D759E1" w14:paraId="50E6500F" w14:textId="22161092">
      <w:pPr>
        <w:pStyle w:val="CommentText"/>
      </w:pPr>
      <w:r>
        <w:rPr>
          <w:rStyle w:val="CommentReference"/>
        </w:rPr>
        <w:annotationRef/>
      </w:r>
      <w:r w:rsidRPr="0749883F">
        <w:t>discussed as "</w:t>
      </w:r>
      <w:r w:rsidRPr="43FF7E15">
        <w:rPr>
          <w:color w:val="262626"/>
        </w:rPr>
        <w:t>perspectives from community‑driven heritage" in the context of heritage communication.</w:t>
      </w:r>
    </w:p>
  </w:comment>
  <w:comment w:initials="EGR" w:author="ELENA GÓMEZ RICO" w:date="2026-03-17T22:24:00Z" w:id="635">
    <w:p w:rsidR="00A8515D" w:rsidP="00A8515D" w:rsidRDefault="00A8515D" w14:paraId="15EEED7C" w14:textId="77777777">
      <w:r>
        <w:rPr>
          <w:rStyle w:val="CommentReference"/>
        </w:rPr>
        <w:annotationRef/>
      </w:r>
      <w:r>
        <w:rPr>
          <w:sz w:val="20"/>
          <w:szCs w:val="20"/>
        </w:rPr>
        <w:t>No examples in this section.</w:t>
      </w:r>
    </w:p>
  </w:comment>
  <w:comment w:initials="EGR" w:author="ELENA GÓMEZ RICO" w:date="2026-03-17T22:25:00Z" w:id="641">
    <w:p w:rsidR="00A8515D" w:rsidP="00A8515D" w:rsidRDefault="00A8515D" w14:paraId="3FEE5F16" w14:textId="77777777">
      <w:r>
        <w:rPr>
          <w:rStyle w:val="CommentReference"/>
        </w:rPr>
        <w:annotationRef/>
      </w:r>
      <w:r>
        <w:rPr>
          <w:sz w:val="20"/>
          <w:szCs w:val="20"/>
        </w:rPr>
        <w:t>the concept defined is epistemic injustice (testimonial and hermeneutic injustice are part of the latter but are not directly assessed as such)</w:t>
      </w:r>
    </w:p>
  </w:comment>
  <w:comment w:initials="EGR" w:author="ELENA GÓMEZ RICO" w:date="2026-03-17T22:27:00Z" w:id="638">
    <w:p w:rsidR="00A8515D" w:rsidP="00A8515D" w:rsidRDefault="00A8515D" w14:paraId="69932BDB" w14:textId="77777777">
      <w:r>
        <w:rPr>
          <w:rStyle w:val="CommentReference"/>
        </w:rPr>
        <w:annotationRef/>
      </w:r>
      <w:r>
        <w:rPr>
          <w:sz w:val="20"/>
          <w:szCs w:val="20"/>
        </w:rPr>
        <w:t>Localization of pertinent citation</w:t>
      </w:r>
    </w:p>
  </w:comment>
  <w:comment w:initials="EGR" w:author="ELENA GÓMEZ RICO" w:date="2026-03-17T22:02:00Z" w:id="656">
    <w:p w:rsidR="00EA5ED2" w:rsidP="00EA5ED2" w:rsidRDefault="00EA5ED2" w14:paraId="5C1018FE" w14:textId="77777777">
      <w:r>
        <w:rPr>
          <w:rStyle w:val="CommentReference"/>
        </w:rPr>
        <w:annotationRef/>
      </w:r>
      <w:r>
        <w:rPr>
          <w:sz w:val="20"/>
          <w:szCs w:val="20"/>
        </w:rPr>
        <w:t>added as evidence of the content analysis.</w:t>
      </w:r>
    </w:p>
  </w:comment>
  <w:comment w:initials="EGR" w:author="ELENA GÓMEZ RICO" w:date="2026-03-17T18:24:00Z" w:id="666">
    <w:p w:rsidR="00ED111E" w:rsidP="00ED111E" w:rsidRDefault="00ED111E" w14:paraId="3D3DAAC4" w14:textId="77777777">
      <w:r>
        <w:rPr>
          <w:rStyle w:val="CommentReference"/>
        </w:rPr>
        <w:annotationRef/>
      </w:r>
      <w:r>
        <w:rPr>
          <w:sz w:val="20"/>
          <w:szCs w:val="20"/>
        </w:rPr>
        <w:t>Repeated</w:t>
      </w:r>
    </w:p>
  </w:comment>
  <w:comment w:initials="EGR" w:author="ELENA GÓMEZ RICO" w:date="2026-03-17T18:40:00Z" w:id="676">
    <w:p w:rsidR="001B0B3D" w:rsidP="001B0B3D" w:rsidRDefault="001B0B3D" w14:paraId="4C115356" w14:textId="77777777">
      <w:r>
        <w:rPr>
          <w:rStyle w:val="CommentReference"/>
        </w:rPr>
        <w:annotationRef/>
      </w:r>
      <w:r>
        <w:rPr>
          <w:sz w:val="20"/>
          <w:szCs w:val="20"/>
        </w:rPr>
        <w:t>The authors weren't complete</w:t>
      </w:r>
    </w:p>
  </w:comment>
  <w:comment w:initials="EGR" w:author="ELENA GÓMEZ RICO" w:date="2026-03-17T18:50:00Z" w:id="687">
    <w:p w:rsidR="00B76AED" w:rsidP="00B76AED" w:rsidRDefault="00B76AED" w14:paraId="53D187BD" w14:textId="77777777">
      <w:r>
        <w:rPr>
          <w:rStyle w:val="CommentReference"/>
        </w:rPr>
        <w:annotationRef/>
      </w:r>
      <w:r>
        <w:rPr>
          <w:sz w:val="20"/>
          <w:szCs w:val="20"/>
        </w:rPr>
        <w:t>Support of one of the practices, it wasn't directly cited so it wasn't on the references either.</w:t>
      </w:r>
    </w:p>
  </w:comment>
  <w:comment w:initials="EGR" w:author="ELENA GÓMEZ RICO" w:date="2026-03-17T18:51:00Z" w:id="691">
    <w:p w:rsidR="00B76AED" w:rsidP="00B76AED" w:rsidRDefault="00B76AED" w14:paraId="0DFA42AB" w14:textId="77777777">
      <w:r>
        <w:rPr>
          <w:rStyle w:val="CommentReference"/>
        </w:rPr>
        <w:annotationRef/>
      </w:r>
      <w:r>
        <w:rPr>
          <w:sz w:val="20"/>
          <w:szCs w:val="20"/>
        </w:rPr>
        <w:t xml:space="preserve">Included to support the conceptualization of UCD and PD under similar understanding. </w:t>
      </w:r>
    </w:p>
  </w:comment>
  <w:comment w:initials="EGR" w:author="ELENA GÓMEZ RICO" w:date="2026-03-17T18:52:00Z" w:id="695">
    <w:p w:rsidR="00B76AED" w:rsidP="00B76AED" w:rsidRDefault="00B76AED" w14:paraId="26022995" w14:textId="77777777">
      <w:r>
        <w:rPr>
          <w:rStyle w:val="CommentReference"/>
        </w:rPr>
        <w:annotationRef/>
      </w:r>
      <w:r>
        <w:rPr>
          <w:sz w:val="20"/>
          <w:szCs w:val="20"/>
        </w:rPr>
        <w:t>Included to support conceptualization of citizen sciences processes and phases.</w:t>
      </w:r>
    </w:p>
  </w:comment>
  <w:comment w:initials="EGR" w:author="ELENA GÓMEZ RICO" w:date="2026-03-17T18:53:00Z" w:id="698">
    <w:p w:rsidR="00B76AED" w:rsidP="00B76AED" w:rsidRDefault="00B76AED" w14:paraId="78E3DB23" w14:textId="77777777">
      <w:r>
        <w:rPr>
          <w:rStyle w:val="CommentReference"/>
        </w:rPr>
        <w:annotationRef/>
      </w:r>
      <w:r>
        <w:rPr>
          <w:sz w:val="20"/>
          <w:szCs w:val="20"/>
        </w:rPr>
        <w:t>repeated</w:t>
      </w:r>
    </w:p>
  </w:comment>
  <w:comment xmlns:w="http://schemas.openxmlformats.org/wordprocessingml/2006/main" w:initials="ER" w:author="ELENA GÓMEZ RICO" w:date="2026-03-23T16:56:54" w:id="2004459820">
    <w:p xmlns:w14="http://schemas.microsoft.com/office/word/2010/wordml" xmlns:w="http://schemas.openxmlformats.org/wordprocessingml/2006/main" w:rsidR="744E6D50" w:rsidRDefault="7F7B0C74" w14:paraId="46DE4CD5" w14:textId="5DFB02AC">
      <w:pPr>
        <w:pStyle w:val="CommentText"/>
      </w:pPr>
      <w:r>
        <w:rPr>
          <w:rStyle w:val="CommentReference"/>
        </w:rPr>
        <w:annotationRef/>
      </w:r>
      <w:r w:rsidRPr="1A187C4D" w:rsidR="6344325F">
        <w:t>Contribution and research questions are clear</w:t>
      </w:r>
    </w:p>
  </w:comment>
  <w:comment xmlns:w="http://schemas.openxmlformats.org/wordprocessingml/2006/main" w:initials="ER" w:author="ELENA GÓMEZ RICO" w:date="2026-03-23T18:57:31" w:id="779003927">
    <w:p xmlns:w14="http://schemas.microsoft.com/office/word/2010/wordml" xmlns:w="http://schemas.openxmlformats.org/wordprocessingml/2006/main" w:rsidR="3C06787D" w:rsidRDefault="0AB1E849" w14:paraId="106382A6" w14:textId="6B29EE8C">
      <w:pPr>
        <w:pStyle w:val="CommentText"/>
      </w:pPr>
      <w:r>
        <w:rPr>
          <w:rStyle w:val="CommentReference"/>
        </w:rPr>
        <w:annotationRef/>
      </w:r>
      <w:r w:rsidRPr="2658FEB5" w:rsidR="0CE25DDA">
        <w:t>simplification and order</w:t>
      </w:r>
    </w:p>
  </w:comment>
</w:comments>
</file>

<file path=word/commentsExtended.xml><?xml version="1.0" encoding="utf-8"?>
<w15:commentsEx xmlns:mc="http://schemas.openxmlformats.org/markup-compatibility/2006" xmlns:w15="http://schemas.microsoft.com/office/word/2012/wordml" mc:Ignorable="w15">
  <w15:commentEx w15:done="0" w15:paraId="4D7587AE"/>
  <w15:commentEx w15:done="0" w15:paraId="031B6534" w15:paraIdParent="4D7587AE"/>
  <w15:commentEx w15:done="0" w15:paraId="554B420C"/>
  <w15:commentEx w15:done="0" w15:paraId="2F431C96"/>
  <w15:commentEx w15:done="0" w15:paraId="5138E7D0"/>
  <w15:commentEx w15:done="0" w15:paraId="1A68D681"/>
  <w15:commentEx w15:done="0" w15:paraId="5A0E9C24"/>
  <w15:commentEx w15:done="0" w15:paraId="46DE4CD5"/>
  <w15:commentEx w15:done="0" w15:paraId="1AB45927"/>
  <w15:commentEx w15:done="0" w15:paraId="31EE68F1"/>
  <w15:commentEx w15:done="0" w15:paraId="44ADF216"/>
  <w15:commentEx w15:done="0" w15:paraId="05769CF7"/>
  <w15:commentEx w15:done="0" w15:paraId="106382A6"/>
  <w15:commentEx w15:done="0" w15:paraId="25F0C721"/>
  <w15:commentEx w15:done="0" w15:paraId="59AE68F3"/>
  <w15:commentEx w15:done="0" w15:paraId="1704CCC5"/>
  <w15:commentEx w15:done="0" w15:paraId="6DFBA1FB"/>
  <w15:commentEx w15:done="0" w15:paraId="7839A194"/>
  <w15:commentEx w15:done="0" w15:paraId="00F6ADE4"/>
  <w15:commentEx w15:done="0" w15:paraId="6B7A1C75"/>
  <w15:commentEx w15:done="0" w15:paraId="538D049E"/>
  <w15:commentEx w15:done="0" w15:paraId="6A73C613"/>
  <w15:commentEx w15:done="0" w15:paraId="50E6500F"/>
  <w15:commentEx w15:done="0" w15:paraId="15EEED7C"/>
  <w15:commentEx w15:done="0" w15:paraId="3FEE5F16"/>
  <w15:commentEx w15:done="0" w15:paraId="69932BDB"/>
  <w15:commentEx w15:done="0" w15:paraId="5C1018FE"/>
  <w15:commentEx w15:done="0" w15:paraId="3D3DAAC4"/>
  <w15:commentEx w15:done="0" w15:paraId="4C115356"/>
  <w15:commentEx w15:done="0" w15:paraId="53D187BD"/>
  <w15:commentEx w15:done="0" w15:paraId="0DFA42AB"/>
  <w15:commentEx w15:done="0" w15:paraId="26022995"/>
  <w15:commentEx w15:done="0" w15:paraId="78E3DB2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47F8940" w16cex:dateUtc="2026-03-17T15:06:00Z"/>
  <w16cex:commentExtensible w16cex:durableId="1A49BAE0" w16cex:dateUtc="2026-03-17T21:40:00Z"/>
  <w16cex:commentExtensible w16cex:durableId="3C4C84F8" w16cex:dateUtc="2026-03-18T15:22:00Z"/>
  <w16cex:commentExtensible w16cex:durableId="0F3BFC41" w16cex:dateUtc="2026-03-18T17:18:00Z"/>
  <w16cex:commentExtensible w16cex:durableId="03EB9CEC" w16cex:dateUtc="2026-03-18T17:20:00Z"/>
  <w16cex:commentExtensible w16cex:durableId="6FCA7C1D" w16cex:dateUtc="2026-03-18T17:21:00Z"/>
  <w16cex:commentExtensible w16cex:durableId="13715A09" w16cex:dateUtc="2026-03-18T17:22:00Z"/>
  <w16cex:commentExtensible w16cex:durableId="5310107F" w16cex:dateUtc="2026-03-23T15:56:54.563Z"/>
  <w16cex:commentExtensible w16cex:durableId="04FF7331" w16cex:dateUtc="2026-03-17T16:28:00Z"/>
  <w16cex:commentExtensible w16cex:durableId="5FA1CF12" w16cex:dateUtc="2026-03-17T16:52:00Z"/>
  <w16cex:commentExtensible w16cex:durableId="36FCCCB6" w16cex:dateUtc="2026-03-18T20:16:00Z"/>
  <w16cex:commentExtensible w16cex:durableId="4808431B" w16cex:dateUtc="2026-03-17T17:02:00Z"/>
  <w16cex:commentExtensible w16cex:durableId="306AA404" w16cex:dateUtc="2026-03-23T17:57:31.08Z"/>
  <w16cex:commentExtensible w16cex:durableId="0298E3F1" w16cex:dateUtc="2026-03-17T21:01:00Z"/>
  <w16cex:commentExtensible w16cex:durableId="7097BD9F" w16cex:dateUtc="2026-03-17T21:13:00Z"/>
  <w16cex:commentExtensible w16cex:durableId="54B0B800" w16cex:dateUtc="2026-03-17T21:14:00Z"/>
  <w16cex:commentExtensible w16cex:durableId="6C6131F5" w16cex:dateUtc="2026-03-17T21:20:00Z"/>
  <w16cex:commentExtensible w16cex:durableId="3593CFEC" w16cex:dateUtc="2026-03-17T21:33:00Z"/>
  <w16cex:commentExtensible w16cex:durableId="01F2A2A4" w16cex:dateUtc="2026-03-17T21:32:00Z"/>
  <w16cex:commentExtensible w16cex:durableId="73D7BE40" w16cex:dateUtc="2026-03-17T21:34:00Z"/>
  <w16cex:commentExtensible w16cex:durableId="64EBBAFC" w16cex:dateUtc="2026-03-17T21:36:00Z"/>
  <w16cex:commentExtensible w16cex:durableId="747382A8" w16cex:dateUtc="2026-03-18T17:13:00Z"/>
  <w16cex:commentExtensible w16cex:durableId="5720C858" w16cex:dateUtc="2026-03-17T21:38:00Z"/>
  <w16cex:commentExtensible w16cex:durableId="56E72CDA" w16cex:dateUtc="2026-03-17T21:24:00Z"/>
  <w16cex:commentExtensible w16cex:durableId="1BA7AC94" w16cex:dateUtc="2026-03-17T21:25:00Z"/>
  <w16cex:commentExtensible w16cex:durableId="265C4456" w16cex:dateUtc="2026-03-17T21:27:00Z"/>
  <w16cex:commentExtensible w16cex:durableId="3F3B3B10" w16cex:dateUtc="2026-03-17T21:02:00Z"/>
  <w16cex:commentExtensible w16cex:durableId="0A3DC598" w16cex:dateUtc="2026-03-17T17:24:00Z"/>
  <w16cex:commentExtensible w16cex:durableId="33962ECC" w16cex:dateUtc="2026-03-17T17:40:00Z"/>
  <w16cex:commentExtensible w16cex:durableId="22619370" w16cex:dateUtc="2026-03-17T17:50:00Z"/>
  <w16cex:commentExtensible w16cex:durableId="74745817" w16cex:dateUtc="2026-03-17T17:51:00Z"/>
  <w16cex:commentExtensible w16cex:durableId="6EE77EDD" w16cex:dateUtc="2026-03-17T17:52:00Z"/>
  <w16cex:commentExtensible w16cex:durableId="1F5E546D" w16cex:dateUtc="2026-03-17T17:53:00Z"/>
</w16cex:commentsExtensible>
</file>

<file path=word/commentsIds.xml><?xml version="1.0" encoding="utf-8"?>
<w16cid:commentsIds xmlns:mc="http://schemas.openxmlformats.org/markup-compatibility/2006" xmlns:w16cid="http://schemas.microsoft.com/office/word/2016/wordml/cid" mc:Ignorable="w16cid">
  <w16cid:commentId w16cid:paraId="4D7587AE" w16cid:durableId="647F8940"/>
  <w16cid:commentId w16cid:paraId="031B6534" w16cid:durableId="1A49BAE0"/>
  <w16cid:commentId w16cid:paraId="554B420C" w16cid:durableId="3C4C84F8"/>
  <w16cid:commentId w16cid:paraId="2F431C96" w16cid:durableId="0F3BFC41"/>
  <w16cid:commentId w16cid:paraId="5138E7D0" w16cid:durableId="03EB9CEC"/>
  <w16cid:commentId w16cid:paraId="1A68D681" w16cid:durableId="6FCA7C1D"/>
  <w16cid:commentId w16cid:paraId="5A0E9C24" w16cid:durableId="13715A09"/>
  <w16cid:commentId w16cid:paraId="1AB45927" w16cid:durableId="04FF7331"/>
  <w16cid:commentId w16cid:paraId="31EE68F1" w16cid:durableId="5FA1CF12"/>
  <w16cid:commentId w16cid:paraId="44ADF216" w16cid:durableId="36FCCCB6"/>
  <w16cid:commentId w16cid:paraId="05769CF7" w16cid:durableId="4808431B"/>
  <w16cid:commentId w16cid:paraId="25F0C721" w16cid:durableId="0298E3F1"/>
  <w16cid:commentId w16cid:paraId="59AE68F3" w16cid:durableId="7097BD9F"/>
  <w16cid:commentId w16cid:paraId="1704CCC5" w16cid:durableId="54B0B800"/>
  <w16cid:commentId w16cid:paraId="6DFBA1FB" w16cid:durableId="6C6131F5"/>
  <w16cid:commentId w16cid:paraId="7839A194" w16cid:durableId="3593CFEC"/>
  <w16cid:commentId w16cid:paraId="00F6ADE4" w16cid:durableId="01F2A2A4"/>
  <w16cid:commentId w16cid:paraId="6B7A1C75" w16cid:durableId="73D7BE40"/>
  <w16cid:commentId w16cid:paraId="538D049E" w16cid:durableId="64EBBAFC"/>
  <w16cid:commentId w16cid:paraId="6A73C613" w16cid:durableId="747382A8"/>
  <w16cid:commentId w16cid:paraId="50E6500F" w16cid:durableId="5720C858"/>
  <w16cid:commentId w16cid:paraId="15EEED7C" w16cid:durableId="56E72CDA"/>
  <w16cid:commentId w16cid:paraId="3FEE5F16" w16cid:durableId="1BA7AC94"/>
  <w16cid:commentId w16cid:paraId="69932BDB" w16cid:durableId="265C4456"/>
  <w16cid:commentId w16cid:paraId="5C1018FE" w16cid:durableId="3F3B3B10"/>
  <w16cid:commentId w16cid:paraId="3D3DAAC4" w16cid:durableId="0A3DC598"/>
  <w16cid:commentId w16cid:paraId="4C115356" w16cid:durableId="33962ECC"/>
  <w16cid:commentId w16cid:paraId="53D187BD" w16cid:durableId="22619370"/>
  <w16cid:commentId w16cid:paraId="0DFA42AB" w16cid:durableId="74745817"/>
  <w16cid:commentId w16cid:paraId="26022995" w16cid:durableId="6EE77EDD"/>
  <w16cid:commentId w16cid:paraId="78E3DB23" w16cid:durableId="1F5E546D"/>
  <w16cid:commentId w16cid:paraId="46DE4CD5" w16cid:durableId="5310107F"/>
  <w16cid:commentId w16cid:paraId="106382A6" w16cid:durableId="306AA4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int2:observations>
    <int2:textHash int2:hashCode="VXnA5KQrD3VjBR" int2:id="bzDgGUhm">
      <int2:state int2:type="spell" int2:value="Rejected"/>
    </int2:textHash>
    <int2:textHash int2:hashCode="UpnfLSRZuXZAta" int2:id="XIXo7vmc">
      <int2:state int2:type="spell" int2:value="Rejected"/>
    </int2:textHash>
    <int2:textHash int2:hashCode="SGR0dLifqPVu1r" int2:id="vAmR72MZ">
      <int2:state int2:type="spell" int2:value="Rejected"/>
    </int2:textHash>
    <int2:textHash int2:hashCode="0D29Lh3nczKLTQ" int2:id="RxaxpSy2">
      <int2:state int2:type="spell" int2:value="Rejected"/>
    </int2:textHash>
    <int2:textHash int2:hashCode="LqdV9bMvwCudNS" int2:id="YYWcVzIH">
      <int2:state int2:type="spell" int2:value="Rejected"/>
    </int2:textHash>
    <int2:textHash int2:hashCode="HpYXubWNocNf8A" int2:id="iQ4J52Kx">
      <int2:state int2:type="spell" int2:value="Rejected"/>
    </int2:textHash>
    <int2:textHash int2:hashCode="CUB2OXkLuzd44c" int2:id="nGARhZCa">
      <int2:state int2:type="spell" int2:value="Rejected"/>
    </int2:textHash>
    <int2:textHash int2:hashCode="px1CniuOQYp4oK" int2:id="xmaA68oV">
      <int2:state int2:type="spell" int2:value="Rejected"/>
    </int2:textHash>
    <int2:textHash int2:hashCode="ZqczPOX+J+Vd29" int2:id="KchCls09">
      <int2:state int2:type="spell" int2:value="Rejected"/>
    </int2:textHash>
    <int2:textHash int2:hashCode="uyShpvvnMgV3Wp" int2:id="1QgceuZp">
      <int2:state int2:type="spell" int2:value="Rejected"/>
    </int2:textHash>
    <int2:textHash int2:hashCode="RqYFviIgJzXSlX" int2:id="bdejsEFs">
      <int2:state int2:type="spell" int2:value="Rejected"/>
    </int2:textHash>
    <int2:textHash int2:hashCode="nOf7RkeYzHRE5u" int2:id="r03gm6fZ">
      <int2:state int2:type="spell" int2:value="Rejected"/>
    </int2:textHash>
    <int2:textHash int2:hashCode="yWZxongQSOP3mc" int2:id="ArRAUDxX">
      <int2:state int2:type="spell" int2:value="Rejected"/>
    </int2:textHash>
    <int2:textHash int2:hashCode="w0LNRFg4NRnQBQ" int2:id="PFKikaUd">
      <int2:state int2:type="spell" int2:value="Rejected"/>
    </int2:textHash>
    <int2:textHash int2:hashCode="vRWTcsGMbbbR/y" int2:id="cslEUp6W">
      <int2:state int2:type="spell" int2:value="Rejected"/>
    </int2:textHash>
    <int2:textHash int2:hashCode="oX6ig3zfkSD/tc" int2:id="vvniTur0">
      <int2:state int2:type="spell" int2:value="Rejected"/>
    </int2:textHash>
    <int2:textHash int2:hashCode="a95herAe61XtrX" int2:id="IwHeaUvD">
      <int2:state int2:type="spell" int2:value="Rejected"/>
    </int2:textHash>
    <int2:textHash int2:hashCode="nwNgK8EtfJ7eDY" int2:id="Z2z3oKBv">
      <int2:state int2:type="spell" int2:value="Rejected"/>
    </int2:textHash>
    <int2:textHash int2:hashCode="KwpsXGDE1rPW2G" int2:id="aYLBEQw4">
      <int2:state int2:type="spell" int2:value="Rejected"/>
    </int2:textHash>
    <int2:textHash int2:hashCode="94Dxae2VdMbwWs" int2:id="YtAukOYo">
      <int2:state int2:type="spell" int2:value="Rejected"/>
    </int2:textHash>
    <int2:textHash int2:hashCode="TCU5uk0TLWdPVV" int2:id="qVeOhSd5">
      <int2:state int2:type="spell" int2:value="Rejected"/>
    </int2:textHash>
    <int2:textHash int2:hashCode="ge7gN3Udw3pErf" int2:id="8BnuszZE">
      <int2:state int2:type="spell" int2:value="Rejected"/>
    </int2:textHash>
    <int2:textHash int2:hashCode="/wUurSBC+gOelF" int2:id="4pYSI0h7">
      <int2:state int2:type="spell" int2:value="Rejected"/>
    </int2:textHash>
    <int2:textHash int2:hashCode="L/Y3T8IktxfvK9" int2:id="xjQ7NQEs">
      <int2:state int2:type="spell" int2:value="Rejected"/>
    </int2:textHash>
    <int2:textHash int2:hashCode="7KeLPZQ0AA8yFF" int2:id="3652Eyks">
      <int2:state int2:type="spell" int2:value="Rejected"/>
    </int2:textHash>
    <int2:textHash int2:hashCode="VcKIgdOdjZDGpW" int2:id="HZ0UES3Q">
      <int2:state int2:type="spell" int2:value="Rejected"/>
    </int2:textHash>
    <int2:textHash int2:hashCode="CvJxALibP8UXL8" int2:id="dsrJXkP2">
      <int2:state int2:type="spell" int2:value="Rejected"/>
    </int2:textHash>
    <int2:textHash int2:hashCode="8uoTKbwfjzkmum" int2:id="wgDIqLsf">
      <int2:state int2:type="spell" int2:value="Rejected"/>
    </int2:textHash>
    <int2:textHash int2:hashCode="PY0EHg3i+3WZcR" int2:id="a298FIDG">
      <int2:state int2:type="spell" int2:value="Rejected"/>
    </int2:textHash>
    <int2:textHash int2:hashCode="fo0h0S/tH6NXeO" int2:id="8A6dArXy">
      <int2:state int2:type="spell" int2:value="Rejected"/>
    </int2:textHash>
    <int2:textHash int2:hashCode="BRDW13I+vF/Cmz" int2:id="n8SwXiK1">
      <int2:state int2:type="spell" int2:value="Rejected"/>
    </int2:textHash>
    <int2:textHash int2:hashCode="Tx6k8J2yqq+wqS" int2:id="x35dRZrq">
      <int2:state int2:type="spell" int2:value="Rejected"/>
    </int2:textHash>
    <int2:textHash int2:hashCode="bVbaQkjLPc+bQc" int2:id="itFNgMyl">
      <int2:state int2:type="spell" int2:value="Rejected"/>
    </int2:textHash>
    <int2:textHash int2:hashCode="3rqPa2fNmhKjuz" int2:id="iQaKKeXp">
      <int2:state int2:type="spell" int2:value="Rejected"/>
    </int2:textHash>
    <int2:textHash int2:hashCode="g7BNL+7I1C1TFd" int2:id="Rhb1WE3j">
      <int2:state int2:type="spell" int2:value="Rejected"/>
    </int2:textHash>
    <int2:textHash int2:hashCode="73ChcEjyg4sQHM" int2:id="qFYLmsey">
      <int2:state int2:type="spell" int2:value="Rejected"/>
    </int2:textHash>
    <int2:textHash int2:hashCode="D/Hctg40VVVQtJ" int2:id="59tokHQY">
      <int2:state int2:type="spell" int2:value="Rejected"/>
    </int2:textHash>
    <int2:textHash int2:hashCode="yFrPf1gcrp1dYG" int2:id="6OqyDCDd">
      <int2:state int2:type="spell" int2:value="Rejected"/>
    </int2:textHash>
    <int2:textHash int2:hashCode="BekcVKfzdR/eVQ" int2:id="OsI0UMX6">
      <int2:state int2:type="spell" int2:value="Rejected"/>
    </int2:textHash>
    <int2:textHash int2:hashCode="C66vgJPkWUuQBI" int2:id="HLLLZM3f">
      <int2:state int2:type="spell" int2:value="Rejected"/>
    </int2:textHash>
    <int2:textHash int2:hashCode="rssUzaIKXWeTOX" int2:id="Djvl6nZb">
      <int2:state int2:type="spell" int2:value="Rejected"/>
    </int2:textHash>
    <int2:textHash int2:hashCode="zYrM3GxCDGibHk" int2:id="tp7Jl3wg">
      <int2:state int2:type="spell" int2:value="Rejected"/>
    </int2:textHash>
    <int2:textHash int2:hashCode="7qJZMoUGZ60/Qo" int2:id="bzvV7R1K">
      <int2:state int2:type="spell" int2:value="Rejected"/>
    </int2:textHash>
    <int2:textHash int2:hashCode="Vabgng+fnn4sN4" int2:id="4c8ZRxLT">
      <int2:state int2:type="spell" int2:value="Rejected"/>
    </int2:textHash>
    <int2:textHash int2:hashCode="BJRH0ZJIt7EcET" int2:id="JhFhSeA6">
      <int2:state int2:type="spell" int2:value="Rejected"/>
    </int2:textHash>
    <int2:textHash int2:hashCode="EYBULk2+5T2pMm" int2:id="BZ6KPeUd">
      <int2:state int2:type="spell" int2:value="Rejected"/>
    </int2:textHash>
    <int2:textHash int2:hashCode="6GDSfeDuRH5iNr" int2:id="kLREyybX">
      <int2:state int2:type="spell" int2:value="Rejected"/>
    </int2:textHash>
    <int2:textHash int2:hashCode="nHLM3+ZA+wFB+q" int2:id="S8aEBbtH">
      <int2:state int2:type="spell" int2:value="Rejected"/>
    </int2:textHash>
    <int2:textHash int2:hashCode="CUsP4OMChUrxMR" int2:id="mHsyASfA">
      <int2:state int2:type="spell" int2:value="Rejected"/>
    </int2:textHash>
    <int2:textHash int2:hashCode="YG9bjSo5fKCFdq" int2:id="8Ska230M">
      <int2:state int2:type="spell" int2:value="Rejected"/>
    </int2:textHash>
    <int2:textHash int2:hashCode="hIOAAqsjAtQJTv" int2:id="wehPnEQh">
      <int2:state int2:type="spell" int2:value="Rejected"/>
    </int2:textHash>
    <int2:textHash int2:hashCode="m1w/n9YYB169ti" int2:id="sFwKmyBX">
      <int2:state int2:type="spell" int2:value="Rejected"/>
    </int2:textHash>
    <int2:textHash int2:hashCode="ddoEo5qTgjmLtu" int2:id="bE8eIvGK">
      <int2:state int2:type="spell" int2:value="Rejected"/>
    </int2:textHash>
    <int2:textHash int2:hashCode="gbIdlBK0sHM/za" int2:id="M0Knx1ed">
      <int2:state int2:type="spell" int2:value="Rejected"/>
    </int2:textHash>
    <int2:textHash int2:hashCode="NYZ4BjWAf2yuh7" int2:id="0sFJACyF">
      <int2:state int2:type="spell" int2:value="Rejected"/>
    </int2:textHash>
    <int2:textHash int2:hashCode="toI3yDxO6LIu29" int2:id="dmsMPARv">
      <int2:state int2:type="spell" int2:value="Rejected"/>
    </int2:textHash>
    <int2:textHash int2:hashCode="/B2Aey19jA9gPc" int2:id="f0yP8GT4">
      <int2:state int2:type="spell" int2:value="Rejected"/>
    </int2:textHash>
    <int2:textHash int2:hashCode="GkkAFRxZtQ+/GW" int2:id="KkYDBy1u">
      <int2:state int2:type="spell" int2:value="Rejected"/>
    </int2:textHash>
    <int2:textHash int2:hashCode="6O+g9wbJd4fd8d" int2:id="aw0nRnv4">
      <int2:state int2:type="spell" int2:value="Rejected"/>
    </int2:textHash>
    <int2:textHash int2:hashCode="cAc4W9U20EsNMr" int2:id="UjnbO4fj">
      <int2:state int2:type="spell" int2:value="Rejected"/>
    </int2:textHash>
    <int2:textHash int2:hashCode="Pa8A4Ar+9CbRq6" int2:id="zJDqYtyW">
      <int2:state int2:type="spell" int2:value="Rejected"/>
    </int2:textHash>
    <int2:textHash int2:hashCode="xmBf2g8jTaGAAC" int2:id="2DWm6H0t">
      <int2:state int2:type="spell" int2:value="Rejected"/>
    </int2:textHash>
    <int2:textHash int2:hashCode="8C5wPouin34SSp" int2:id="ih3oH9U7">
      <int2:state int2:type="spell" int2:value="Rejected"/>
    </int2:textHash>
    <int2:textHash int2:hashCode="LN6mWA+ugr0pUl" int2:id="ZYIouLd9">
      <int2:state int2:type="spell" int2:value="Rejected"/>
    </int2:textHash>
    <int2:textHash int2:hashCode="ZbeERhYbxTqIux" int2:id="yH31SvKJ">
      <int2:state int2:type="spell" int2:value="Rejected"/>
    </int2:textHash>
    <int2:textHash int2:hashCode="240j9AtK5HkzN+" int2:id="HsvZMHP4">
      <int2:state int2:type="spell" int2:value="Rejected"/>
    </int2:textHash>
    <int2:textHash int2:hashCode="yTunHQI8tE2/1E" int2:id="JOtXJ80f">
      <int2:state int2:type="spell" int2:value="Rejected"/>
    </int2:textHash>
    <int2:textHash int2:hashCode="3vFSuiX8um9AtG" int2:id="nBbZLVdq">
      <int2:state int2:type="spell" int2:value="Rejected"/>
    </int2:textHash>
    <int2:textHash int2:hashCode="PIEk1C24AU3xBK" int2:id="E2WDJuWm">
      <int2:state int2:type="spell" int2:value="Rejected"/>
    </int2:textHash>
    <int2:textHash int2:hashCode="0K7goP4qm9noyz" int2:id="EQOn2vx9">
      <int2:state int2:type="spell" int2:value="Rejected"/>
    </int2:textHash>
    <int2:textHash int2:hashCode="IHll7DpbGEx4AB" int2:id="y98cPXXb">
      <int2:state int2:type="spell" int2:value="Rejected"/>
    </int2:textHash>
    <int2:textHash int2:hashCode="7Wm6wCQy1X/nMY" int2:id="zyidUdWQ">
      <int2:state int2:type="spell" int2:value="Rejected"/>
    </int2:textHash>
    <int2:textHash int2:hashCode="j8X/FiOtv0Z3+c" int2:id="bVHKtPwR">
      <int2:state int2:type="spell" int2:value="Rejected"/>
    </int2:textHash>
    <int2:textHash int2:hashCode="PG0a+gXgvSDSSW" int2:id="dO9rgRFU">
      <int2:state int2:type="spell" int2:value="Rejected"/>
    </int2:textHash>
    <int2:textHash int2:hashCode="lRGQXLlZXbSgXD" int2:id="M9zbuhDl">
      <int2:state int2:type="spell" int2:value="Rejected"/>
    </int2:textHash>
    <int2:textHash int2:hashCode="xvixwshiwL6oBf" int2:id="yYQZ38oP">
      <int2:state int2:type="spell" int2:value="Rejected"/>
    </int2:textHash>
    <int2:textHash int2:hashCode="O29k6ZgM5h0SVX" int2:id="pF4Su9xZ">
      <int2:state int2:type="spell" int2:value="Rejected"/>
    </int2:textHash>
    <int2:textHash int2:hashCode="IJ2KRX99KvEzgz" int2:id="UPYiDNOT">
      <int2:state int2:type="spell" int2:value="Rejected"/>
    </int2:textHash>
    <int2:textHash int2:hashCode="WUSHXZap4tnla/" int2:id="8q9SdHIy">
      <int2:state int2:type="spell" int2:value="Rejected"/>
    </int2:textHash>
    <int2:textHash int2:hashCode="tk+zn8pCyiE5ev" int2:id="4zvbWtZ2">
      <int2:state int2:type="spell" int2:value="Rejected"/>
    </int2:textHash>
    <int2:textHash int2:hashCode="3nESiA40YrQ5yi" int2:id="VQ6vwMxt">
      <int2:state int2:type="spell" int2:value="Rejected"/>
    </int2:textHash>
    <int2:textHash int2:hashCode="aMEaOJM2KbcWK1" int2:id="ZtGBDP7A">
      <int2:state int2:type="spell" int2:value="Rejected"/>
    </int2:textHash>
    <int2:textHash int2:hashCode="zIaZo70xLVGIXp" int2:id="Wj94NpSJ">
      <int2:state int2:type="spell" int2:value="Rejected"/>
    </int2:textHash>
    <int2:textHash int2:hashCode="tfAxBoONI47dMv" int2:id="YaWZt9hr">
      <int2:state int2:type="spell" int2:value="Rejected"/>
    </int2:textHash>
    <int2:textHash int2:hashCode="BC3EUS+j05HFFw" int2:id="gFUIaU6p">
      <int2:state int2:type="spell" int2:value="Rejected"/>
    </int2:textHash>
    <int2:textHash int2:hashCode="wpODRr0mZLc8TT" int2:id="kOkQfVX6">
      <int2:state int2:type="spell" int2:value="Rejected"/>
    </int2:textHash>
    <int2:textHash int2:hashCode="aqOxNsv9RFGGQX" int2:id="C8ZoDvI4">
      <int2:state int2:type="spell" int2:value="Rejected"/>
    </int2:textHash>
    <int2:textHash int2:hashCode="gMQKKgr7j+p5R+" int2:id="kZ4n9rhl">
      <int2:state int2:type="spell" int2:value="Rejected"/>
    </int2:textHash>
    <int2:textHash int2:hashCode="W7k0zVpFFO0cR9" int2:id="SzO0uN7y">
      <int2:state int2:type="spell" int2:value="Rejected"/>
    </int2:textHash>
    <int2:textHash int2:hashCode="B8C+IBM7AlfFKH" int2:id="Q6kpsF5b">
      <int2:state int2:type="spell" int2:value="Rejected"/>
    </int2:textHash>
    <int2:bookmark int2:bookmarkName="_Int_Rmv2Sp8f" int2:invalidationBookmarkName="" int2:hashCode="WP5zrGfPF39t0z" int2:id="aDddeHdW">
      <int2:state int2:type="style" int2:value="Rejected"/>
    </int2:bookmark>
    <int2:bookmark int2:bookmarkName="_Int_vm0qa7GK" int2:invalidationBookmarkName="" int2:hashCode="b1RqOlUDGn3UgS" int2:id="ibsRPLDB">
      <int2:state int2:type="gram" int2:value="Rejected"/>
    </int2:bookmark>
    <int2:bookmark int2:bookmarkName="_Int_IYowOGAj" int2:invalidationBookmarkName="" int2:hashCode="Z/gFrNZqiNW8N0" int2:id="LLnlp6KF">
      <int2:state int2:type="gram" int2:value="Rejected"/>
    </int2:bookmark>
    <int2:bookmark int2:bookmarkName="_Int_mT2hiOo4" int2:invalidationBookmarkName="" int2:hashCode="v45idesbCX1QF2" int2:id="T0Sr41bH">
      <int2:state int2:type="gram" int2:value="Rejected"/>
    </int2:bookmark>
    <int2:bookmark int2:bookmarkName="_Int_tvfC8vv7" int2:invalidationBookmarkName="" int2:hashCode="fLBgJ+h+fYSNhX" int2:id="J9NyuqTl">
      <int2:state int2:type="gram" int2:value="Rejected"/>
    </int2:bookmark>
    <int2:bookmark int2:bookmarkName="_Int_Fi5omyRL" int2:invalidationBookmarkName="" int2:hashCode="W6th61MXZEniXC" int2:id="wWS4XeGK">
      <int2:state int2:type="gram" int2:value="Rejected"/>
    </int2:bookmark>
    <int2:bookmark int2:bookmarkName="_Int_d7vFoTBx" int2:invalidationBookmarkName="" int2:hashCode="W6th61MXZEniXC" int2:id="x4O3tJc0">
      <int2:state int2:type="gram" int2:value="Rejected"/>
    </int2:bookmark>
    <int2:bookmark int2:bookmarkName="_Int_oElwl7EQ" int2:invalidationBookmarkName="" int2:hashCode="jIhr02CwF5bddL" int2:id="cisDJX8a">
      <int2:state int2:type="gram" int2:value="Rejected"/>
    </int2:bookmark>
    <int2:bookmark int2:bookmarkName="_Int_2YtXgnAY" int2:invalidationBookmarkName="" int2:hashCode="VyPRZe1ZWVIH6M" int2:id="2F67Kt1V">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15c6f2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181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A990"/>
    <w:multiLevelType w:val="multilevel"/>
    <w:tmpl w:val="0EAE89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BCCF36"/>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4">
    <w:abstractNumId w:val="3"/>
  </w:num>
  <w:num w:numId="3">
    <w:abstractNumId w:val="2"/>
  </w:num>
  <w:num w:numId="1" w16cid:durableId="1933736431">
    <w:abstractNumId w:val="0"/>
  </w:num>
  <w:num w:numId="2" w16cid:durableId="259025812">
    <w:abstractNumId w:val="1"/>
  </w:num>
</w:numbering>
</file>

<file path=word/people.xml><?xml version="1.0" encoding="utf-8"?>
<w15:people xmlns:mc="http://schemas.openxmlformats.org/markup-compatibility/2006" xmlns:w15="http://schemas.microsoft.com/office/word/2012/wordml" mc:Ignorable="w15">
  <w15:person w15:author="ELENA GÓMEZ RICO">
    <w15:presenceInfo w15:providerId="AD" w15:userId="S::egomezri119@alumnes.ub.edu::258c64dc-1d05-448f-96dc-a580b604419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D51"/>
    <w:rsid w:val="00022F92"/>
    <w:rsid w:val="00026BF4"/>
    <w:rsid w:val="00050C07"/>
    <w:rsid w:val="0006E768"/>
    <w:rsid w:val="000C389C"/>
    <w:rsid w:val="000FDCB1"/>
    <w:rsid w:val="001365AB"/>
    <w:rsid w:val="001517A3"/>
    <w:rsid w:val="0017C91F"/>
    <w:rsid w:val="001A6795"/>
    <w:rsid w:val="001B0B3D"/>
    <w:rsid w:val="001B3B56"/>
    <w:rsid w:val="00293308"/>
    <w:rsid w:val="00307D51"/>
    <w:rsid w:val="00333898"/>
    <w:rsid w:val="00386DD2"/>
    <w:rsid w:val="0038E8D7"/>
    <w:rsid w:val="003C3AA1"/>
    <w:rsid w:val="003E6A89"/>
    <w:rsid w:val="003F0441"/>
    <w:rsid w:val="004077B1"/>
    <w:rsid w:val="0041181A"/>
    <w:rsid w:val="00427DE0"/>
    <w:rsid w:val="00469E9F"/>
    <w:rsid w:val="0049067E"/>
    <w:rsid w:val="00492B76"/>
    <w:rsid w:val="004D4966"/>
    <w:rsid w:val="0054CA52"/>
    <w:rsid w:val="00609337"/>
    <w:rsid w:val="006A52AF"/>
    <w:rsid w:val="0075E54F"/>
    <w:rsid w:val="007F2D0E"/>
    <w:rsid w:val="007F7DBA"/>
    <w:rsid w:val="008A0E61"/>
    <w:rsid w:val="008C1EFC"/>
    <w:rsid w:val="008DBC3C"/>
    <w:rsid w:val="008E3272"/>
    <w:rsid w:val="008EDA9E"/>
    <w:rsid w:val="008F04B4"/>
    <w:rsid w:val="008F3E15"/>
    <w:rsid w:val="0095C50E"/>
    <w:rsid w:val="009D73C5"/>
    <w:rsid w:val="00A33DF8"/>
    <w:rsid w:val="00A8515D"/>
    <w:rsid w:val="00AF0256"/>
    <w:rsid w:val="00AF277F"/>
    <w:rsid w:val="00B31366"/>
    <w:rsid w:val="00B63264"/>
    <w:rsid w:val="00B76AED"/>
    <w:rsid w:val="00BB12C6"/>
    <w:rsid w:val="00BE72A4"/>
    <w:rsid w:val="00C06622"/>
    <w:rsid w:val="00C14147"/>
    <w:rsid w:val="00C3547C"/>
    <w:rsid w:val="00C37FFA"/>
    <w:rsid w:val="00D26924"/>
    <w:rsid w:val="00D401CB"/>
    <w:rsid w:val="00D6D961"/>
    <w:rsid w:val="00D759E1"/>
    <w:rsid w:val="00D8C128"/>
    <w:rsid w:val="00DA788A"/>
    <w:rsid w:val="00E2A7FE"/>
    <w:rsid w:val="00E7496C"/>
    <w:rsid w:val="00E808C0"/>
    <w:rsid w:val="00EA5ED2"/>
    <w:rsid w:val="00ED111E"/>
    <w:rsid w:val="00F4103E"/>
    <w:rsid w:val="00F52E4B"/>
    <w:rsid w:val="01038A74"/>
    <w:rsid w:val="0116C78B"/>
    <w:rsid w:val="012F4C38"/>
    <w:rsid w:val="0141A21F"/>
    <w:rsid w:val="0156A676"/>
    <w:rsid w:val="015D06E5"/>
    <w:rsid w:val="016C8B4C"/>
    <w:rsid w:val="016E94C1"/>
    <w:rsid w:val="018140A7"/>
    <w:rsid w:val="018886DF"/>
    <w:rsid w:val="019591FE"/>
    <w:rsid w:val="01A8250A"/>
    <w:rsid w:val="01B69659"/>
    <w:rsid w:val="01C4615C"/>
    <w:rsid w:val="01C94253"/>
    <w:rsid w:val="01D14E28"/>
    <w:rsid w:val="01D693FE"/>
    <w:rsid w:val="01DC20A0"/>
    <w:rsid w:val="01DE934E"/>
    <w:rsid w:val="01E75DCC"/>
    <w:rsid w:val="0200F7CE"/>
    <w:rsid w:val="02078119"/>
    <w:rsid w:val="02152490"/>
    <w:rsid w:val="021AE002"/>
    <w:rsid w:val="0223ACF1"/>
    <w:rsid w:val="0226A166"/>
    <w:rsid w:val="022BD1D4"/>
    <w:rsid w:val="023BB511"/>
    <w:rsid w:val="02480F0D"/>
    <w:rsid w:val="025029C9"/>
    <w:rsid w:val="026AB7BF"/>
    <w:rsid w:val="02826074"/>
    <w:rsid w:val="02866F27"/>
    <w:rsid w:val="0287CB09"/>
    <w:rsid w:val="029A9DEC"/>
    <w:rsid w:val="02A19CBF"/>
    <w:rsid w:val="02A2E896"/>
    <w:rsid w:val="02AA35D0"/>
    <w:rsid w:val="02B062D6"/>
    <w:rsid w:val="02C412AB"/>
    <w:rsid w:val="02DE9599"/>
    <w:rsid w:val="02E62C51"/>
    <w:rsid w:val="02E79C58"/>
    <w:rsid w:val="030AE423"/>
    <w:rsid w:val="03166F6D"/>
    <w:rsid w:val="032D0889"/>
    <w:rsid w:val="033D5FD0"/>
    <w:rsid w:val="0343A033"/>
    <w:rsid w:val="03479676"/>
    <w:rsid w:val="03484E96"/>
    <w:rsid w:val="03535E2B"/>
    <w:rsid w:val="0355717E"/>
    <w:rsid w:val="0360E118"/>
    <w:rsid w:val="03642E5C"/>
    <w:rsid w:val="03650BA4"/>
    <w:rsid w:val="0377787A"/>
    <w:rsid w:val="0388E826"/>
    <w:rsid w:val="038DE14E"/>
    <w:rsid w:val="03A0AAEE"/>
    <w:rsid w:val="03A99774"/>
    <w:rsid w:val="03AF4318"/>
    <w:rsid w:val="03AF6887"/>
    <w:rsid w:val="03DBDD5F"/>
    <w:rsid w:val="03E1D9D8"/>
    <w:rsid w:val="03E31F87"/>
    <w:rsid w:val="03E45C6C"/>
    <w:rsid w:val="03E9F2D1"/>
    <w:rsid w:val="0407B3EB"/>
    <w:rsid w:val="0418F2A4"/>
    <w:rsid w:val="042B9805"/>
    <w:rsid w:val="044C0E0F"/>
    <w:rsid w:val="04514310"/>
    <w:rsid w:val="045C3A47"/>
    <w:rsid w:val="04619D42"/>
    <w:rsid w:val="04633830"/>
    <w:rsid w:val="0466FA65"/>
    <w:rsid w:val="047643D3"/>
    <w:rsid w:val="047CE52B"/>
    <w:rsid w:val="049ABC6E"/>
    <w:rsid w:val="049B2118"/>
    <w:rsid w:val="04B7CCCE"/>
    <w:rsid w:val="04BEA128"/>
    <w:rsid w:val="04C15D15"/>
    <w:rsid w:val="04C92CB9"/>
    <w:rsid w:val="04EF43B2"/>
    <w:rsid w:val="04F6EE4E"/>
    <w:rsid w:val="0512BC18"/>
    <w:rsid w:val="0516150B"/>
    <w:rsid w:val="05250C1D"/>
    <w:rsid w:val="05287FC8"/>
    <w:rsid w:val="05497F7B"/>
    <w:rsid w:val="054D02C9"/>
    <w:rsid w:val="05796AEB"/>
    <w:rsid w:val="058707F5"/>
    <w:rsid w:val="05877FEA"/>
    <w:rsid w:val="05972429"/>
    <w:rsid w:val="059A5904"/>
    <w:rsid w:val="059D0B92"/>
    <w:rsid w:val="05A64C89"/>
    <w:rsid w:val="05E022ED"/>
    <w:rsid w:val="05EC3141"/>
    <w:rsid w:val="05F42906"/>
    <w:rsid w:val="060070E7"/>
    <w:rsid w:val="06022FE5"/>
    <w:rsid w:val="0602E71A"/>
    <w:rsid w:val="06078F0A"/>
    <w:rsid w:val="0629D9F8"/>
    <w:rsid w:val="069600C6"/>
    <w:rsid w:val="069CD02E"/>
    <w:rsid w:val="069E20C5"/>
    <w:rsid w:val="06A51E1A"/>
    <w:rsid w:val="06BD291F"/>
    <w:rsid w:val="06BD8FEE"/>
    <w:rsid w:val="06C9CA43"/>
    <w:rsid w:val="06CAB156"/>
    <w:rsid w:val="06D3985E"/>
    <w:rsid w:val="06DD5636"/>
    <w:rsid w:val="06DE2D89"/>
    <w:rsid w:val="06E78156"/>
    <w:rsid w:val="071B3770"/>
    <w:rsid w:val="07202FC7"/>
    <w:rsid w:val="0725BC3B"/>
    <w:rsid w:val="0745980F"/>
    <w:rsid w:val="0766F0F2"/>
    <w:rsid w:val="0768695A"/>
    <w:rsid w:val="07A17418"/>
    <w:rsid w:val="07A9E847"/>
    <w:rsid w:val="07F5E590"/>
    <w:rsid w:val="081347AB"/>
    <w:rsid w:val="0818432D"/>
    <w:rsid w:val="0821676E"/>
    <w:rsid w:val="083A147D"/>
    <w:rsid w:val="083A5D97"/>
    <w:rsid w:val="08413A83"/>
    <w:rsid w:val="08446CD9"/>
    <w:rsid w:val="0844A483"/>
    <w:rsid w:val="085A1CEE"/>
    <w:rsid w:val="086E6BF3"/>
    <w:rsid w:val="087840DB"/>
    <w:rsid w:val="08849994"/>
    <w:rsid w:val="0888B4B3"/>
    <w:rsid w:val="08BAB0B9"/>
    <w:rsid w:val="08CF5DBF"/>
    <w:rsid w:val="08F31D70"/>
    <w:rsid w:val="090A2C96"/>
    <w:rsid w:val="0915573A"/>
    <w:rsid w:val="091E8644"/>
    <w:rsid w:val="09200DF7"/>
    <w:rsid w:val="092434F7"/>
    <w:rsid w:val="092915EA"/>
    <w:rsid w:val="092CCBCC"/>
    <w:rsid w:val="093A607B"/>
    <w:rsid w:val="093B122C"/>
    <w:rsid w:val="09462415"/>
    <w:rsid w:val="095FDD55"/>
    <w:rsid w:val="0981D2CE"/>
    <w:rsid w:val="09965E4C"/>
    <w:rsid w:val="09AB4A16"/>
    <w:rsid w:val="09C6C339"/>
    <w:rsid w:val="09CCDBED"/>
    <w:rsid w:val="09CCEE94"/>
    <w:rsid w:val="09E5D691"/>
    <w:rsid w:val="09F38C7C"/>
    <w:rsid w:val="09F76DDC"/>
    <w:rsid w:val="09FA2718"/>
    <w:rsid w:val="0A051B2F"/>
    <w:rsid w:val="0A13CA7E"/>
    <w:rsid w:val="0A171C5A"/>
    <w:rsid w:val="0A1DD6B5"/>
    <w:rsid w:val="0A366648"/>
    <w:rsid w:val="0A42BBF1"/>
    <w:rsid w:val="0A47FA35"/>
    <w:rsid w:val="0A98AAFE"/>
    <w:rsid w:val="0AB3D43A"/>
    <w:rsid w:val="0ABD21DD"/>
    <w:rsid w:val="0AC11CB5"/>
    <w:rsid w:val="0AD26660"/>
    <w:rsid w:val="0ADD3502"/>
    <w:rsid w:val="0AF1E310"/>
    <w:rsid w:val="0B13C694"/>
    <w:rsid w:val="0B25384E"/>
    <w:rsid w:val="0B5B4693"/>
    <w:rsid w:val="0B7EF6FE"/>
    <w:rsid w:val="0B8F2657"/>
    <w:rsid w:val="0BA54751"/>
    <w:rsid w:val="0BA773DD"/>
    <w:rsid w:val="0BB41146"/>
    <w:rsid w:val="0BB42A0C"/>
    <w:rsid w:val="0BCB59B7"/>
    <w:rsid w:val="0C01DAF0"/>
    <w:rsid w:val="0C16D28A"/>
    <w:rsid w:val="0C248E47"/>
    <w:rsid w:val="0C28D06A"/>
    <w:rsid w:val="0C33A102"/>
    <w:rsid w:val="0C38E2D8"/>
    <w:rsid w:val="0C655604"/>
    <w:rsid w:val="0CA6D982"/>
    <w:rsid w:val="0CB88499"/>
    <w:rsid w:val="0CBA4756"/>
    <w:rsid w:val="0CC6BF98"/>
    <w:rsid w:val="0CD4B42A"/>
    <w:rsid w:val="0CD4FD3D"/>
    <w:rsid w:val="0CDA5436"/>
    <w:rsid w:val="0CE5450F"/>
    <w:rsid w:val="0D105000"/>
    <w:rsid w:val="0D145506"/>
    <w:rsid w:val="0D163A08"/>
    <w:rsid w:val="0D3AF707"/>
    <w:rsid w:val="0D62A9E1"/>
    <w:rsid w:val="0D8474D4"/>
    <w:rsid w:val="0D96B23F"/>
    <w:rsid w:val="0D9F00C5"/>
    <w:rsid w:val="0DAB678C"/>
    <w:rsid w:val="0DC1299E"/>
    <w:rsid w:val="0DC6756B"/>
    <w:rsid w:val="0DCD043E"/>
    <w:rsid w:val="0DCE67A9"/>
    <w:rsid w:val="0DD51479"/>
    <w:rsid w:val="0DEC773C"/>
    <w:rsid w:val="0DF45D80"/>
    <w:rsid w:val="0E0401EB"/>
    <w:rsid w:val="0E17F63E"/>
    <w:rsid w:val="0E22FE08"/>
    <w:rsid w:val="0E2C41EC"/>
    <w:rsid w:val="0E832F09"/>
    <w:rsid w:val="0E85BA53"/>
    <w:rsid w:val="0E88B8C7"/>
    <w:rsid w:val="0E976BAB"/>
    <w:rsid w:val="0ED0B39B"/>
    <w:rsid w:val="0EE95630"/>
    <w:rsid w:val="0EF600B7"/>
    <w:rsid w:val="0EFBB652"/>
    <w:rsid w:val="0F01AC0C"/>
    <w:rsid w:val="0F19800D"/>
    <w:rsid w:val="0F21572F"/>
    <w:rsid w:val="0F23CB05"/>
    <w:rsid w:val="0F2C4AED"/>
    <w:rsid w:val="0F34A01C"/>
    <w:rsid w:val="0F34D3B3"/>
    <w:rsid w:val="0F4C0DFF"/>
    <w:rsid w:val="0F5B6D68"/>
    <w:rsid w:val="0F713407"/>
    <w:rsid w:val="0F791A22"/>
    <w:rsid w:val="0F8E269E"/>
    <w:rsid w:val="0FA073B6"/>
    <w:rsid w:val="0FA3C2E6"/>
    <w:rsid w:val="0FCF95E1"/>
    <w:rsid w:val="0FD689E1"/>
    <w:rsid w:val="0FF3839B"/>
    <w:rsid w:val="10041CED"/>
    <w:rsid w:val="102E3DAB"/>
    <w:rsid w:val="1036BDA3"/>
    <w:rsid w:val="1053BB32"/>
    <w:rsid w:val="1053C2FF"/>
    <w:rsid w:val="1056D722"/>
    <w:rsid w:val="10576340"/>
    <w:rsid w:val="10624CED"/>
    <w:rsid w:val="106A3AAD"/>
    <w:rsid w:val="10751D0A"/>
    <w:rsid w:val="1096A610"/>
    <w:rsid w:val="10A3A52B"/>
    <w:rsid w:val="10AF4394"/>
    <w:rsid w:val="10C4EE24"/>
    <w:rsid w:val="10D57088"/>
    <w:rsid w:val="10E27BE1"/>
    <w:rsid w:val="10E37D24"/>
    <w:rsid w:val="10EA10ED"/>
    <w:rsid w:val="10ED9E8E"/>
    <w:rsid w:val="10FABA07"/>
    <w:rsid w:val="1121BCF6"/>
    <w:rsid w:val="11381B86"/>
    <w:rsid w:val="11494501"/>
    <w:rsid w:val="115BC891"/>
    <w:rsid w:val="1172A73E"/>
    <w:rsid w:val="11870CDD"/>
    <w:rsid w:val="11B56227"/>
    <w:rsid w:val="11D44F7D"/>
    <w:rsid w:val="11DB4286"/>
    <w:rsid w:val="11E50C4A"/>
    <w:rsid w:val="11E76F39"/>
    <w:rsid w:val="11F4A481"/>
    <w:rsid w:val="120EC6FB"/>
    <w:rsid w:val="1243C5F6"/>
    <w:rsid w:val="12541DA2"/>
    <w:rsid w:val="12608AF9"/>
    <w:rsid w:val="1280A44F"/>
    <w:rsid w:val="12830C20"/>
    <w:rsid w:val="128DAEFA"/>
    <w:rsid w:val="129A604A"/>
    <w:rsid w:val="12A756AA"/>
    <w:rsid w:val="12AA2C29"/>
    <w:rsid w:val="12B1C7FB"/>
    <w:rsid w:val="12B32F64"/>
    <w:rsid w:val="12B41798"/>
    <w:rsid w:val="12D95954"/>
    <w:rsid w:val="12E2B815"/>
    <w:rsid w:val="12E303FA"/>
    <w:rsid w:val="12F0BEDC"/>
    <w:rsid w:val="12FD4C10"/>
    <w:rsid w:val="1318989F"/>
    <w:rsid w:val="131A7C25"/>
    <w:rsid w:val="132FB160"/>
    <w:rsid w:val="133290A8"/>
    <w:rsid w:val="134228C8"/>
    <w:rsid w:val="1365BD68"/>
    <w:rsid w:val="1370C3F4"/>
    <w:rsid w:val="1389CC35"/>
    <w:rsid w:val="138D0B87"/>
    <w:rsid w:val="138F6477"/>
    <w:rsid w:val="13966510"/>
    <w:rsid w:val="1396D7E2"/>
    <w:rsid w:val="139A014C"/>
    <w:rsid w:val="13AB137C"/>
    <w:rsid w:val="13C0ECF8"/>
    <w:rsid w:val="13D9A12C"/>
    <w:rsid w:val="13E87CB3"/>
    <w:rsid w:val="13E88744"/>
    <w:rsid w:val="13FAA38B"/>
    <w:rsid w:val="14004005"/>
    <w:rsid w:val="14019FDC"/>
    <w:rsid w:val="141139FF"/>
    <w:rsid w:val="1455F5D4"/>
    <w:rsid w:val="145BA5A7"/>
    <w:rsid w:val="145C26FF"/>
    <w:rsid w:val="14665678"/>
    <w:rsid w:val="1486EEB5"/>
    <w:rsid w:val="148A0AD0"/>
    <w:rsid w:val="148D13B1"/>
    <w:rsid w:val="148E935A"/>
    <w:rsid w:val="14902D8E"/>
    <w:rsid w:val="149E0D40"/>
    <w:rsid w:val="14CD2B39"/>
    <w:rsid w:val="14D28D25"/>
    <w:rsid w:val="14D53A0D"/>
    <w:rsid w:val="14DE599D"/>
    <w:rsid w:val="14E257D2"/>
    <w:rsid w:val="14F6E9C4"/>
    <w:rsid w:val="14FCD51C"/>
    <w:rsid w:val="15062C7C"/>
    <w:rsid w:val="15433C7B"/>
    <w:rsid w:val="156134EA"/>
    <w:rsid w:val="15683610"/>
    <w:rsid w:val="15801784"/>
    <w:rsid w:val="158BF4E0"/>
    <w:rsid w:val="15A25F97"/>
    <w:rsid w:val="15B06E7A"/>
    <w:rsid w:val="15CBEB42"/>
    <w:rsid w:val="15DAD625"/>
    <w:rsid w:val="15E8B92A"/>
    <w:rsid w:val="15FF582A"/>
    <w:rsid w:val="16067209"/>
    <w:rsid w:val="1606DD07"/>
    <w:rsid w:val="16094FE3"/>
    <w:rsid w:val="1612ABF9"/>
    <w:rsid w:val="161823BB"/>
    <w:rsid w:val="162231F8"/>
    <w:rsid w:val="1635D49E"/>
    <w:rsid w:val="1638B055"/>
    <w:rsid w:val="164CBEA1"/>
    <w:rsid w:val="166DBF6D"/>
    <w:rsid w:val="1679D668"/>
    <w:rsid w:val="16806F9D"/>
    <w:rsid w:val="1698670C"/>
    <w:rsid w:val="16A3A349"/>
    <w:rsid w:val="16BB5962"/>
    <w:rsid w:val="16D23548"/>
    <w:rsid w:val="16DC3C25"/>
    <w:rsid w:val="16E03546"/>
    <w:rsid w:val="16F74FB7"/>
    <w:rsid w:val="1709BDD8"/>
    <w:rsid w:val="170E53AA"/>
    <w:rsid w:val="1748A46B"/>
    <w:rsid w:val="175A8E04"/>
    <w:rsid w:val="175E03EF"/>
    <w:rsid w:val="177AF2EC"/>
    <w:rsid w:val="1784725A"/>
    <w:rsid w:val="17879E7E"/>
    <w:rsid w:val="17997754"/>
    <w:rsid w:val="17A0B847"/>
    <w:rsid w:val="17A2D551"/>
    <w:rsid w:val="17ABC3AC"/>
    <w:rsid w:val="17D49155"/>
    <w:rsid w:val="17EB056C"/>
    <w:rsid w:val="1803EDC5"/>
    <w:rsid w:val="180C6D5B"/>
    <w:rsid w:val="181259FA"/>
    <w:rsid w:val="181A7A40"/>
    <w:rsid w:val="181C06DE"/>
    <w:rsid w:val="1837E711"/>
    <w:rsid w:val="183BE36B"/>
    <w:rsid w:val="183D9E10"/>
    <w:rsid w:val="184555C7"/>
    <w:rsid w:val="184DF63F"/>
    <w:rsid w:val="18718C94"/>
    <w:rsid w:val="1875C567"/>
    <w:rsid w:val="1879B66B"/>
    <w:rsid w:val="18F8829E"/>
    <w:rsid w:val="18FA4C3F"/>
    <w:rsid w:val="1902331C"/>
    <w:rsid w:val="190B183E"/>
    <w:rsid w:val="19144743"/>
    <w:rsid w:val="19158DC3"/>
    <w:rsid w:val="1922EB76"/>
    <w:rsid w:val="192FF9D3"/>
    <w:rsid w:val="1938654A"/>
    <w:rsid w:val="19392023"/>
    <w:rsid w:val="193BA49F"/>
    <w:rsid w:val="195CB448"/>
    <w:rsid w:val="195FA370"/>
    <w:rsid w:val="196963C2"/>
    <w:rsid w:val="196DEDC8"/>
    <w:rsid w:val="19924BDD"/>
    <w:rsid w:val="19C4DBC3"/>
    <w:rsid w:val="19D6FD35"/>
    <w:rsid w:val="19E0BF5E"/>
    <w:rsid w:val="19E5D61D"/>
    <w:rsid w:val="19ECB879"/>
    <w:rsid w:val="19F2185D"/>
    <w:rsid w:val="19FB9614"/>
    <w:rsid w:val="1A14ABDC"/>
    <w:rsid w:val="1A2E922B"/>
    <w:rsid w:val="1A476B44"/>
    <w:rsid w:val="1A482882"/>
    <w:rsid w:val="1A4BDCDB"/>
    <w:rsid w:val="1A4FB290"/>
    <w:rsid w:val="1A58218B"/>
    <w:rsid w:val="1A5F4C6C"/>
    <w:rsid w:val="1A6C8A43"/>
    <w:rsid w:val="1A79A0B8"/>
    <w:rsid w:val="1A926D80"/>
    <w:rsid w:val="1A99DB36"/>
    <w:rsid w:val="1AA01FA3"/>
    <w:rsid w:val="1AB7740C"/>
    <w:rsid w:val="1ABDA818"/>
    <w:rsid w:val="1ACE1F41"/>
    <w:rsid w:val="1AD27B0B"/>
    <w:rsid w:val="1AE115E5"/>
    <w:rsid w:val="1AFA4158"/>
    <w:rsid w:val="1B0A4591"/>
    <w:rsid w:val="1B10C935"/>
    <w:rsid w:val="1B187879"/>
    <w:rsid w:val="1B19A29C"/>
    <w:rsid w:val="1B2CC34B"/>
    <w:rsid w:val="1B2E61D6"/>
    <w:rsid w:val="1B37075B"/>
    <w:rsid w:val="1B3E7F66"/>
    <w:rsid w:val="1B66EB12"/>
    <w:rsid w:val="1B74A1A7"/>
    <w:rsid w:val="1B7C27E6"/>
    <w:rsid w:val="1B7D38F1"/>
    <w:rsid w:val="1BA3980E"/>
    <w:rsid w:val="1BA4CB3D"/>
    <w:rsid w:val="1BAD2588"/>
    <w:rsid w:val="1BB6F968"/>
    <w:rsid w:val="1BCEAB24"/>
    <w:rsid w:val="1BD33484"/>
    <w:rsid w:val="1BDDAE7A"/>
    <w:rsid w:val="1BE38B27"/>
    <w:rsid w:val="1BEF9A3D"/>
    <w:rsid w:val="1C02177C"/>
    <w:rsid w:val="1C17C025"/>
    <w:rsid w:val="1C3C3FF1"/>
    <w:rsid w:val="1C5A349A"/>
    <w:rsid w:val="1C5B61D9"/>
    <w:rsid w:val="1C775791"/>
    <w:rsid w:val="1C8ED461"/>
    <w:rsid w:val="1C8FD364"/>
    <w:rsid w:val="1CC94781"/>
    <w:rsid w:val="1CCD50B2"/>
    <w:rsid w:val="1CDD8EF5"/>
    <w:rsid w:val="1CE538C0"/>
    <w:rsid w:val="1CE656DC"/>
    <w:rsid w:val="1CF536F0"/>
    <w:rsid w:val="1CFE5369"/>
    <w:rsid w:val="1D01D458"/>
    <w:rsid w:val="1D055FBA"/>
    <w:rsid w:val="1D0C3D8D"/>
    <w:rsid w:val="1D21AC35"/>
    <w:rsid w:val="1D3EA473"/>
    <w:rsid w:val="1D532199"/>
    <w:rsid w:val="1D83CD3E"/>
    <w:rsid w:val="1D8959E1"/>
    <w:rsid w:val="1DA9BEEF"/>
    <w:rsid w:val="1DCB8AA6"/>
    <w:rsid w:val="1DD67410"/>
    <w:rsid w:val="1DDFF057"/>
    <w:rsid w:val="1DE355CB"/>
    <w:rsid w:val="1DE85E74"/>
    <w:rsid w:val="1E1AE818"/>
    <w:rsid w:val="1E26D343"/>
    <w:rsid w:val="1E302CB0"/>
    <w:rsid w:val="1E31CE23"/>
    <w:rsid w:val="1E462453"/>
    <w:rsid w:val="1E509BD5"/>
    <w:rsid w:val="1E70251E"/>
    <w:rsid w:val="1E71F0D3"/>
    <w:rsid w:val="1E8C3B41"/>
    <w:rsid w:val="1E989F56"/>
    <w:rsid w:val="1EA41CF7"/>
    <w:rsid w:val="1EA7F035"/>
    <w:rsid w:val="1EB15FBB"/>
    <w:rsid w:val="1EB40547"/>
    <w:rsid w:val="1EDDB757"/>
    <w:rsid w:val="1EE7AE17"/>
    <w:rsid w:val="1EF268C1"/>
    <w:rsid w:val="1F02AF39"/>
    <w:rsid w:val="1F0FCA03"/>
    <w:rsid w:val="1F1835F1"/>
    <w:rsid w:val="1F186300"/>
    <w:rsid w:val="1F1E3F09"/>
    <w:rsid w:val="1F20909E"/>
    <w:rsid w:val="1F22B058"/>
    <w:rsid w:val="1F3C0C0E"/>
    <w:rsid w:val="1F486F4D"/>
    <w:rsid w:val="1F4DF42D"/>
    <w:rsid w:val="1F5B828D"/>
    <w:rsid w:val="1F6ADC82"/>
    <w:rsid w:val="1F710000"/>
    <w:rsid w:val="1F734A55"/>
    <w:rsid w:val="1F7876D6"/>
    <w:rsid w:val="1F8225AC"/>
    <w:rsid w:val="1F83640C"/>
    <w:rsid w:val="1F8751A3"/>
    <w:rsid w:val="1F8D1CE6"/>
    <w:rsid w:val="1F959664"/>
    <w:rsid w:val="1FAA9F79"/>
    <w:rsid w:val="1FBBCD02"/>
    <w:rsid w:val="1FE2A3EB"/>
    <w:rsid w:val="1FE3235C"/>
    <w:rsid w:val="1FEAB00A"/>
    <w:rsid w:val="1FEC9DE0"/>
    <w:rsid w:val="2037C12C"/>
    <w:rsid w:val="20466721"/>
    <w:rsid w:val="20791936"/>
    <w:rsid w:val="207D8723"/>
    <w:rsid w:val="208A1FDD"/>
    <w:rsid w:val="208BB521"/>
    <w:rsid w:val="2094EFE8"/>
    <w:rsid w:val="2095E321"/>
    <w:rsid w:val="20A43866"/>
    <w:rsid w:val="20B0CA49"/>
    <w:rsid w:val="20BD3066"/>
    <w:rsid w:val="20BD6408"/>
    <w:rsid w:val="20CD721F"/>
    <w:rsid w:val="20DAA8C9"/>
    <w:rsid w:val="20DCB6B6"/>
    <w:rsid w:val="2109DEBD"/>
    <w:rsid w:val="210B450B"/>
    <w:rsid w:val="210BB764"/>
    <w:rsid w:val="21182EA5"/>
    <w:rsid w:val="212B215F"/>
    <w:rsid w:val="21314EBB"/>
    <w:rsid w:val="213EC65A"/>
    <w:rsid w:val="2144A2AC"/>
    <w:rsid w:val="21648B96"/>
    <w:rsid w:val="21669176"/>
    <w:rsid w:val="21862E08"/>
    <w:rsid w:val="21C0FA3B"/>
    <w:rsid w:val="21D5732D"/>
    <w:rsid w:val="21FDF954"/>
    <w:rsid w:val="2203881C"/>
    <w:rsid w:val="2219987B"/>
    <w:rsid w:val="221A142E"/>
    <w:rsid w:val="2236FDF8"/>
    <w:rsid w:val="223BBB0E"/>
    <w:rsid w:val="22512396"/>
    <w:rsid w:val="226986C0"/>
    <w:rsid w:val="2277F435"/>
    <w:rsid w:val="228EF674"/>
    <w:rsid w:val="22B9AEDE"/>
    <w:rsid w:val="22C33E78"/>
    <w:rsid w:val="22C794D6"/>
    <w:rsid w:val="22D389F6"/>
    <w:rsid w:val="22F05E15"/>
    <w:rsid w:val="230196C5"/>
    <w:rsid w:val="23155CE8"/>
    <w:rsid w:val="2316710A"/>
    <w:rsid w:val="23197D85"/>
    <w:rsid w:val="231A3BD7"/>
    <w:rsid w:val="2351E86D"/>
    <w:rsid w:val="2352DE1F"/>
    <w:rsid w:val="2387C041"/>
    <w:rsid w:val="238EDEEF"/>
    <w:rsid w:val="23977666"/>
    <w:rsid w:val="23AF22F6"/>
    <w:rsid w:val="23C8D041"/>
    <w:rsid w:val="23D4B3EC"/>
    <w:rsid w:val="23DE39CA"/>
    <w:rsid w:val="23EE9CB6"/>
    <w:rsid w:val="23F5D3A9"/>
    <w:rsid w:val="23F7030B"/>
    <w:rsid w:val="24073920"/>
    <w:rsid w:val="240C7E5F"/>
    <w:rsid w:val="240C9B1C"/>
    <w:rsid w:val="2436D935"/>
    <w:rsid w:val="243933FE"/>
    <w:rsid w:val="243BD072"/>
    <w:rsid w:val="2450B057"/>
    <w:rsid w:val="2452B676"/>
    <w:rsid w:val="24592978"/>
    <w:rsid w:val="24760BA8"/>
    <w:rsid w:val="247A7E3B"/>
    <w:rsid w:val="2481D0F3"/>
    <w:rsid w:val="2497ED79"/>
    <w:rsid w:val="24A531C9"/>
    <w:rsid w:val="24B8F037"/>
    <w:rsid w:val="24D7011C"/>
    <w:rsid w:val="24EDCABD"/>
    <w:rsid w:val="24F45ADC"/>
    <w:rsid w:val="24F4C080"/>
    <w:rsid w:val="2507E1D7"/>
    <w:rsid w:val="25285AED"/>
    <w:rsid w:val="25356E04"/>
    <w:rsid w:val="253FB5AD"/>
    <w:rsid w:val="255D8861"/>
    <w:rsid w:val="2566D100"/>
    <w:rsid w:val="256D9065"/>
    <w:rsid w:val="2580D269"/>
    <w:rsid w:val="25856FCF"/>
    <w:rsid w:val="258E9089"/>
    <w:rsid w:val="25950296"/>
    <w:rsid w:val="25A284F5"/>
    <w:rsid w:val="25A397D3"/>
    <w:rsid w:val="25BED544"/>
    <w:rsid w:val="25DA92BF"/>
    <w:rsid w:val="25EBA123"/>
    <w:rsid w:val="25F9ADE0"/>
    <w:rsid w:val="26238557"/>
    <w:rsid w:val="2623B98F"/>
    <w:rsid w:val="262EE087"/>
    <w:rsid w:val="2637F1F8"/>
    <w:rsid w:val="2641DDBD"/>
    <w:rsid w:val="2645D680"/>
    <w:rsid w:val="26491D3F"/>
    <w:rsid w:val="265CD38B"/>
    <w:rsid w:val="265D6C78"/>
    <w:rsid w:val="2682E2BB"/>
    <w:rsid w:val="26C36DF8"/>
    <w:rsid w:val="26C3C99D"/>
    <w:rsid w:val="270E55A4"/>
    <w:rsid w:val="27280CD2"/>
    <w:rsid w:val="27361CD5"/>
    <w:rsid w:val="273C850E"/>
    <w:rsid w:val="273F8791"/>
    <w:rsid w:val="275A19AF"/>
    <w:rsid w:val="275EF073"/>
    <w:rsid w:val="276DC3C1"/>
    <w:rsid w:val="27902F28"/>
    <w:rsid w:val="27956691"/>
    <w:rsid w:val="27D87D30"/>
    <w:rsid w:val="27E3899B"/>
    <w:rsid w:val="27E940DC"/>
    <w:rsid w:val="27F12CE7"/>
    <w:rsid w:val="27FBE99C"/>
    <w:rsid w:val="282486A4"/>
    <w:rsid w:val="28257E30"/>
    <w:rsid w:val="2834E259"/>
    <w:rsid w:val="28487D3B"/>
    <w:rsid w:val="284D6218"/>
    <w:rsid w:val="2881661B"/>
    <w:rsid w:val="288347D2"/>
    <w:rsid w:val="289334F6"/>
    <w:rsid w:val="289798F8"/>
    <w:rsid w:val="28B76313"/>
    <w:rsid w:val="28C8AB6A"/>
    <w:rsid w:val="28CBC7EC"/>
    <w:rsid w:val="28DB4674"/>
    <w:rsid w:val="28DF7A59"/>
    <w:rsid w:val="28F0FD12"/>
    <w:rsid w:val="28F96EA5"/>
    <w:rsid w:val="290647DB"/>
    <w:rsid w:val="290E4B8A"/>
    <w:rsid w:val="29149F49"/>
    <w:rsid w:val="29497924"/>
    <w:rsid w:val="294B1EF7"/>
    <w:rsid w:val="294B922C"/>
    <w:rsid w:val="29510D76"/>
    <w:rsid w:val="29515FD6"/>
    <w:rsid w:val="2956DBDC"/>
    <w:rsid w:val="29707107"/>
    <w:rsid w:val="2975C97C"/>
    <w:rsid w:val="29952B3D"/>
    <w:rsid w:val="29B02E1B"/>
    <w:rsid w:val="29B1DFBA"/>
    <w:rsid w:val="29B5A815"/>
    <w:rsid w:val="29B61678"/>
    <w:rsid w:val="29E1427A"/>
    <w:rsid w:val="29E96C85"/>
    <w:rsid w:val="29FF25E3"/>
    <w:rsid w:val="2A12D11D"/>
    <w:rsid w:val="2A3A8DCD"/>
    <w:rsid w:val="2A3C6F96"/>
    <w:rsid w:val="2A3CAD12"/>
    <w:rsid w:val="2A4663A2"/>
    <w:rsid w:val="2A5BD593"/>
    <w:rsid w:val="2A7D42B8"/>
    <w:rsid w:val="2A8D24E5"/>
    <w:rsid w:val="2A9978BD"/>
    <w:rsid w:val="2AA144DB"/>
    <w:rsid w:val="2ABEFDF0"/>
    <w:rsid w:val="2ACB703E"/>
    <w:rsid w:val="2ADD6CDA"/>
    <w:rsid w:val="2AE069E9"/>
    <w:rsid w:val="2AEDBA14"/>
    <w:rsid w:val="2AF00E18"/>
    <w:rsid w:val="2AF50905"/>
    <w:rsid w:val="2AF99A2F"/>
    <w:rsid w:val="2B01EAC1"/>
    <w:rsid w:val="2B0EAA4F"/>
    <w:rsid w:val="2B1B48A0"/>
    <w:rsid w:val="2B1D1596"/>
    <w:rsid w:val="2B2316A8"/>
    <w:rsid w:val="2B2FD05D"/>
    <w:rsid w:val="2B365E35"/>
    <w:rsid w:val="2B38DDD6"/>
    <w:rsid w:val="2B3F5DB6"/>
    <w:rsid w:val="2B47EF12"/>
    <w:rsid w:val="2B6C018B"/>
    <w:rsid w:val="2B8D0C3B"/>
    <w:rsid w:val="2B8E6A64"/>
    <w:rsid w:val="2BA73FD0"/>
    <w:rsid w:val="2BB23043"/>
    <w:rsid w:val="2BC828ED"/>
    <w:rsid w:val="2BD4783C"/>
    <w:rsid w:val="2BDFC3CC"/>
    <w:rsid w:val="2C053F11"/>
    <w:rsid w:val="2C06FCBD"/>
    <w:rsid w:val="2C09DE8A"/>
    <w:rsid w:val="2C0B1EB9"/>
    <w:rsid w:val="2C105764"/>
    <w:rsid w:val="2C23635D"/>
    <w:rsid w:val="2C257FCD"/>
    <w:rsid w:val="2C4023AA"/>
    <w:rsid w:val="2C432301"/>
    <w:rsid w:val="2C53E74C"/>
    <w:rsid w:val="2C576E40"/>
    <w:rsid w:val="2C58995C"/>
    <w:rsid w:val="2C6EE249"/>
    <w:rsid w:val="2C77CE7C"/>
    <w:rsid w:val="2C8E6F81"/>
    <w:rsid w:val="2C9BFBFC"/>
    <w:rsid w:val="2C9E54FE"/>
    <w:rsid w:val="2CABB960"/>
    <w:rsid w:val="2CAC725F"/>
    <w:rsid w:val="2CD6DE6A"/>
    <w:rsid w:val="2CDDE3A9"/>
    <w:rsid w:val="2CEB3361"/>
    <w:rsid w:val="2CFCEC62"/>
    <w:rsid w:val="2D166D15"/>
    <w:rsid w:val="2D3A520C"/>
    <w:rsid w:val="2D4017D1"/>
    <w:rsid w:val="2D46A8EC"/>
    <w:rsid w:val="2D679AE1"/>
    <w:rsid w:val="2D6807EF"/>
    <w:rsid w:val="2D6D231C"/>
    <w:rsid w:val="2D76F53A"/>
    <w:rsid w:val="2D779B13"/>
    <w:rsid w:val="2D7AB49B"/>
    <w:rsid w:val="2D7DA68D"/>
    <w:rsid w:val="2D807782"/>
    <w:rsid w:val="2D82A844"/>
    <w:rsid w:val="2D838207"/>
    <w:rsid w:val="2D9B3C90"/>
    <w:rsid w:val="2DA38C12"/>
    <w:rsid w:val="2DA7A416"/>
    <w:rsid w:val="2DBB3C4B"/>
    <w:rsid w:val="2DC663B4"/>
    <w:rsid w:val="2DD7B1E5"/>
    <w:rsid w:val="2DD83B63"/>
    <w:rsid w:val="2DDF15FD"/>
    <w:rsid w:val="2E40075E"/>
    <w:rsid w:val="2E46C71C"/>
    <w:rsid w:val="2E6B90ED"/>
    <w:rsid w:val="2E72D23B"/>
    <w:rsid w:val="2E73A348"/>
    <w:rsid w:val="2E88107E"/>
    <w:rsid w:val="2E99E918"/>
    <w:rsid w:val="2EAD18DB"/>
    <w:rsid w:val="2EADE7AC"/>
    <w:rsid w:val="2EB36A77"/>
    <w:rsid w:val="2EC4804C"/>
    <w:rsid w:val="2EC7FEF9"/>
    <w:rsid w:val="2EE8B383"/>
    <w:rsid w:val="2F02EF39"/>
    <w:rsid w:val="2F05B062"/>
    <w:rsid w:val="2F13A9E0"/>
    <w:rsid w:val="2F28818D"/>
    <w:rsid w:val="2F2DDEC3"/>
    <w:rsid w:val="2F2E2386"/>
    <w:rsid w:val="2F372F66"/>
    <w:rsid w:val="2F3E818C"/>
    <w:rsid w:val="2F565249"/>
    <w:rsid w:val="2F94BD8A"/>
    <w:rsid w:val="2FBD8D3B"/>
    <w:rsid w:val="2FC09D46"/>
    <w:rsid w:val="2FD06196"/>
    <w:rsid w:val="2FD3C0FC"/>
    <w:rsid w:val="2FD7667B"/>
    <w:rsid w:val="2FE46B0A"/>
    <w:rsid w:val="2FFB365F"/>
    <w:rsid w:val="30097F11"/>
    <w:rsid w:val="301327C5"/>
    <w:rsid w:val="303F7D74"/>
    <w:rsid w:val="303FBB72"/>
    <w:rsid w:val="3040D658"/>
    <w:rsid w:val="3040F573"/>
    <w:rsid w:val="3041B978"/>
    <w:rsid w:val="3048EB80"/>
    <w:rsid w:val="306413DB"/>
    <w:rsid w:val="306B0C84"/>
    <w:rsid w:val="306E2404"/>
    <w:rsid w:val="30815CAD"/>
    <w:rsid w:val="308CB433"/>
    <w:rsid w:val="30987FE9"/>
    <w:rsid w:val="309F56B1"/>
    <w:rsid w:val="30AAC9ED"/>
    <w:rsid w:val="30BC6AA4"/>
    <w:rsid w:val="30E4C6DA"/>
    <w:rsid w:val="30F1597F"/>
    <w:rsid w:val="31000F56"/>
    <w:rsid w:val="3121426B"/>
    <w:rsid w:val="312DB390"/>
    <w:rsid w:val="31462F30"/>
    <w:rsid w:val="314C1F93"/>
    <w:rsid w:val="31517628"/>
    <w:rsid w:val="31576809"/>
    <w:rsid w:val="31621BA5"/>
    <w:rsid w:val="31689259"/>
    <w:rsid w:val="316DAFAD"/>
    <w:rsid w:val="3176826E"/>
    <w:rsid w:val="3177ADFF"/>
    <w:rsid w:val="31A8EB58"/>
    <w:rsid w:val="31BF9989"/>
    <w:rsid w:val="31C34785"/>
    <w:rsid w:val="31FECF3B"/>
    <w:rsid w:val="32073508"/>
    <w:rsid w:val="32099FF8"/>
    <w:rsid w:val="3246C17D"/>
    <w:rsid w:val="326C561E"/>
    <w:rsid w:val="326CDB8D"/>
    <w:rsid w:val="3275CB7C"/>
    <w:rsid w:val="32850C14"/>
    <w:rsid w:val="328E86F0"/>
    <w:rsid w:val="329C09E4"/>
    <w:rsid w:val="32A6DF7E"/>
    <w:rsid w:val="32A88448"/>
    <w:rsid w:val="32ABB746"/>
    <w:rsid w:val="32B0249E"/>
    <w:rsid w:val="32CDE55E"/>
    <w:rsid w:val="32D1529D"/>
    <w:rsid w:val="32E25D59"/>
    <w:rsid w:val="32E97093"/>
    <w:rsid w:val="32FC0B96"/>
    <w:rsid w:val="332BDC51"/>
    <w:rsid w:val="334C2FAC"/>
    <w:rsid w:val="334FFE18"/>
    <w:rsid w:val="3354A972"/>
    <w:rsid w:val="33596AB8"/>
    <w:rsid w:val="33671371"/>
    <w:rsid w:val="336FB153"/>
    <w:rsid w:val="337A2C15"/>
    <w:rsid w:val="33A1799D"/>
    <w:rsid w:val="33A817C3"/>
    <w:rsid w:val="33AF9EF7"/>
    <w:rsid w:val="33BB5F9F"/>
    <w:rsid w:val="33BF8180"/>
    <w:rsid w:val="33C14007"/>
    <w:rsid w:val="33C7FB6B"/>
    <w:rsid w:val="33CF851F"/>
    <w:rsid w:val="33F4A792"/>
    <w:rsid w:val="33F509EF"/>
    <w:rsid w:val="34208771"/>
    <w:rsid w:val="3424A7B5"/>
    <w:rsid w:val="3425D4DB"/>
    <w:rsid w:val="342FD913"/>
    <w:rsid w:val="343A2707"/>
    <w:rsid w:val="344016AE"/>
    <w:rsid w:val="3441CE0F"/>
    <w:rsid w:val="3443F34B"/>
    <w:rsid w:val="34475405"/>
    <w:rsid w:val="346A302B"/>
    <w:rsid w:val="346CA471"/>
    <w:rsid w:val="3477B0C7"/>
    <w:rsid w:val="347B8BE0"/>
    <w:rsid w:val="347BFF38"/>
    <w:rsid w:val="347E7880"/>
    <w:rsid w:val="34902904"/>
    <w:rsid w:val="349E977F"/>
    <w:rsid w:val="34A4A0FB"/>
    <w:rsid w:val="34B22C6A"/>
    <w:rsid w:val="34D5EF03"/>
    <w:rsid w:val="34D819E2"/>
    <w:rsid w:val="34D9D18F"/>
    <w:rsid w:val="34DCCFB7"/>
    <w:rsid w:val="34E55003"/>
    <w:rsid w:val="34F3A926"/>
    <w:rsid w:val="34FC112B"/>
    <w:rsid w:val="3502CF94"/>
    <w:rsid w:val="3503639D"/>
    <w:rsid w:val="35106ADE"/>
    <w:rsid w:val="352F6AD4"/>
    <w:rsid w:val="353A2A7D"/>
    <w:rsid w:val="353C2130"/>
    <w:rsid w:val="35498DFC"/>
    <w:rsid w:val="35831376"/>
    <w:rsid w:val="358A142E"/>
    <w:rsid w:val="35934026"/>
    <w:rsid w:val="3597500A"/>
    <w:rsid w:val="35A05225"/>
    <w:rsid w:val="35B7E771"/>
    <w:rsid w:val="35BB9B2E"/>
    <w:rsid w:val="35C5687D"/>
    <w:rsid w:val="35CC801D"/>
    <w:rsid w:val="35D0707C"/>
    <w:rsid w:val="35D93C6D"/>
    <w:rsid w:val="35DC133D"/>
    <w:rsid w:val="361E1CB4"/>
    <w:rsid w:val="361FFB79"/>
    <w:rsid w:val="3638AE41"/>
    <w:rsid w:val="36410855"/>
    <w:rsid w:val="3643C0F2"/>
    <w:rsid w:val="368830F9"/>
    <w:rsid w:val="36A4AFD3"/>
    <w:rsid w:val="36B23AE9"/>
    <w:rsid w:val="36BD1413"/>
    <w:rsid w:val="36C729EC"/>
    <w:rsid w:val="36DC3699"/>
    <w:rsid w:val="36F62869"/>
    <w:rsid w:val="36F8CAF9"/>
    <w:rsid w:val="3701ACC7"/>
    <w:rsid w:val="3717E63F"/>
    <w:rsid w:val="3718AC5B"/>
    <w:rsid w:val="372203AE"/>
    <w:rsid w:val="372C51BA"/>
    <w:rsid w:val="373DC904"/>
    <w:rsid w:val="37432306"/>
    <w:rsid w:val="376393FC"/>
    <w:rsid w:val="37652F29"/>
    <w:rsid w:val="379B8203"/>
    <w:rsid w:val="37B2B655"/>
    <w:rsid w:val="37B5F641"/>
    <w:rsid w:val="37B81855"/>
    <w:rsid w:val="37BCD341"/>
    <w:rsid w:val="37CA14A4"/>
    <w:rsid w:val="37CA55AB"/>
    <w:rsid w:val="37E8A7F6"/>
    <w:rsid w:val="37ED54DE"/>
    <w:rsid w:val="37F874A9"/>
    <w:rsid w:val="37FD6097"/>
    <w:rsid w:val="38198E08"/>
    <w:rsid w:val="381E16A3"/>
    <w:rsid w:val="382B1F59"/>
    <w:rsid w:val="384395FA"/>
    <w:rsid w:val="38535D0B"/>
    <w:rsid w:val="3868ABE4"/>
    <w:rsid w:val="386B9D7E"/>
    <w:rsid w:val="387238BA"/>
    <w:rsid w:val="38863BC1"/>
    <w:rsid w:val="388A11F0"/>
    <w:rsid w:val="3893F155"/>
    <w:rsid w:val="38AC9B35"/>
    <w:rsid w:val="38BDEB2E"/>
    <w:rsid w:val="38BF4701"/>
    <w:rsid w:val="38DD412A"/>
    <w:rsid w:val="391928CE"/>
    <w:rsid w:val="39281811"/>
    <w:rsid w:val="394A1517"/>
    <w:rsid w:val="39523914"/>
    <w:rsid w:val="3952FB58"/>
    <w:rsid w:val="3968B3C2"/>
    <w:rsid w:val="397561C2"/>
    <w:rsid w:val="3976A2F1"/>
    <w:rsid w:val="3978D80B"/>
    <w:rsid w:val="397F42D7"/>
    <w:rsid w:val="3986669E"/>
    <w:rsid w:val="39A8F4E1"/>
    <w:rsid w:val="39AB452F"/>
    <w:rsid w:val="39B676D7"/>
    <w:rsid w:val="39B72DF6"/>
    <w:rsid w:val="39BE517D"/>
    <w:rsid w:val="39CB6FDB"/>
    <w:rsid w:val="39D3093E"/>
    <w:rsid w:val="39ED94D2"/>
    <w:rsid w:val="3A273361"/>
    <w:rsid w:val="3A2C5687"/>
    <w:rsid w:val="3A2FB285"/>
    <w:rsid w:val="3A31D4AA"/>
    <w:rsid w:val="3A32400E"/>
    <w:rsid w:val="3A45D26A"/>
    <w:rsid w:val="3A49A71D"/>
    <w:rsid w:val="3A5B07E5"/>
    <w:rsid w:val="3A660EA2"/>
    <w:rsid w:val="3A68F8C1"/>
    <w:rsid w:val="3A74A0B3"/>
    <w:rsid w:val="3A7D1D80"/>
    <w:rsid w:val="3AA1E96C"/>
    <w:rsid w:val="3AC8107F"/>
    <w:rsid w:val="3ACE8FBF"/>
    <w:rsid w:val="3AF95B0F"/>
    <w:rsid w:val="3B1A5A19"/>
    <w:rsid w:val="3B2DA0EC"/>
    <w:rsid w:val="3B2F882C"/>
    <w:rsid w:val="3B322813"/>
    <w:rsid w:val="3B398D1E"/>
    <w:rsid w:val="3B571260"/>
    <w:rsid w:val="3B59B4BE"/>
    <w:rsid w:val="3B639FA4"/>
    <w:rsid w:val="3B639FA4"/>
    <w:rsid w:val="3B662C3F"/>
    <w:rsid w:val="3B72E879"/>
    <w:rsid w:val="3B7EEB8C"/>
    <w:rsid w:val="3B8969ED"/>
    <w:rsid w:val="3B906215"/>
    <w:rsid w:val="3B9825E1"/>
    <w:rsid w:val="3B9B0FE8"/>
    <w:rsid w:val="3BA6E172"/>
    <w:rsid w:val="3BBEF814"/>
    <w:rsid w:val="3BC46F0F"/>
    <w:rsid w:val="3BD1DB34"/>
    <w:rsid w:val="3BE918AC"/>
    <w:rsid w:val="3BEE4722"/>
    <w:rsid w:val="3C06238B"/>
    <w:rsid w:val="3C0EF935"/>
    <w:rsid w:val="3C16036A"/>
    <w:rsid w:val="3C282EFE"/>
    <w:rsid w:val="3C3F7392"/>
    <w:rsid w:val="3C552AF0"/>
    <w:rsid w:val="3C625429"/>
    <w:rsid w:val="3C631C46"/>
    <w:rsid w:val="3C673460"/>
    <w:rsid w:val="3C6B01BB"/>
    <w:rsid w:val="3C704144"/>
    <w:rsid w:val="3C7EC21F"/>
    <w:rsid w:val="3C84DCB3"/>
    <w:rsid w:val="3C8A984E"/>
    <w:rsid w:val="3CAEEFB6"/>
    <w:rsid w:val="3CB89A55"/>
    <w:rsid w:val="3CBB3AB0"/>
    <w:rsid w:val="3CDEFAA3"/>
    <w:rsid w:val="3CE0C21E"/>
    <w:rsid w:val="3CE3EA06"/>
    <w:rsid w:val="3D30B751"/>
    <w:rsid w:val="3D3486CA"/>
    <w:rsid w:val="3D4AC148"/>
    <w:rsid w:val="3D4CF4AE"/>
    <w:rsid w:val="3D636796"/>
    <w:rsid w:val="3D690C94"/>
    <w:rsid w:val="3D79E1F1"/>
    <w:rsid w:val="3D7D3869"/>
    <w:rsid w:val="3D8AEA68"/>
    <w:rsid w:val="3D8E588E"/>
    <w:rsid w:val="3DA5C7D4"/>
    <w:rsid w:val="3DAD1DF5"/>
    <w:rsid w:val="3DD67669"/>
    <w:rsid w:val="3DF287FC"/>
    <w:rsid w:val="3E04D95D"/>
    <w:rsid w:val="3E449676"/>
    <w:rsid w:val="3E89408E"/>
    <w:rsid w:val="3EADC40C"/>
    <w:rsid w:val="3EB76F10"/>
    <w:rsid w:val="3ECBD098"/>
    <w:rsid w:val="3EF14D80"/>
    <w:rsid w:val="3F03D128"/>
    <w:rsid w:val="3F07D98D"/>
    <w:rsid w:val="3F2BEF1A"/>
    <w:rsid w:val="3F2BF5A7"/>
    <w:rsid w:val="3F2FF011"/>
    <w:rsid w:val="3F4B88B7"/>
    <w:rsid w:val="3F5F3694"/>
    <w:rsid w:val="3F610CC2"/>
    <w:rsid w:val="3F6F911B"/>
    <w:rsid w:val="3F712764"/>
    <w:rsid w:val="3F7ED30F"/>
    <w:rsid w:val="3F97B0C7"/>
    <w:rsid w:val="3F9F2DE5"/>
    <w:rsid w:val="3FC3F2AE"/>
    <w:rsid w:val="3FCCC157"/>
    <w:rsid w:val="3FEDFBEB"/>
    <w:rsid w:val="4001661C"/>
    <w:rsid w:val="400313DD"/>
    <w:rsid w:val="400461BA"/>
    <w:rsid w:val="400B9941"/>
    <w:rsid w:val="401236A4"/>
    <w:rsid w:val="4029726A"/>
    <w:rsid w:val="402B0470"/>
    <w:rsid w:val="4038C91C"/>
    <w:rsid w:val="4043572B"/>
    <w:rsid w:val="405C2FA2"/>
    <w:rsid w:val="406070A3"/>
    <w:rsid w:val="40734811"/>
    <w:rsid w:val="4074FE59"/>
    <w:rsid w:val="407A07CB"/>
    <w:rsid w:val="407FF160"/>
    <w:rsid w:val="4082EB7B"/>
    <w:rsid w:val="40972E44"/>
    <w:rsid w:val="40A323CA"/>
    <w:rsid w:val="40BF1CB2"/>
    <w:rsid w:val="40F34558"/>
    <w:rsid w:val="40F98BF0"/>
    <w:rsid w:val="4104CD51"/>
    <w:rsid w:val="411BBF67"/>
    <w:rsid w:val="41220911"/>
    <w:rsid w:val="4123D0F1"/>
    <w:rsid w:val="4129F31E"/>
    <w:rsid w:val="4161D748"/>
    <w:rsid w:val="41646AEC"/>
    <w:rsid w:val="4176D8C2"/>
    <w:rsid w:val="41774CD0"/>
    <w:rsid w:val="417D4C29"/>
    <w:rsid w:val="418200EE"/>
    <w:rsid w:val="418D9F94"/>
    <w:rsid w:val="41A790D8"/>
    <w:rsid w:val="41B8CC56"/>
    <w:rsid w:val="41BCCBDA"/>
    <w:rsid w:val="41E54C37"/>
    <w:rsid w:val="41FCF4CB"/>
    <w:rsid w:val="420164AE"/>
    <w:rsid w:val="420AE101"/>
    <w:rsid w:val="421075C9"/>
    <w:rsid w:val="4227A0CC"/>
    <w:rsid w:val="422C2CD6"/>
    <w:rsid w:val="4234165B"/>
    <w:rsid w:val="423A4003"/>
    <w:rsid w:val="4248A43E"/>
    <w:rsid w:val="42944CB7"/>
    <w:rsid w:val="42B2E80A"/>
    <w:rsid w:val="42B3DFB3"/>
    <w:rsid w:val="42B74B67"/>
    <w:rsid w:val="42CA57C8"/>
    <w:rsid w:val="42F134C4"/>
    <w:rsid w:val="42F25E7C"/>
    <w:rsid w:val="43006E6A"/>
    <w:rsid w:val="4303C283"/>
    <w:rsid w:val="4306D62A"/>
    <w:rsid w:val="433CB900"/>
    <w:rsid w:val="434C657C"/>
    <w:rsid w:val="4364C9FF"/>
    <w:rsid w:val="4365AA7C"/>
    <w:rsid w:val="4368B1FE"/>
    <w:rsid w:val="4399D3B0"/>
    <w:rsid w:val="43A647AA"/>
    <w:rsid w:val="43A7A8DD"/>
    <w:rsid w:val="43A7B138"/>
    <w:rsid w:val="43AD81B6"/>
    <w:rsid w:val="43BBD009"/>
    <w:rsid w:val="43C3F179"/>
    <w:rsid w:val="43C46513"/>
    <w:rsid w:val="43E3755A"/>
    <w:rsid w:val="43EC4A6C"/>
    <w:rsid w:val="43F73EB8"/>
    <w:rsid w:val="44233D9A"/>
    <w:rsid w:val="44294BF3"/>
    <w:rsid w:val="44447277"/>
    <w:rsid w:val="4448575D"/>
    <w:rsid w:val="444920BE"/>
    <w:rsid w:val="44715952"/>
    <w:rsid w:val="4473AE0E"/>
    <w:rsid w:val="449989E8"/>
    <w:rsid w:val="44A9A409"/>
    <w:rsid w:val="44C7E758"/>
    <w:rsid w:val="44D10EFD"/>
    <w:rsid w:val="44EE837C"/>
    <w:rsid w:val="45079130"/>
    <w:rsid w:val="453069E2"/>
    <w:rsid w:val="453A1173"/>
    <w:rsid w:val="454169E6"/>
    <w:rsid w:val="4547AE51"/>
    <w:rsid w:val="45557D84"/>
    <w:rsid w:val="455BAE5D"/>
    <w:rsid w:val="4573A374"/>
    <w:rsid w:val="4589308C"/>
    <w:rsid w:val="4591A46F"/>
    <w:rsid w:val="45B1758B"/>
    <w:rsid w:val="45D88988"/>
    <w:rsid w:val="45DDF810"/>
    <w:rsid w:val="45E6F00C"/>
    <w:rsid w:val="45EB5C8A"/>
    <w:rsid w:val="4616831A"/>
    <w:rsid w:val="4616A92C"/>
    <w:rsid w:val="461FF1B7"/>
    <w:rsid w:val="4620C5DB"/>
    <w:rsid w:val="465E81B6"/>
    <w:rsid w:val="466B09F3"/>
    <w:rsid w:val="466E1B25"/>
    <w:rsid w:val="4677978B"/>
    <w:rsid w:val="467892EB"/>
    <w:rsid w:val="46B1DC51"/>
    <w:rsid w:val="46B42B18"/>
    <w:rsid w:val="46B5BB0E"/>
    <w:rsid w:val="46B6C09A"/>
    <w:rsid w:val="46C557A4"/>
    <w:rsid w:val="46D4D2A3"/>
    <w:rsid w:val="46DB194E"/>
    <w:rsid w:val="46DE3BB3"/>
    <w:rsid w:val="46E0ED66"/>
    <w:rsid w:val="46E2D6EB"/>
    <w:rsid w:val="46E964DA"/>
    <w:rsid w:val="46F314B6"/>
    <w:rsid w:val="47158981"/>
    <w:rsid w:val="4718F2F5"/>
    <w:rsid w:val="471E4D0D"/>
    <w:rsid w:val="472EEFF1"/>
    <w:rsid w:val="473BEA50"/>
    <w:rsid w:val="4741FAB9"/>
    <w:rsid w:val="476CA2C5"/>
    <w:rsid w:val="477991F8"/>
    <w:rsid w:val="47927E46"/>
    <w:rsid w:val="4798CA6A"/>
    <w:rsid w:val="47994113"/>
    <w:rsid w:val="479BE640"/>
    <w:rsid w:val="479DF987"/>
    <w:rsid w:val="47B4093C"/>
    <w:rsid w:val="47C03DB1"/>
    <w:rsid w:val="47C18BE3"/>
    <w:rsid w:val="47C42F48"/>
    <w:rsid w:val="47D02959"/>
    <w:rsid w:val="47D36BB6"/>
    <w:rsid w:val="47E8F641"/>
    <w:rsid w:val="47F98074"/>
    <w:rsid w:val="48096EAC"/>
    <w:rsid w:val="480C609B"/>
    <w:rsid w:val="483753B9"/>
    <w:rsid w:val="483B272A"/>
    <w:rsid w:val="48434CB1"/>
    <w:rsid w:val="484B7D61"/>
    <w:rsid w:val="48583C8A"/>
    <w:rsid w:val="486316B5"/>
    <w:rsid w:val="489B1927"/>
    <w:rsid w:val="48B4B9F7"/>
    <w:rsid w:val="48B973B2"/>
    <w:rsid w:val="48C1474C"/>
    <w:rsid w:val="48C4FB4E"/>
    <w:rsid w:val="48CF93B4"/>
    <w:rsid w:val="49060F84"/>
    <w:rsid w:val="4922A065"/>
    <w:rsid w:val="4931F16A"/>
    <w:rsid w:val="4950FB89"/>
    <w:rsid w:val="495546D1"/>
    <w:rsid w:val="49731B43"/>
    <w:rsid w:val="498D7977"/>
    <w:rsid w:val="4992CE8C"/>
    <w:rsid w:val="49BF2953"/>
    <w:rsid w:val="49C30027"/>
    <w:rsid w:val="49C9C7B4"/>
    <w:rsid w:val="49E1403C"/>
    <w:rsid w:val="49F4E255"/>
    <w:rsid w:val="4A07E67D"/>
    <w:rsid w:val="4A14C61A"/>
    <w:rsid w:val="4A4AA4BA"/>
    <w:rsid w:val="4A4F17CB"/>
    <w:rsid w:val="4A4FC270"/>
    <w:rsid w:val="4A50C376"/>
    <w:rsid w:val="4A5745CB"/>
    <w:rsid w:val="4A57ED74"/>
    <w:rsid w:val="4A5E5E77"/>
    <w:rsid w:val="4A6FFCDF"/>
    <w:rsid w:val="4A8276C0"/>
    <w:rsid w:val="4A8D2054"/>
    <w:rsid w:val="4A93F6EA"/>
    <w:rsid w:val="4ABACE16"/>
    <w:rsid w:val="4ABC113E"/>
    <w:rsid w:val="4AC33E46"/>
    <w:rsid w:val="4AC93C65"/>
    <w:rsid w:val="4ACD588E"/>
    <w:rsid w:val="4AF6FEF3"/>
    <w:rsid w:val="4B0A6DEE"/>
    <w:rsid w:val="4B2249E9"/>
    <w:rsid w:val="4B2A0B6E"/>
    <w:rsid w:val="4B3C3596"/>
    <w:rsid w:val="4B3F54F7"/>
    <w:rsid w:val="4B48883F"/>
    <w:rsid w:val="4B4CAFD9"/>
    <w:rsid w:val="4B602E61"/>
    <w:rsid w:val="4B636DFA"/>
    <w:rsid w:val="4B6F89D6"/>
    <w:rsid w:val="4B80A5DB"/>
    <w:rsid w:val="4B80CD27"/>
    <w:rsid w:val="4B9EA6B3"/>
    <w:rsid w:val="4BB336C3"/>
    <w:rsid w:val="4BBEFCEB"/>
    <w:rsid w:val="4BC61181"/>
    <w:rsid w:val="4BC76316"/>
    <w:rsid w:val="4BCCEE57"/>
    <w:rsid w:val="4BD04A2C"/>
    <w:rsid w:val="4BD3C5C1"/>
    <w:rsid w:val="4BE1EF18"/>
    <w:rsid w:val="4BE38E3D"/>
    <w:rsid w:val="4BFD8881"/>
    <w:rsid w:val="4C0A0129"/>
    <w:rsid w:val="4C0A13A5"/>
    <w:rsid w:val="4C1A09DB"/>
    <w:rsid w:val="4C33DADB"/>
    <w:rsid w:val="4C4EF619"/>
    <w:rsid w:val="4C5D8FE6"/>
    <w:rsid w:val="4C78E040"/>
    <w:rsid w:val="4C800871"/>
    <w:rsid w:val="4C804F57"/>
    <w:rsid w:val="4C8FE4D9"/>
    <w:rsid w:val="4C95F057"/>
    <w:rsid w:val="4CD770C7"/>
    <w:rsid w:val="4CDD39EE"/>
    <w:rsid w:val="4D10A202"/>
    <w:rsid w:val="4D1A1E58"/>
    <w:rsid w:val="4D253DAA"/>
    <w:rsid w:val="4D2CDDBD"/>
    <w:rsid w:val="4D4996A0"/>
    <w:rsid w:val="4D8741B8"/>
    <w:rsid w:val="4D9091E4"/>
    <w:rsid w:val="4D920ED7"/>
    <w:rsid w:val="4D9FCF6E"/>
    <w:rsid w:val="4DC4A5A4"/>
    <w:rsid w:val="4DCDC998"/>
    <w:rsid w:val="4DE1044A"/>
    <w:rsid w:val="4DECE7E4"/>
    <w:rsid w:val="4E0D90A3"/>
    <w:rsid w:val="4E1D75E2"/>
    <w:rsid w:val="4E48E8D2"/>
    <w:rsid w:val="4E4DC041"/>
    <w:rsid w:val="4E59F340"/>
    <w:rsid w:val="4E66F493"/>
    <w:rsid w:val="4E6A67F8"/>
    <w:rsid w:val="4E849D28"/>
    <w:rsid w:val="4EA59A84"/>
    <w:rsid w:val="4EAD954D"/>
    <w:rsid w:val="4ECA38A9"/>
    <w:rsid w:val="4EF10C60"/>
    <w:rsid w:val="4EF7FCB8"/>
    <w:rsid w:val="4EFCACE8"/>
    <w:rsid w:val="4F149E3C"/>
    <w:rsid w:val="4F37B0B3"/>
    <w:rsid w:val="4F3C2911"/>
    <w:rsid w:val="4F3FADF2"/>
    <w:rsid w:val="4F5045F5"/>
    <w:rsid w:val="4F69DE49"/>
    <w:rsid w:val="4F77E29E"/>
    <w:rsid w:val="4F96AF3E"/>
    <w:rsid w:val="4F970A86"/>
    <w:rsid w:val="4FA41562"/>
    <w:rsid w:val="4FB13719"/>
    <w:rsid w:val="4FBB9F15"/>
    <w:rsid w:val="4FCDD79C"/>
    <w:rsid w:val="4FEADB5A"/>
    <w:rsid w:val="4FF1C6AB"/>
    <w:rsid w:val="5028030A"/>
    <w:rsid w:val="5029BD35"/>
    <w:rsid w:val="5032596F"/>
    <w:rsid w:val="5034F8AF"/>
    <w:rsid w:val="504340F1"/>
    <w:rsid w:val="5046C3DF"/>
    <w:rsid w:val="5052907D"/>
    <w:rsid w:val="50548EED"/>
    <w:rsid w:val="5054ABA8"/>
    <w:rsid w:val="505D3700"/>
    <w:rsid w:val="506318F4"/>
    <w:rsid w:val="506C4693"/>
    <w:rsid w:val="506F3076"/>
    <w:rsid w:val="50A8AE89"/>
    <w:rsid w:val="50AA1BCD"/>
    <w:rsid w:val="50B136A6"/>
    <w:rsid w:val="50D27102"/>
    <w:rsid w:val="50D4537E"/>
    <w:rsid w:val="50DF174E"/>
    <w:rsid w:val="50E0A356"/>
    <w:rsid w:val="50E38EE4"/>
    <w:rsid w:val="50FC1481"/>
    <w:rsid w:val="50FC5913"/>
    <w:rsid w:val="5141674B"/>
    <w:rsid w:val="51470478"/>
    <w:rsid w:val="51604B89"/>
    <w:rsid w:val="516A57E3"/>
    <w:rsid w:val="517366FE"/>
    <w:rsid w:val="51779731"/>
    <w:rsid w:val="51786599"/>
    <w:rsid w:val="518A96B1"/>
    <w:rsid w:val="518BAB8F"/>
    <w:rsid w:val="51A1DEE6"/>
    <w:rsid w:val="51C3E38E"/>
    <w:rsid w:val="51C84E62"/>
    <w:rsid w:val="51CD19F3"/>
    <w:rsid w:val="51E2AB12"/>
    <w:rsid w:val="51F6B787"/>
    <w:rsid w:val="52013DD3"/>
    <w:rsid w:val="52025362"/>
    <w:rsid w:val="5214549E"/>
    <w:rsid w:val="5215748E"/>
    <w:rsid w:val="52557DB2"/>
    <w:rsid w:val="525ADEEA"/>
    <w:rsid w:val="525C3400"/>
    <w:rsid w:val="5268DE51"/>
    <w:rsid w:val="5275455A"/>
    <w:rsid w:val="52876524"/>
    <w:rsid w:val="5287E6DA"/>
    <w:rsid w:val="52A59F37"/>
    <w:rsid w:val="52D2F47C"/>
    <w:rsid w:val="52D35D01"/>
    <w:rsid w:val="52DC0755"/>
    <w:rsid w:val="52E3C14E"/>
    <w:rsid w:val="530D615F"/>
    <w:rsid w:val="532A4A83"/>
    <w:rsid w:val="534CD5B8"/>
    <w:rsid w:val="53584148"/>
    <w:rsid w:val="5380593C"/>
    <w:rsid w:val="53B618A8"/>
    <w:rsid w:val="53BD21B5"/>
    <w:rsid w:val="53C2674C"/>
    <w:rsid w:val="53D18C08"/>
    <w:rsid w:val="53E41179"/>
    <w:rsid w:val="53EC27FB"/>
    <w:rsid w:val="5405A3DE"/>
    <w:rsid w:val="540913E4"/>
    <w:rsid w:val="540A63D4"/>
    <w:rsid w:val="5440E68C"/>
    <w:rsid w:val="5444D996"/>
    <w:rsid w:val="54461F75"/>
    <w:rsid w:val="5452529F"/>
    <w:rsid w:val="54540E79"/>
    <w:rsid w:val="54560974"/>
    <w:rsid w:val="545ED505"/>
    <w:rsid w:val="546CB3CA"/>
    <w:rsid w:val="547C6360"/>
    <w:rsid w:val="547FF58A"/>
    <w:rsid w:val="54855F19"/>
    <w:rsid w:val="5493DAC3"/>
    <w:rsid w:val="549DDCA5"/>
    <w:rsid w:val="54A467F2"/>
    <w:rsid w:val="54B0FC6B"/>
    <w:rsid w:val="54C06522"/>
    <w:rsid w:val="54C37F07"/>
    <w:rsid w:val="54D193C0"/>
    <w:rsid w:val="54DFB464"/>
    <w:rsid w:val="54E43D97"/>
    <w:rsid w:val="54EA6062"/>
    <w:rsid w:val="54F9B371"/>
    <w:rsid w:val="54FCD317"/>
    <w:rsid w:val="5501C3D5"/>
    <w:rsid w:val="55053A4F"/>
    <w:rsid w:val="5522AE33"/>
    <w:rsid w:val="552529A9"/>
    <w:rsid w:val="55347330"/>
    <w:rsid w:val="553BEAB5"/>
    <w:rsid w:val="5553F24A"/>
    <w:rsid w:val="556344F2"/>
    <w:rsid w:val="5584A030"/>
    <w:rsid w:val="55919E65"/>
    <w:rsid w:val="5592C75A"/>
    <w:rsid w:val="5599D834"/>
    <w:rsid w:val="559F4131"/>
    <w:rsid w:val="55AC23C1"/>
    <w:rsid w:val="55ADF27A"/>
    <w:rsid w:val="55C2051A"/>
    <w:rsid w:val="55C96036"/>
    <w:rsid w:val="55CC414F"/>
    <w:rsid w:val="55CC8197"/>
    <w:rsid w:val="55CCB7D7"/>
    <w:rsid w:val="55DC4906"/>
    <w:rsid w:val="55E6F92E"/>
    <w:rsid w:val="55ED8C47"/>
    <w:rsid w:val="55F5EF48"/>
    <w:rsid w:val="5609F745"/>
    <w:rsid w:val="5610265B"/>
    <w:rsid w:val="5612C3F8"/>
    <w:rsid w:val="561B2312"/>
    <w:rsid w:val="561EB8BA"/>
    <w:rsid w:val="56315685"/>
    <w:rsid w:val="56503A9E"/>
    <w:rsid w:val="565AF6C7"/>
    <w:rsid w:val="565D5AD9"/>
    <w:rsid w:val="568D80E0"/>
    <w:rsid w:val="568DCE83"/>
    <w:rsid w:val="569EC87D"/>
    <w:rsid w:val="56A39224"/>
    <w:rsid w:val="56A55EF4"/>
    <w:rsid w:val="56A9C44E"/>
    <w:rsid w:val="56ADB4E6"/>
    <w:rsid w:val="56BB8D5C"/>
    <w:rsid w:val="56C87269"/>
    <w:rsid w:val="56CAF195"/>
    <w:rsid w:val="56D86658"/>
    <w:rsid w:val="56DFF547"/>
    <w:rsid w:val="56EFF9F7"/>
    <w:rsid w:val="56F7E66D"/>
    <w:rsid w:val="56F970DA"/>
    <w:rsid w:val="5720D45A"/>
    <w:rsid w:val="573EE7B5"/>
    <w:rsid w:val="574DCCCA"/>
    <w:rsid w:val="57646309"/>
    <w:rsid w:val="577B4CBA"/>
    <w:rsid w:val="577D8179"/>
    <w:rsid w:val="57904C1D"/>
    <w:rsid w:val="5790A6FA"/>
    <w:rsid w:val="5795651A"/>
    <w:rsid w:val="579AF271"/>
    <w:rsid w:val="57A00C98"/>
    <w:rsid w:val="57AB0CAA"/>
    <w:rsid w:val="57AC6562"/>
    <w:rsid w:val="57AF48A9"/>
    <w:rsid w:val="57CCEECA"/>
    <w:rsid w:val="57DB9CF3"/>
    <w:rsid w:val="57E12A97"/>
    <w:rsid w:val="57E53A37"/>
    <w:rsid w:val="57EF39FC"/>
    <w:rsid w:val="57F95060"/>
    <w:rsid w:val="580275C8"/>
    <w:rsid w:val="58057997"/>
    <w:rsid w:val="581B4E9F"/>
    <w:rsid w:val="58221B7F"/>
    <w:rsid w:val="58437238"/>
    <w:rsid w:val="585C9BC2"/>
    <w:rsid w:val="585D49C4"/>
    <w:rsid w:val="586C38B5"/>
    <w:rsid w:val="5884294D"/>
    <w:rsid w:val="58AA072B"/>
    <w:rsid w:val="58B58D74"/>
    <w:rsid w:val="58BAC0F1"/>
    <w:rsid w:val="58CA3C0D"/>
    <w:rsid w:val="58CFBAF9"/>
    <w:rsid w:val="58D825C5"/>
    <w:rsid w:val="58E949BB"/>
    <w:rsid w:val="58E98A60"/>
    <w:rsid w:val="58ED4395"/>
    <w:rsid w:val="590D6A6C"/>
    <w:rsid w:val="59174390"/>
    <w:rsid w:val="59596245"/>
    <w:rsid w:val="597F9B1C"/>
    <w:rsid w:val="598AAD63"/>
    <w:rsid w:val="59A95F3D"/>
    <w:rsid w:val="59C7D3B1"/>
    <w:rsid w:val="59DF4FC9"/>
    <w:rsid w:val="59E47F34"/>
    <w:rsid w:val="59E693A2"/>
    <w:rsid w:val="59F227D0"/>
    <w:rsid w:val="59F4B287"/>
    <w:rsid w:val="5A1130C0"/>
    <w:rsid w:val="5A137C3D"/>
    <w:rsid w:val="5A18227B"/>
    <w:rsid w:val="5A27DB07"/>
    <w:rsid w:val="5A3BB828"/>
    <w:rsid w:val="5A445AE8"/>
    <w:rsid w:val="5A63C881"/>
    <w:rsid w:val="5A784505"/>
    <w:rsid w:val="5A962CC2"/>
    <w:rsid w:val="5A998C01"/>
    <w:rsid w:val="5A9BCD04"/>
    <w:rsid w:val="5AA64FFC"/>
    <w:rsid w:val="5AACBE60"/>
    <w:rsid w:val="5AB0EA13"/>
    <w:rsid w:val="5ACF2A35"/>
    <w:rsid w:val="5AE41DD7"/>
    <w:rsid w:val="5B2767A8"/>
    <w:rsid w:val="5B2FA9CA"/>
    <w:rsid w:val="5B317405"/>
    <w:rsid w:val="5B3E6250"/>
    <w:rsid w:val="5B407E0C"/>
    <w:rsid w:val="5B4A103D"/>
    <w:rsid w:val="5B53B579"/>
    <w:rsid w:val="5B5BAAFF"/>
    <w:rsid w:val="5B5E219E"/>
    <w:rsid w:val="5B76E4DA"/>
    <w:rsid w:val="5B7BBC25"/>
    <w:rsid w:val="5BA0C69A"/>
    <w:rsid w:val="5BAA3662"/>
    <w:rsid w:val="5BB48C65"/>
    <w:rsid w:val="5BB5AD4B"/>
    <w:rsid w:val="5BBE4E6F"/>
    <w:rsid w:val="5BDE1B04"/>
    <w:rsid w:val="5BEB7AC6"/>
    <w:rsid w:val="5BEFFCBF"/>
    <w:rsid w:val="5BF9A1ED"/>
    <w:rsid w:val="5C0093C8"/>
    <w:rsid w:val="5C18E43E"/>
    <w:rsid w:val="5C72C555"/>
    <w:rsid w:val="5C7B688D"/>
    <w:rsid w:val="5C8C7BC3"/>
    <w:rsid w:val="5CA14097"/>
    <w:rsid w:val="5CA9A587"/>
    <w:rsid w:val="5CB0269C"/>
    <w:rsid w:val="5CB5B3B1"/>
    <w:rsid w:val="5CBC96D1"/>
    <w:rsid w:val="5CC481C2"/>
    <w:rsid w:val="5CDE7B83"/>
    <w:rsid w:val="5CFF4AE9"/>
    <w:rsid w:val="5D144D69"/>
    <w:rsid w:val="5D2AE748"/>
    <w:rsid w:val="5D2B0455"/>
    <w:rsid w:val="5D3409E1"/>
    <w:rsid w:val="5D407779"/>
    <w:rsid w:val="5D602C7A"/>
    <w:rsid w:val="5D87A516"/>
    <w:rsid w:val="5D952A5C"/>
    <w:rsid w:val="5D9625BD"/>
    <w:rsid w:val="5DAAA5E8"/>
    <w:rsid w:val="5DCED765"/>
    <w:rsid w:val="5DE50C3F"/>
    <w:rsid w:val="5E02C9C8"/>
    <w:rsid w:val="5E0B213E"/>
    <w:rsid w:val="5E0D61D8"/>
    <w:rsid w:val="5E12AA60"/>
    <w:rsid w:val="5E1EF728"/>
    <w:rsid w:val="5E1F7CDC"/>
    <w:rsid w:val="5E202A04"/>
    <w:rsid w:val="5E373F57"/>
    <w:rsid w:val="5E45AE15"/>
    <w:rsid w:val="5E668116"/>
    <w:rsid w:val="5E7C37DC"/>
    <w:rsid w:val="5E7CD20C"/>
    <w:rsid w:val="5EB05844"/>
    <w:rsid w:val="5EB79A49"/>
    <w:rsid w:val="5EBFBF12"/>
    <w:rsid w:val="5EC797F6"/>
    <w:rsid w:val="5ED205F6"/>
    <w:rsid w:val="5ED2D5CA"/>
    <w:rsid w:val="5EE018AE"/>
    <w:rsid w:val="5EE48312"/>
    <w:rsid w:val="5F0978FE"/>
    <w:rsid w:val="5F190070"/>
    <w:rsid w:val="5F1A879C"/>
    <w:rsid w:val="5F2233D3"/>
    <w:rsid w:val="5F50B0F2"/>
    <w:rsid w:val="5F55BA7B"/>
    <w:rsid w:val="5F581EED"/>
    <w:rsid w:val="5F593C59"/>
    <w:rsid w:val="5F629E23"/>
    <w:rsid w:val="5F63F74B"/>
    <w:rsid w:val="5F7E9DC6"/>
    <w:rsid w:val="5F80751F"/>
    <w:rsid w:val="5F8A6DFA"/>
    <w:rsid w:val="5F8C11B2"/>
    <w:rsid w:val="5F921983"/>
    <w:rsid w:val="5F93D63F"/>
    <w:rsid w:val="5F949EDA"/>
    <w:rsid w:val="5FA2130C"/>
    <w:rsid w:val="5FB85A2C"/>
    <w:rsid w:val="5FD14E73"/>
    <w:rsid w:val="5FEDBCC8"/>
    <w:rsid w:val="60059B10"/>
    <w:rsid w:val="601BBA71"/>
    <w:rsid w:val="60201B76"/>
    <w:rsid w:val="602CF47A"/>
    <w:rsid w:val="6040BBE6"/>
    <w:rsid w:val="606085B6"/>
    <w:rsid w:val="606428DF"/>
    <w:rsid w:val="6065EA7D"/>
    <w:rsid w:val="60765181"/>
    <w:rsid w:val="608562E9"/>
    <w:rsid w:val="6088A5A3"/>
    <w:rsid w:val="6089FAA7"/>
    <w:rsid w:val="60B49C51"/>
    <w:rsid w:val="60BF6C97"/>
    <w:rsid w:val="60DB4694"/>
    <w:rsid w:val="60DCC18C"/>
    <w:rsid w:val="60E0F416"/>
    <w:rsid w:val="60E9DD79"/>
    <w:rsid w:val="60F0A278"/>
    <w:rsid w:val="6117D1A5"/>
    <w:rsid w:val="61334C46"/>
    <w:rsid w:val="6141E7D8"/>
    <w:rsid w:val="61449146"/>
    <w:rsid w:val="614D87C0"/>
    <w:rsid w:val="615C4D8E"/>
    <w:rsid w:val="615CC7E1"/>
    <w:rsid w:val="615F7030"/>
    <w:rsid w:val="6167BCFA"/>
    <w:rsid w:val="61715A8E"/>
    <w:rsid w:val="61725E91"/>
    <w:rsid w:val="6178E891"/>
    <w:rsid w:val="6183302A"/>
    <w:rsid w:val="618B888F"/>
    <w:rsid w:val="61ABEF44"/>
    <w:rsid w:val="61BA84F6"/>
    <w:rsid w:val="61BB93D5"/>
    <w:rsid w:val="61BDDE6F"/>
    <w:rsid w:val="61C477A7"/>
    <w:rsid w:val="61D07DB2"/>
    <w:rsid w:val="61DAD569"/>
    <w:rsid w:val="61FA47C9"/>
    <w:rsid w:val="6209E973"/>
    <w:rsid w:val="620DEE83"/>
    <w:rsid w:val="6211DB42"/>
    <w:rsid w:val="6211EC40"/>
    <w:rsid w:val="6214638F"/>
    <w:rsid w:val="6224F79A"/>
    <w:rsid w:val="6229D53B"/>
    <w:rsid w:val="622B95EE"/>
    <w:rsid w:val="6251EF90"/>
    <w:rsid w:val="6263F6EE"/>
    <w:rsid w:val="6272BA5D"/>
    <w:rsid w:val="629124B7"/>
    <w:rsid w:val="62AE2345"/>
    <w:rsid w:val="62B1422E"/>
    <w:rsid w:val="62C0E9E5"/>
    <w:rsid w:val="62C17041"/>
    <w:rsid w:val="62C6254F"/>
    <w:rsid w:val="62D1966F"/>
    <w:rsid w:val="62D77DA7"/>
    <w:rsid w:val="62DDF852"/>
    <w:rsid w:val="630341ED"/>
    <w:rsid w:val="632A765B"/>
    <w:rsid w:val="63427AAE"/>
    <w:rsid w:val="6345677F"/>
    <w:rsid w:val="6354F902"/>
    <w:rsid w:val="635C0A7E"/>
    <w:rsid w:val="636E004B"/>
    <w:rsid w:val="638F9127"/>
    <w:rsid w:val="639C9317"/>
    <w:rsid w:val="63A1E9E4"/>
    <w:rsid w:val="63B3317E"/>
    <w:rsid w:val="63BF1AF6"/>
    <w:rsid w:val="63BF2CA0"/>
    <w:rsid w:val="63D16096"/>
    <w:rsid w:val="63EC1BD6"/>
    <w:rsid w:val="63F4E701"/>
    <w:rsid w:val="64012AC2"/>
    <w:rsid w:val="64014526"/>
    <w:rsid w:val="641794A9"/>
    <w:rsid w:val="6447766B"/>
    <w:rsid w:val="644F0FC3"/>
    <w:rsid w:val="6454CFD4"/>
    <w:rsid w:val="6461115A"/>
    <w:rsid w:val="647014DD"/>
    <w:rsid w:val="6471FC9B"/>
    <w:rsid w:val="6481D644"/>
    <w:rsid w:val="648CADD4"/>
    <w:rsid w:val="64A85FB6"/>
    <w:rsid w:val="64AB66DC"/>
    <w:rsid w:val="64B20937"/>
    <w:rsid w:val="64C4E03C"/>
    <w:rsid w:val="64C78518"/>
    <w:rsid w:val="64D0DA7B"/>
    <w:rsid w:val="64D1B68F"/>
    <w:rsid w:val="64E484DA"/>
    <w:rsid w:val="64E516FE"/>
    <w:rsid w:val="64EE2DE0"/>
    <w:rsid w:val="6506D0B3"/>
    <w:rsid w:val="650A2B85"/>
    <w:rsid w:val="6515B21C"/>
    <w:rsid w:val="651ABA4B"/>
    <w:rsid w:val="65335B8B"/>
    <w:rsid w:val="65356BAC"/>
    <w:rsid w:val="654DA389"/>
    <w:rsid w:val="6555A25F"/>
    <w:rsid w:val="65591A55"/>
    <w:rsid w:val="655ABA60"/>
    <w:rsid w:val="656A6083"/>
    <w:rsid w:val="657CA9CF"/>
    <w:rsid w:val="6581AD6A"/>
    <w:rsid w:val="658D1B87"/>
    <w:rsid w:val="658F9A12"/>
    <w:rsid w:val="6594ED06"/>
    <w:rsid w:val="65A79290"/>
    <w:rsid w:val="65C5C2C5"/>
    <w:rsid w:val="65C87E30"/>
    <w:rsid w:val="65CB8C2E"/>
    <w:rsid w:val="65CD8557"/>
    <w:rsid w:val="6614E89F"/>
    <w:rsid w:val="6636A8D6"/>
    <w:rsid w:val="663B8135"/>
    <w:rsid w:val="66452F6F"/>
    <w:rsid w:val="664AF7D0"/>
    <w:rsid w:val="66537F41"/>
    <w:rsid w:val="6665C57D"/>
    <w:rsid w:val="66685CCA"/>
    <w:rsid w:val="666BA823"/>
    <w:rsid w:val="666D549F"/>
    <w:rsid w:val="667682D4"/>
    <w:rsid w:val="667DD069"/>
    <w:rsid w:val="667F73B7"/>
    <w:rsid w:val="668C5DCB"/>
    <w:rsid w:val="66A47DFD"/>
    <w:rsid w:val="66A52425"/>
    <w:rsid w:val="66A8742E"/>
    <w:rsid w:val="66B5D4C1"/>
    <w:rsid w:val="66C7332B"/>
    <w:rsid w:val="66D41A94"/>
    <w:rsid w:val="6704913C"/>
    <w:rsid w:val="671443D3"/>
    <w:rsid w:val="6727C382"/>
    <w:rsid w:val="67445597"/>
    <w:rsid w:val="67692ABD"/>
    <w:rsid w:val="6769C78D"/>
    <w:rsid w:val="676A48AC"/>
    <w:rsid w:val="676F645B"/>
    <w:rsid w:val="677C1407"/>
    <w:rsid w:val="678A3F5C"/>
    <w:rsid w:val="67A572DF"/>
    <w:rsid w:val="67C1F5CE"/>
    <w:rsid w:val="67C65148"/>
    <w:rsid w:val="67C88ABA"/>
    <w:rsid w:val="67CF5E70"/>
    <w:rsid w:val="67D28EB7"/>
    <w:rsid w:val="67E1149C"/>
    <w:rsid w:val="67E4C7B5"/>
    <w:rsid w:val="67F3144C"/>
    <w:rsid w:val="67F4FB6E"/>
    <w:rsid w:val="6803AE64"/>
    <w:rsid w:val="680C68CA"/>
    <w:rsid w:val="681F14F2"/>
    <w:rsid w:val="68310264"/>
    <w:rsid w:val="68342A92"/>
    <w:rsid w:val="6835A707"/>
    <w:rsid w:val="686048A6"/>
    <w:rsid w:val="68630088"/>
    <w:rsid w:val="6863C290"/>
    <w:rsid w:val="687BF432"/>
    <w:rsid w:val="6885FCF8"/>
    <w:rsid w:val="6889DA22"/>
    <w:rsid w:val="68921849"/>
    <w:rsid w:val="689569F4"/>
    <w:rsid w:val="6898AB90"/>
    <w:rsid w:val="68DD5E28"/>
    <w:rsid w:val="68E5E96D"/>
    <w:rsid w:val="6929C4A1"/>
    <w:rsid w:val="69328DB0"/>
    <w:rsid w:val="694E585C"/>
    <w:rsid w:val="6966C06C"/>
    <w:rsid w:val="696ABBBB"/>
    <w:rsid w:val="696E992C"/>
    <w:rsid w:val="699A2F81"/>
    <w:rsid w:val="69A9D6A0"/>
    <w:rsid w:val="69B6DC81"/>
    <w:rsid w:val="69BE8CDE"/>
    <w:rsid w:val="69F1B1A5"/>
    <w:rsid w:val="6A00794B"/>
    <w:rsid w:val="6A2421FF"/>
    <w:rsid w:val="6A6444E8"/>
    <w:rsid w:val="6A950FF4"/>
    <w:rsid w:val="6AB8474C"/>
    <w:rsid w:val="6AB9AAF5"/>
    <w:rsid w:val="6ADB8549"/>
    <w:rsid w:val="6ADEA65D"/>
    <w:rsid w:val="6AE5AF0C"/>
    <w:rsid w:val="6AE69C72"/>
    <w:rsid w:val="6B02764E"/>
    <w:rsid w:val="6B0859A9"/>
    <w:rsid w:val="6B0BDE14"/>
    <w:rsid w:val="6B244F2E"/>
    <w:rsid w:val="6B3157C0"/>
    <w:rsid w:val="6B32C0D0"/>
    <w:rsid w:val="6B36D21B"/>
    <w:rsid w:val="6B3C7CB5"/>
    <w:rsid w:val="6B3F9DDC"/>
    <w:rsid w:val="6B55D42D"/>
    <w:rsid w:val="6B65006D"/>
    <w:rsid w:val="6B6CB3BE"/>
    <w:rsid w:val="6B84BFCF"/>
    <w:rsid w:val="6B928A22"/>
    <w:rsid w:val="6B9A39AE"/>
    <w:rsid w:val="6BA8B038"/>
    <w:rsid w:val="6BB40C67"/>
    <w:rsid w:val="6BB5161E"/>
    <w:rsid w:val="6BC85F6D"/>
    <w:rsid w:val="6BE9C3CF"/>
    <w:rsid w:val="6BEF63B9"/>
    <w:rsid w:val="6BFB50BF"/>
    <w:rsid w:val="6C148C8F"/>
    <w:rsid w:val="6C178FA2"/>
    <w:rsid w:val="6C2417BD"/>
    <w:rsid w:val="6C29352B"/>
    <w:rsid w:val="6C2FC038"/>
    <w:rsid w:val="6C53B93F"/>
    <w:rsid w:val="6C5BE2BF"/>
    <w:rsid w:val="6C936863"/>
    <w:rsid w:val="6CA0BC90"/>
    <w:rsid w:val="6CA4D267"/>
    <w:rsid w:val="6CADC5DD"/>
    <w:rsid w:val="6CB548B8"/>
    <w:rsid w:val="6CBC5059"/>
    <w:rsid w:val="6CC2DD86"/>
    <w:rsid w:val="6CC51A7A"/>
    <w:rsid w:val="6CCD2E48"/>
    <w:rsid w:val="6CF0DE5E"/>
    <w:rsid w:val="6CFEFF96"/>
    <w:rsid w:val="6D18E6A5"/>
    <w:rsid w:val="6D1F9E8A"/>
    <w:rsid w:val="6D5C0C5B"/>
    <w:rsid w:val="6D6D56FD"/>
    <w:rsid w:val="6D845280"/>
    <w:rsid w:val="6D8B0907"/>
    <w:rsid w:val="6D913031"/>
    <w:rsid w:val="6DA188A1"/>
    <w:rsid w:val="6DA3EC5B"/>
    <w:rsid w:val="6DA634B7"/>
    <w:rsid w:val="6DBE82AC"/>
    <w:rsid w:val="6DBF7AEF"/>
    <w:rsid w:val="6DC1B8E3"/>
    <w:rsid w:val="6DC30E09"/>
    <w:rsid w:val="6DDE5199"/>
    <w:rsid w:val="6DE9DCE6"/>
    <w:rsid w:val="6DECA7E6"/>
    <w:rsid w:val="6DF93DA2"/>
    <w:rsid w:val="6DFD96FD"/>
    <w:rsid w:val="6E0B24BE"/>
    <w:rsid w:val="6E0E1F08"/>
    <w:rsid w:val="6E263367"/>
    <w:rsid w:val="6E36BC80"/>
    <w:rsid w:val="6E52E46C"/>
    <w:rsid w:val="6E60E5FD"/>
    <w:rsid w:val="6E7D70AF"/>
    <w:rsid w:val="6E91F2D2"/>
    <w:rsid w:val="6EA1B93A"/>
    <w:rsid w:val="6EA6E5FB"/>
    <w:rsid w:val="6EC26B11"/>
    <w:rsid w:val="6EF736A8"/>
    <w:rsid w:val="6F2865E8"/>
    <w:rsid w:val="6F28AC96"/>
    <w:rsid w:val="6F3FDFC0"/>
    <w:rsid w:val="6F3FF759"/>
    <w:rsid w:val="6F472132"/>
    <w:rsid w:val="6F4CBB6A"/>
    <w:rsid w:val="6F5A1656"/>
    <w:rsid w:val="6F618F21"/>
    <w:rsid w:val="6F6E528B"/>
    <w:rsid w:val="6F7DF5D6"/>
    <w:rsid w:val="6F848F47"/>
    <w:rsid w:val="6F872625"/>
    <w:rsid w:val="6F8994F9"/>
    <w:rsid w:val="6F8DB665"/>
    <w:rsid w:val="6FA314D3"/>
    <w:rsid w:val="6FC67ACA"/>
    <w:rsid w:val="6FDC3BC0"/>
    <w:rsid w:val="6FE33FF9"/>
    <w:rsid w:val="7014C562"/>
    <w:rsid w:val="70280823"/>
    <w:rsid w:val="702D83A0"/>
    <w:rsid w:val="703FDE00"/>
    <w:rsid w:val="705B1522"/>
    <w:rsid w:val="70BB099E"/>
    <w:rsid w:val="70BBA21F"/>
    <w:rsid w:val="70BE5D6B"/>
    <w:rsid w:val="70C6BDEF"/>
    <w:rsid w:val="70D9CE1D"/>
    <w:rsid w:val="70DB916F"/>
    <w:rsid w:val="70EE9E72"/>
    <w:rsid w:val="71032E53"/>
    <w:rsid w:val="711AFC7A"/>
    <w:rsid w:val="711CF50C"/>
    <w:rsid w:val="711F5C83"/>
    <w:rsid w:val="71265438"/>
    <w:rsid w:val="7139CA5E"/>
    <w:rsid w:val="7152E826"/>
    <w:rsid w:val="717C65A1"/>
    <w:rsid w:val="7184419C"/>
    <w:rsid w:val="718B013E"/>
    <w:rsid w:val="71A02C60"/>
    <w:rsid w:val="71BC73A5"/>
    <w:rsid w:val="71BE63A1"/>
    <w:rsid w:val="71BF76E1"/>
    <w:rsid w:val="71C472AE"/>
    <w:rsid w:val="71CB5878"/>
    <w:rsid w:val="71E9F1E3"/>
    <w:rsid w:val="71F7D25A"/>
    <w:rsid w:val="7202DD11"/>
    <w:rsid w:val="72137BE8"/>
    <w:rsid w:val="7217D66B"/>
    <w:rsid w:val="721916E0"/>
    <w:rsid w:val="7219BC49"/>
    <w:rsid w:val="722945D4"/>
    <w:rsid w:val="72482E96"/>
    <w:rsid w:val="72556D42"/>
    <w:rsid w:val="727DDB97"/>
    <w:rsid w:val="728B7C27"/>
    <w:rsid w:val="729323C7"/>
    <w:rsid w:val="72976E13"/>
    <w:rsid w:val="7298428C"/>
    <w:rsid w:val="7299845A"/>
    <w:rsid w:val="729D3849"/>
    <w:rsid w:val="72A6FAF2"/>
    <w:rsid w:val="72D4EAA6"/>
    <w:rsid w:val="72DEC766"/>
    <w:rsid w:val="7315AE98"/>
    <w:rsid w:val="732300DD"/>
    <w:rsid w:val="7333F7F1"/>
    <w:rsid w:val="7349178A"/>
    <w:rsid w:val="734CD39E"/>
    <w:rsid w:val="73594C81"/>
    <w:rsid w:val="735BB441"/>
    <w:rsid w:val="736AC09B"/>
    <w:rsid w:val="737585D2"/>
    <w:rsid w:val="73973282"/>
    <w:rsid w:val="739ACD31"/>
    <w:rsid w:val="73A15447"/>
    <w:rsid w:val="73A8B20B"/>
    <w:rsid w:val="73ABB19F"/>
    <w:rsid w:val="73B5BA9C"/>
    <w:rsid w:val="73BC370A"/>
    <w:rsid w:val="73DE5D87"/>
    <w:rsid w:val="73E42140"/>
    <w:rsid w:val="73F30F8E"/>
    <w:rsid w:val="73FEA141"/>
    <w:rsid w:val="74035A4A"/>
    <w:rsid w:val="740932F4"/>
    <w:rsid w:val="740F4EBE"/>
    <w:rsid w:val="743BE1A3"/>
    <w:rsid w:val="744B11A1"/>
    <w:rsid w:val="745CA7B9"/>
    <w:rsid w:val="745D831C"/>
    <w:rsid w:val="746DED8B"/>
    <w:rsid w:val="74875071"/>
    <w:rsid w:val="74975BB7"/>
    <w:rsid w:val="74C659AA"/>
    <w:rsid w:val="74E6C1B0"/>
    <w:rsid w:val="74F7DE5A"/>
    <w:rsid w:val="750EA2B7"/>
    <w:rsid w:val="752F17EE"/>
    <w:rsid w:val="7547B49F"/>
    <w:rsid w:val="75577D7B"/>
    <w:rsid w:val="755D5BEA"/>
    <w:rsid w:val="7560119F"/>
    <w:rsid w:val="7564E387"/>
    <w:rsid w:val="756C33A8"/>
    <w:rsid w:val="757CE1B8"/>
    <w:rsid w:val="75874F4E"/>
    <w:rsid w:val="7587BD2B"/>
    <w:rsid w:val="758ABE6F"/>
    <w:rsid w:val="75916E6B"/>
    <w:rsid w:val="75922B59"/>
    <w:rsid w:val="75991D0B"/>
    <w:rsid w:val="759BC391"/>
    <w:rsid w:val="75AC2753"/>
    <w:rsid w:val="75D1900A"/>
    <w:rsid w:val="75D1F79D"/>
    <w:rsid w:val="75D25657"/>
    <w:rsid w:val="75DF0852"/>
    <w:rsid w:val="75E6C34D"/>
    <w:rsid w:val="75EE0C3A"/>
    <w:rsid w:val="75EF09A1"/>
    <w:rsid w:val="7603BE28"/>
    <w:rsid w:val="761C784A"/>
    <w:rsid w:val="76202ABB"/>
    <w:rsid w:val="7620A155"/>
    <w:rsid w:val="762370D3"/>
    <w:rsid w:val="7625C3EF"/>
    <w:rsid w:val="762B70CF"/>
    <w:rsid w:val="762FC930"/>
    <w:rsid w:val="7648C0DA"/>
    <w:rsid w:val="76501E06"/>
    <w:rsid w:val="7650B10A"/>
    <w:rsid w:val="765C0581"/>
    <w:rsid w:val="7682FAAB"/>
    <w:rsid w:val="7687E436"/>
    <w:rsid w:val="76BD5343"/>
    <w:rsid w:val="76BDFCE1"/>
    <w:rsid w:val="76CEADB6"/>
    <w:rsid w:val="76DB388C"/>
    <w:rsid w:val="76F0C335"/>
    <w:rsid w:val="770A83B7"/>
    <w:rsid w:val="771829FF"/>
    <w:rsid w:val="7719C4BB"/>
    <w:rsid w:val="7721FD3C"/>
    <w:rsid w:val="772A3A00"/>
    <w:rsid w:val="7733B52C"/>
    <w:rsid w:val="773D1B64"/>
    <w:rsid w:val="774D39C7"/>
    <w:rsid w:val="7757B214"/>
    <w:rsid w:val="7763401E"/>
    <w:rsid w:val="776BC27B"/>
    <w:rsid w:val="776C4DBE"/>
    <w:rsid w:val="77882EDA"/>
    <w:rsid w:val="77898003"/>
    <w:rsid w:val="77969F5D"/>
    <w:rsid w:val="779D573A"/>
    <w:rsid w:val="779DE039"/>
    <w:rsid w:val="77B1DE48"/>
    <w:rsid w:val="77B22D15"/>
    <w:rsid w:val="77B5CB91"/>
    <w:rsid w:val="77C0E9F9"/>
    <w:rsid w:val="77C604B0"/>
    <w:rsid w:val="77DE6273"/>
    <w:rsid w:val="77E6F200"/>
    <w:rsid w:val="77FB11D7"/>
    <w:rsid w:val="77FDB839"/>
    <w:rsid w:val="7805A5B1"/>
    <w:rsid w:val="7818BE1B"/>
    <w:rsid w:val="781C2255"/>
    <w:rsid w:val="78522EB8"/>
    <w:rsid w:val="78A6A5D5"/>
    <w:rsid w:val="78AFBDDA"/>
    <w:rsid w:val="78C47D85"/>
    <w:rsid w:val="78CB6AAF"/>
    <w:rsid w:val="78D221E9"/>
    <w:rsid w:val="78E333BF"/>
    <w:rsid w:val="78EB8929"/>
    <w:rsid w:val="78EF7A68"/>
    <w:rsid w:val="78F93BE9"/>
    <w:rsid w:val="79120276"/>
    <w:rsid w:val="79626A3F"/>
    <w:rsid w:val="7962EAC2"/>
    <w:rsid w:val="797E4586"/>
    <w:rsid w:val="79A597B6"/>
    <w:rsid w:val="79ACAB52"/>
    <w:rsid w:val="79C1E844"/>
    <w:rsid w:val="79E55A3E"/>
    <w:rsid w:val="7A1EB065"/>
    <w:rsid w:val="7A1EF1F6"/>
    <w:rsid w:val="7A2FDD11"/>
    <w:rsid w:val="7A32F499"/>
    <w:rsid w:val="7A35445C"/>
    <w:rsid w:val="7A47DEDE"/>
    <w:rsid w:val="7A53B066"/>
    <w:rsid w:val="7A6A524F"/>
    <w:rsid w:val="7A6DA295"/>
    <w:rsid w:val="7AA3A494"/>
    <w:rsid w:val="7AAFFA25"/>
    <w:rsid w:val="7ABCABF8"/>
    <w:rsid w:val="7ADA9E84"/>
    <w:rsid w:val="7AE2B777"/>
    <w:rsid w:val="7AE737DB"/>
    <w:rsid w:val="7B0715F1"/>
    <w:rsid w:val="7B224DB3"/>
    <w:rsid w:val="7B2AB4EA"/>
    <w:rsid w:val="7B418B64"/>
    <w:rsid w:val="7B494685"/>
    <w:rsid w:val="7B5E942A"/>
    <w:rsid w:val="7B6802C0"/>
    <w:rsid w:val="7B759F0C"/>
    <w:rsid w:val="7B83EE67"/>
    <w:rsid w:val="7B85C848"/>
    <w:rsid w:val="7B9C049A"/>
    <w:rsid w:val="7BA584D4"/>
    <w:rsid w:val="7BAA1C1D"/>
    <w:rsid w:val="7BC0768F"/>
    <w:rsid w:val="7BC10C9D"/>
    <w:rsid w:val="7BEF4C5C"/>
    <w:rsid w:val="7BF3C848"/>
    <w:rsid w:val="7BF9A89C"/>
    <w:rsid w:val="7BFB9738"/>
    <w:rsid w:val="7C079A7F"/>
    <w:rsid w:val="7C2E45ED"/>
    <w:rsid w:val="7C369423"/>
    <w:rsid w:val="7C452A59"/>
    <w:rsid w:val="7C573AC2"/>
    <w:rsid w:val="7C5BB7AA"/>
    <w:rsid w:val="7C61E4FB"/>
    <w:rsid w:val="7C6995E3"/>
    <w:rsid w:val="7C8F9AD2"/>
    <w:rsid w:val="7C9B0194"/>
    <w:rsid w:val="7CA73A7D"/>
    <w:rsid w:val="7CACCBFE"/>
    <w:rsid w:val="7CF77B40"/>
    <w:rsid w:val="7CFC8C66"/>
    <w:rsid w:val="7D0D224E"/>
    <w:rsid w:val="7D0EDEF9"/>
    <w:rsid w:val="7D174434"/>
    <w:rsid w:val="7D178B4B"/>
    <w:rsid w:val="7D19E73D"/>
    <w:rsid w:val="7D249263"/>
    <w:rsid w:val="7D39E6CD"/>
    <w:rsid w:val="7D522440"/>
    <w:rsid w:val="7D673A9A"/>
    <w:rsid w:val="7D9FD022"/>
    <w:rsid w:val="7DC3FF5D"/>
    <w:rsid w:val="7DCA3CC1"/>
    <w:rsid w:val="7DF47DEC"/>
    <w:rsid w:val="7DF5D5C9"/>
    <w:rsid w:val="7DF6C3DC"/>
    <w:rsid w:val="7E1A0846"/>
    <w:rsid w:val="7E2EE054"/>
    <w:rsid w:val="7E33D8AE"/>
    <w:rsid w:val="7E42F368"/>
    <w:rsid w:val="7E5292B6"/>
    <w:rsid w:val="7E79881F"/>
    <w:rsid w:val="7E8B1A6E"/>
    <w:rsid w:val="7E918A64"/>
    <w:rsid w:val="7E9456C5"/>
    <w:rsid w:val="7EC46890"/>
    <w:rsid w:val="7EC5DB26"/>
    <w:rsid w:val="7ECE5E59"/>
    <w:rsid w:val="7ED6E029"/>
    <w:rsid w:val="7EE7D210"/>
    <w:rsid w:val="7EEA8429"/>
    <w:rsid w:val="7EED5A3E"/>
    <w:rsid w:val="7EFE7DF8"/>
    <w:rsid w:val="7F095E9B"/>
    <w:rsid w:val="7F1B39A5"/>
    <w:rsid w:val="7F254D92"/>
    <w:rsid w:val="7F32B4F7"/>
    <w:rsid w:val="7F3AEF3E"/>
    <w:rsid w:val="7F41BC92"/>
    <w:rsid w:val="7F4EEFFA"/>
    <w:rsid w:val="7F5A9A7F"/>
    <w:rsid w:val="7F94E81A"/>
    <w:rsid w:val="7FA0BE84"/>
    <w:rsid w:val="7FC54069"/>
    <w:rsid w:val="7FD5683E"/>
    <w:rsid w:val="7FDA6A48"/>
    <w:rsid w:val="7FDDD4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8DF892C"/>
  <w15:docId w15:val="{86C20CFD-14DF-274C-A5BD-17DF6239B9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uiPriority w:val="0"/>
    <w:name w:val="Normal"/>
    <w:qFormat/>
    <w:rsid w:val="10751D0A"/>
    <w:rPr>
      <w:rFonts w:ascii="Times New Roman" w:hAnsi="Times New Roman" w:eastAsia="Times New Roman" w:cs="Times New Roman"/>
      <w:color w:val="auto"/>
    </w:rPr>
    <w:pPr>
      <w:keepNext w:val="1"/>
      <w:keepLines w:val="1"/>
      <w:spacing w:before="360" w:after="80" w:line="360" w:lineRule="auto"/>
      <w:jc w:val="both"/>
      <w:outlineLvl w:val="0"/>
    </w:pPr>
  </w:style>
  <w:style w:type="paragraph" w:styleId="Heading1">
    <w:uiPriority w:val="9"/>
    <w:name w:val="heading 1"/>
    <w:basedOn w:val="Normal"/>
    <w:next w:val="BodyText"/>
    <w:link w:val="Heading1Char"/>
    <w:qFormat/>
    <w:rsid w:val="10751D0A"/>
    <w:rPr>
      <w:color w:val="0F4761" w:themeColor="accent1" w:themeTint="FF" w:themeShade="BF"/>
      <w:sz w:val="40"/>
      <w:szCs w:val="40"/>
    </w:rPr>
  </w:style>
  <w:style w:type="paragraph" w:styleId="Heading2">
    <w:uiPriority w:val="9"/>
    <w:name w:val="heading 2"/>
    <w:basedOn w:val="Normal"/>
    <w:next w:val="BodyText"/>
    <w:unhideWhenUsed/>
    <w:link w:val="Heading2Char"/>
    <w:qFormat/>
    <w:rsid w:val="10751D0A"/>
    <w:rPr>
      <w:rFonts w:ascii="Aptos Display" w:hAnsi="Aptos Display" w:eastAsia="游ゴシック Light" w:eastAsiaTheme="majorEastAsia"/>
      <w:color w:val="0F4761" w:themeColor="accent1" w:themeTint="FF" w:themeShade="BF"/>
      <w:sz w:val="32"/>
      <w:szCs w:val="32"/>
    </w:rPr>
    <w:pPr>
      <w:spacing w:before="160"/>
      <w:outlineLvl w:val="1"/>
    </w:pPr>
  </w:style>
  <w:style w:type="paragraph" w:styleId="Heading3">
    <w:uiPriority w:val="9"/>
    <w:name w:val="heading 3"/>
    <w:basedOn w:val="Normal"/>
    <w:next w:val="BodyText"/>
    <w:semiHidden/>
    <w:unhideWhenUsed/>
    <w:link w:val="Heading3Char"/>
    <w:qFormat/>
    <w:rsid w:val="10751D0A"/>
    <w:rPr>
      <w:rFonts w:eastAsia="游ゴシック Light" w:eastAsiaTheme="majorEastAsia"/>
      <w:color w:val="0F4761" w:themeColor="accent1" w:themeTint="FF" w:themeShade="BF"/>
      <w:sz w:val="28"/>
      <w:szCs w:val="28"/>
    </w:rPr>
    <w:pPr>
      <w:spacing w:before="160"/>
      <w:outlineLvl w:val="2"/>
    </w:pPr>
  </w:style>
  <w:style w:type="paragraph" w:styleId="Heading4">
    <w:uiPriority w:val="9"/>
    <w:name w:val="heading 4"/>
    <w:basedOn w:val="Normal"/>
    <w:next w:val="BodyText"/>
    <w:semiHidden/>
    <w:unhideWhenUsed/>
    <w:link w:val="Heading4Char"/>
    <w:qFormat/>
    <w:rsid w:val="10751D0A"/>
    <w:rPr>
      <w:rFonts w:eastAsia="游ゴシック Light" w:eastAsiaTheme="majorEastAsia"/>
      <w:i w:val="1"/>
      <w:iCs w:val="1"/>
      <w:color w:val="0F4761" w:themeColor="accent1" w:themeTint="FF" w:themeShade="BF"/>
    </w:rPr>
    <w:pPr>
      <w:spacing w:before="80" w:after="40"/>
      <w:outlineLvl w:val="3"/>
    </w:pPr>
  </w:style>
  <w:style w:type="paragraph" w:styleId="Heading5">
    <w:uiPriority w:val="9"/>
    <w:name w:val="heading 5"/>
    <w:basedOn w:val="Normal"/>
    <w:next w:val="BodyText"/>
    <w:semiHidden/>
    <w:unhideWhenUsed/>
    <w:link w:val="Heading5Char"/>
    <w:qFormat/>
    <w:rsid w:val="10751D0A"/>
    <w:rPr>
      <w:rFonts w:eastAsia="游ゴシック Light" w:eastAsiaTheme="majorEastAsia"/>
      <w:color w:val="0F4761" w:themeColor="accent1" w:themeTint="FF" w:themeShade="BF"/>
    </w:rPr>
    <w:pPr>
      <w:spacing w:before="80" w:after="40"/>
      <w:outlineLvl w:val="4"/>
    </w:pPr>
  </w:style>
  <w:style w:type="paragraph" w:styleId="Heading6">
    <w:uiPriority w:val="9"/>
    <w:name w:val="heading 6"/>
    <w:basedOn w:val="Normal"/>
    <w:next w:val="BodyText"/>
    <w:semiHidden/>
    <w:unhideWhenUsed/>
    <w:link w:val="Heading6Char"/>
    <w:qFormat/>
    <w:rsid w:val="10751D0A"/>
    <w:rPr>
      <w:rFonts w:eastAsia="游ゴシック Light" w:eastAsiaTheme="majorEastAsia"/>
      <w:i w:val="1"/>
      <w:iCs w:val="1"/>
      <w:color w:val="000000" w:themeColor="text1" w:themeTint="FF" w:themeShade="FF"/>
    </w:rPr>
    <w:pPr>
      <w:spacing w:before="40" w:after="0"/>
      <w:outlineLvl w:val="5"/>
    </w:pPr>
  </w:style>
  <w:style w:type="paragraph" w:styleId="Heading7">
    <w:uiPriority w:val="9"/>
    <w:name w:val="heading 7"/>
    <w:basedOn w:val="Normal"/>
    <w:next w:val="BodyText"/>
    <w:semiHidden/>
    <w:unhideWhenUsed/>
    <w:link w:val="Heading7Char"/>
    <w:qFormat/>
    <w:rsid w:val="10751D0A"/>
    <w:rPr>
      <w:rFonts w:eastAsia="游ゴシック Light" w:eastAsiaTheme="majorEastAsia"/>
      <w:color w:val="000000" w:themeColor="text1" w:themeTint="FF" w:themeShade="FF"/>
    </w:rPr>
    <w:pPr>
      <w:spacing w:before="40" w:after="0"/>
      <w:outlineLvl w:val="6"/>
    </w:pPr>
  </w:style>
  <w:style w:type="paragraph" w:styleId="Heading8">
    <w:uiPriority w:val="9"/>
    <w:name w:val="heading 8"/>
    <w:basedOn w:val="Normal"/>
    <w:next w:val="BodyText"/>
    <w:semiHidden/>
    <w:unhideWhenUsed/>
    <w:link w:val="Heading8Char"/>
    <w:qFormat/>
    <w:rsid w:val="10751D0A"/>
    <w:rPr>
      <w:rFonts w:eastAsia="游ゴシック Light" w:eastAsiaTheme="majorEastAsia"/>
      <w:i w:val="1"/>
      <w:iCs w:val="1"/>
      <w:color w:val="272727"/>
    </w:rPr>
    <w:pPr>
      <w:spacing w:after="0"/>
      <w:outlineLvl w:val="7"/>
    </w:pPr>
  </w:style>
  <w:style w:type="paragraph" w:styleId="Heading9">
    <w:uiPriority w:val="9"/>
    <w:name w:val="heading 9"/>
    <w:basedOn w:val="Normal"/>
    <w:next w:val="BodyText"/>
    <w:semiHidden/>
    <w:unhideWhenUsed/>
    <w:link w:val="Heading9Char"/>
    <w:qFormat/>
    <w:rsid w:val="10751D0A"/>
    <w:rPr>
      <w:rFonts w:eastAsia="游ゴシック Light" w:eastAsiaTheme="majorEastAsia"/>
      <w:color w:val="272727"/>
    </w:rPr>
    <w:pPr>
      <w:spacing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uiPriority w:val="1"/>
    <w:name w:val="Body Text"/>
    <w:basedOn w:val="Normal"/>
    <w:qFormat/>
    <w:rsid w:val="10751D0A"/>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uiPriority w:val="10"/>
    <w:name w:val="Title"/>
    <w:basedOn w:val="Normal"/>
    <w:next w:val="BodyText"/>
    <w:link w:val="TitleChar"/>
    <w:qFormat/>
    <w:rsid w:val="10751D0A"/>
    <w:rPr>
      <w:rFonts w:ascii="Aptos Display" w:hAnsi="Aptos Display" w:eastAsia="游ゴシック Light" w:eastAsiaTheme="majorEastAsia"/>
      <w:sz w:val="56"/>
      <w:szCs w:val="56"/>
    </w:rPr>
    <w:pPr>
      <w:spacing/>
      <w:contextualSpacing/>
      <w:jc w:val="center"/>
    </w:p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true">
    <w:uiPriority w:val="1"/>
    <w:name w:val="Abstract Title"/>
    <w:basedOn w:val="Normal"/>
    <w:next w:val="Abstract"/>
    <w:qFormat/>
    <w:rsid w:val="10751D0A"/>
    <w:rPr>
      <w:b w:val="1"/>
      <w:bCs w:val="1"/>
      <w:sz w:val="20"/>
      <w:szCs w:val="20"/>
    </w:rPr>
    <w:pPr>
      <w:spacing w:before="300" w:after="0"/>
      <w:jc w:val="center"/>
    </w:pPr>
  </w:style>
  <w:style w:type="paragraph" w:styleId="Abstract" w:customStyle="true">
    <w:uiPriority w:val="1"/>
    <w:name w:val="Abstract"/>
    <w:basedOn w:val="Normal"/>
    <w:next w:val="BodyText"/>
    <w:qFormat/>
    <w:rsid w:val="10751D0A"/>
    <w:rPr>
      <w:sz w:val="20"/>
      <w:szCs w:val="20"/>
    </w:rPr>
    <w:pPr>
      <w:spacing w:before="100" w:after="300"/>
    </w:pPr>
  </w:style>
  <w:style w:type="paragraph" w:styleId="Bibliography">
    <w:uiPriority w:val="1"/>
    <w:name w:val="Bibliography"/>
    <w:basedOn w:val="Normal"/>
    <w:qFormat/>
    <w:rsid w:val="10751D0A"/>
  </w:style>
  <w:style w:type="character" w:styleId="Heading1Char" w:customStyle="true">
    <w:uiPriority w:val="9"/>
    <w:name w:val="Heading 1 Char"/>
    <w:basedOn w:val="DefaultParagraphFont"/>
    <w:link w:val="Heading1"/>
    <w:rsid w:val="10751D0A"/>
    <w:rPr>
      <w:rFonts w:ascii="Times New Roman" w:hAnsi="Times New Roman" w:eastAsia="Times New Roman" w:cs="Times New Roman"/>
      <w:color w:val="0F4761" w:themeColor="accent1" w:themeTint="FF" w:themeShade="BF"/>
      <w:sz w:val="40"/>
      <w:szCs w:val="40"/>
    </w:rPr>
  </w:style>
  <w:style w:type="character" w:styleId="Heading2Char" w:customStyle="1">
    <w:name w:val="Heading 2 Char"/>
    <w:basedOn w:val="DefaultParagraphFont"/>
    <w:link w:val="Heading2"/>
    <w:uiPriority w:val="9"/>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uiPriority w:val="9"/>
    <w:name w:val="footnote text"/>
    <w:basedOn w:val="Normal"/>
    <w:unhideWhenUsed/>
    <w:qFormat/>
    <w:rsid w:val="10751D0A"/>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true">
    <w:uiPriority w:val="1"/>
    <w:name w:val="Definition Term"/>
    <w:basedOn w:val="Normal"/>
    <w:next w:val="Definition"/>
    <w:rsid w:val="10751D0A"/>
    <w:rPr>
      <w:b w:val="1"/>
      <w:bCs w:val="1"/>
    </w:rPr>
    <w:pPr>
      <w:spacing w:after="0"/>
    </w:pPr>
  </w:style>
  <w:style w:type="paragraph" w:styleId="Definition" w:customStyle="true">
    <w:uiPriority w:val="1"/>
    <w:name w:val="Definition"/>
    <w:basedOn w:val="Normal"/>
    <w:rsid w:val="10751D0A"/>
  </w:style>
  <w:style w:type="paragraph" w:styleId="Caption">
    <w:uiPriority w:val="1"/>
    <w:name w:val="caption"/>
    <w:basedOn w:val="Normal"/>
    <w:link w:val="CaptionChar"/>
    <w:rsid w:val="10751D0A"/>
    <w:rPr>
      <w:i w:val="1"/>
      <w:iCs w:val="1"/>
    </w:rPr>
    <w:pPr>
      <w:spacing w:after="120"/>
    </w:p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true">
    <w:uiPriority w:val="1"/>
    <w:name w:val="Figure"/>
    <w:basedOn w:val="Normal"/>
    <w:rsid w:val="10751D0A"/>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uiPriority w:val="39"/>
    <w:name w:val="TOC Heading"/>
    <w:basedOn w:val="Heading1"/>
    <w:next w:val="BodyText"/>
    <w:unhideWhenUsed/>
    <w:qFormat/>
    <w:rsid w:val="10751D0A"/>
    <w:pPr>
      <w:spacing w:before="240"/>
    </w:pPr>
  </w:style>
  <w:style w:type="paragraph" w:styleId="SourceCode" w:customStyle="true">
    <w:uiPriority w:val="1"/>
    <w:name w:val="Source Code"/>
    <w:basedOn w:val="Normal"/>
    <w:link w:val="VerbatimChar"/>
    <w:rsid w:val="10751D0A"/>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4103E"/>
    <w:rPr>
      <w:color w:val="605E5C"/>
      <w:shd w:val="clear" w:color="auto" w:fill="E1DFDD"/>
    </w:rPr>
  </w:style>
  <w:style w:type="paragraph" w:styleId="Revision">
    <w:name w:val="Revision"/>
    <w:hidden/>
    <w:rsid w:val="00B31366"/>
    <w:pPr>
      <w:spacing w:after="0"/>
    </w:pPr>
  </w:style>
  <w:style w:type="paragraph" w:styleId="NormalWeb">
    <w:uiPriority w:val="99"/>
    <w:name w:val="Normal (Web)"/>
    <w:basedOn w:val="Normal"/>
    <w:unhideWhenUsed/>
    <w:rsid w:val="10751D0A"/>
    <w:pPr>
      <w:spacing w:beforeAutospacing="on" w:afterAutospacing="on"/>
    </w:pPr>
  </w:style>
  <w:style w:type="character" w:styleId="Strong">
    <w:name w:val="Strong"/>
    <w:basedOn w:val="DefaultParagraphFont"/>
    <w:uiPriority w:val="22"/>
    <w:qFormat/>
    <w:rsid w:val="00C37FFA"/>
    <w:rPr>
      <w:b/>
      <w:bCs/>
    </w:rPr>
  </w:style>
  <w:style w:type="character" w:styleId="Emphasis">
    <w:name w:val="Emphasis"/>
    <w:basedOn w:val="DefaultParagraphFont"/>
    <w:uiPriority w:val="20"/>
    <w:qFormat/>
    <w:rsid w:val="00C37FFA"/>
    <w:rPr>
      <w:i/>
      <w:iCs/>
    </w:rPr>
  </w:style>
  <w:style w:type="character" w:styleId="CommentReference">
    <w:name w:val="Comment Reference"/>
    <w:basedOn w:val="DefaultParagraphFont"/>
    <w:rsid w:val="00C37FFA"/>
    <w:rPr>
      <w:sz w:val="16"/>
      <w:szCs w:val="16"/>
    </w:rPr>
  </w:style>
  <w:style w:type="paragraph" w:styleId="CommentText">
    <w:uiPriority w:val="1"/>
    <w:name w:val="Comment Text"/>
    <w:basedOn w:val="Normal"/>
    <w:link w:val="CommentTextChar"/>
    <w:rsid w:val="10751D0A"/>
    <w:rPr>
      <w:sz w:val="20"/>
      <w:szCs w:val="20"/>
    </w:rPr>
  </w:style>
  <w:style w:type="character" w:styleId="CommentTextChar" w:customStyle="1">
    <w:name w:val="Comment Text Char"/>
    <w:basedOn w:val="DefaultParagraphFont"/>
    <w:link w:val="CommentText"/>
    <w:rsid w:val="00C37FFA"/>
    <w:rPr>
      <w:sz w:val="20"/>
      <w:szCs w:val="20"/>
    </w:rPr>
  </w:style>
  <w:style w:type="paragraph" w:styleId="CommentSubject">
    <w:name w:val="Comment Subject"/>
    <w:basedOn w:val="CommentText"/>
    <w:next w:val="CommentText"/>
    <w:link w:val="CommentSubjectChar"/>
    <w:rsid w:val="00C37FFA"/>
    <w:rPr>
      <w:b/>
      <w:bCs/>
    </w:rPr>
  </w:style>
  <w:style w:type="character" w:styleId="CommentSubjectChar" w:customStyle="1">
    <w:name w:val="Comment Subject Char"/>
    <w:basedOn w:val="CommentTextChar"/>
    <w:link w:val="CommentSubject"/>
    <w:rsid w:val="00C37FFA"/>
    <w:rPr>
      <w:b/>
      <w:bCs/>
      <w:sz w:val="20"/>
      <w:szCs w:val="20"/>
    </w:rPr>
  </w:style>
  <w:style w:type="character" w:styleId="FollowedHyperlink">
    <w:name w:val="FollowedHyperlink"/>
    <w:basedOn w:val="DefaultParagraphFont"/>
    <w:rsid w:val="007F2D0E"/>
    <w:rPr>
      <w:color w:val="96607D" w:themeColor="followed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10751D0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microsoft.com/office/2011/relationships/people" Target="people.xml" Id="rId11" /><Relationship Type="http://schemas.openxmlformats.org/officeDocument/2006/relationships/comments" Target="comment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2.png" Id="rId210870739" /><Relationship Type="http://schemas.microsoft.com/office/2020/10/relationships/intelligence" Target="intelligence2.xml" Id="Rd5c11439bd2b47f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ELENA GÓMEZ RICO</dc:creator>
  <keywords/>
  <lastModifiedBy>ELENA MARIA GÓMEZ RICO</lastModifiedBy>
  <revision>22</revision>
  <dcterms:created xsi:type="dcterms:W3CDTF">2026-03-19T11:18:00.0000000Z</dcterms:created>
  <dcterms:modified xsi:type="dcterms:W3CDTF">2026-03-28T19:41:21.8328625Z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2025-12-18</vt:lpwstr>
  </property>
  <property fmtid="{D5CDD505-2E9C-101B-9397-08002B2CF9AE}" pid="3" name="tags">
    <vt:lpwstr/>
  </property>
</Properties>
</file>