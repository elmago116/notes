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4E57" w14:textId="4DEEEF1B" w:rsidR="007E72DA" w:rsidRPr="007E72DA" w:rsidRDefault="00000000" w:rsidP="007E72DA">
      <w:pPr>
        <w:pStyle w:val="Heading1"/>
        <w:jc w:val="both"/>
        <w:rPr>
          <w:rFonts w:ascii="Calibri" w:hAnsi="Calibri" w:cs="Calibri"/>
        </w:rPr>
      </w:pPr>
      <w:bookmarkStart w:id="0" w:name="Xb0f3856e00ce4eac466d329a899c9b62791b073"/>
      <w:commentRangeStart w:id="1"/>
      <w:r w:rsidRPr="2ED50C8C">
        <w:rPr>
          <w:rFonts w:ascii="Calibri" w:hAnsi="Calibri" w:cs="Calibri"/>
        </w:rPr>
        <w:t>Title: Cases for cultural heritage and epistemic justice in the design of semantic and neurosymbolic intelligence systems from a user-cent</w:t>
      </w:r>
      <w:r w:rsidR="007E72DA" w:rsidRPr="2ED50C8C">
        <w:rPr>
          <w:rFonts w:ascii="Calibri" w:hAnsi="Calibri" w:cs="Calibri"/>
        </w:rPr>
        <w:t>e</w:t>
      </w:r>
      <w:r w:rsidRPr="2ED50C8C">
        <w:rPr>
          <w:rFonts w:ascii="Calibri" w:hAnsi="Calibri" w:cs="Calibri"/>
        </w:rPr>
        <w:t>red perspective.</w:t>
      </w:r>
      <w:commentRangeEnd w:id="1"/>
      <w:r w:rsidRPr="007E72DA">
        <w:rPr>
          <w:rStyle w:val="CommentReference"/>
          <w:rFonts w:ascii="Calibri" w:hAnsi="Calibri" w:cs="Calibri"/>
          <w:sz w:val="40"/>
          <w:szCs w:val="40"/>
        </w:rPr>
        <w:commentReference w:id="1"/>
      </w:r>
    </w:p>
    <w:p w14:paraId="0725B3D8" w14:textId="77777777" w:rsidR="005720E4" w:rsidRPr="007E72DA" w:rsidRDefault="00000000">
      <w:pPr>
        <w:pStyle w:val="Heading2"/>
        <w:rPr>
          <w:rFonts w:ascii="Calibri" w:hAnsi="Calibri" w:cs="Calibri"/>
        </w:rPr>
        <w:pPrChange w:id="4" w:author="Núria Ferran Ferrer" w:date="2025-12-17T17:59:00Z">
          <w:pPr>
            <w:pStyle w:val="Heading1"/>
            <w:jc w:val="both"/>
          </w:pPr>
        </w:pPrChange>
      </w:pPr>
      <w:bookmarkStart w:id="5" w:name="abstract"/>
      <w:bookmarkEnd w:id="0"/>
      <w:r w:rsidRPr="2ED50C8C">
        <w:rPr>
          <w:rPrChange w:id="6" w:author="Núria Ferran Ferrer" w:date="2025-12-17T17:59:00Z">
            <w:rPr>
              <w:rFonts w:ascii="Calibri" w:hAnsi="Calibri" w:cs="Calibri"/>
            </w:rPr>
          </w:rPrChange>
        </w:rPr>
        <w:t>Abstract:</w:t>
      </w:r>
    </w:p>
    <w:p w14:paraId="4C71230F" w14:textId="45C0ECEE" w:rsidR="005720E4" w:rsidRPr="007E72DA" w:rsidRDefault="00000000" w:rsidP="007E72DA">
      <w:pPr>
        <w:pStyle w:val="FirstParagraph"/>
        <w:jc w:val="both"/>
        <w:rPr>
          <w:rFonts w:ascii="Calibri" w:hAnsi="Calibri" w:cs="Calibri"/>
        </w:rPr>
      </w:pPr>
      <w:commentRangeStart w:id="7"/>
      <w:r w:rsidRPr="2ED50C8C">
        <w:rPr>
          <w:rFonts w:ascii="Calibri" w:hAnsi="Calibri" w:cs="Calibri"/>
          <w:b/>
          <w:bCs/>
        </w:rPr>
        <w:t>Purpose</w:t>
      </w:r>
      <w:r w:rsidRPr="2ED50C8C">
        <w:rPr>
          <w:rFonts w:ascii="Calibri" w:hAnsi="Calibri" w:cs="Calibri"/>
        </w:rPr>
        <w:t xml:space="preserve"> </w:t>
      </w:r>
      <w:ins w:id="8" w:author="ELENA GÓMEZ RICO" w:date="2025-12-18T08:53:00Z">
        <w:r w:rsidR="00DE312A" w:rsidRPr="2ED50C8C">
          <w:rPr>
            <w:rFonts w:ascii="Segoe UI" w:eastAsia="Segoe UI" w:hAnsi="Segoe UI" w:cs="Segoe UI"/>
            <w:color w:val="242424"/>
            <w:sz w:val="21"/>
            <w:szCs w:val="21"/>
          </w:rPr>
          <w:t>As digital libraries evolve into human-centered socio-technical ecosystems, semantic and neurosymbolic AI systems increasingly mediate access, representation, and meaning-making across cultural and knowledge domains. This study examines how users and communities are integrated into the development of such systems in digital libraries, with the aim of identifying methodological trends, gaps, and opportunities for transdisciplinary collaboration. Particular attention is given to trust, accountability, and epistemic justice, including gender perspectives, intersectionality, and the representation of marginalized voices within AI-enabled digital library infrastructures.</w:t>
        </w:r>
        <w:r w:rsidR="00DE312A" w:rsidRPr="2ED50C8C">
          <w:rPr>
            <w:rFonts w:ascii="Calibri" w:hAnsi="Calibri" w:cs="Calibri"/>
          </w:rPr>
          <w:t xml:space="preserve"> </w:t>
        </w:r>
      </w:ins>
      <w:del w:id="9" w:author="ELENA GÓMEZ RICO" w:date="2025-12-18T08:53:00Z">
        <w:r w:rsidRPr="2ED50C8C">
          <w:rPr>
            <w:rFonts w:ascii="Calibri" w:hAnsi="Calibri" w:cs="Calibri"/>
          </w:rPr>
          <w:delText>The general purpose is to analyze the ways in which users and communities are integrated into the development of semantic and neurosymbolic Ai projects in digital libraries to identify methodological trends, gaps and opportunities for future transdisciplinary collaboration with particular attention to gender perspectives, intersectionality, and representation of marginalized voices.</w:delText>
        </w:r>
      </w:del>
      <w:commentRangeEnd w:id="7"/>
      <w:r w:rsidRPr="007E72DA">
        <w:rPr>
          <w:rStyle w:val="CommentReference"/>
          <w:rFonts w:ascii="Calibri" w:hAnsi="Calibri" w:cs="Calibri"/>
          <w:sz w:val="24"/>
          <w:szCs w:val="24"/>
        </w:rPr>
        <w:commentReference w:id="7"/>
      </w:r>
    </w:p>
    <w:p w14:paraId="2B5ADC21" w14:textId="62C28CE4" w:rsidR="005720E4" w:rsidRPr="007E72DA" w:rsidRDefault="00000000" w:rsidP="007E72DA">
      <w:pPr>
        <w:pStyle w:val="BodyText"/>
        <w:jc w:val="both"/>
        <w:rPr>
          <w:rFonts w:ascii="Calibri" w:hAnsi="Calibri" w:cs="Calibri"/>
        </w:rPr>
      </w:pPr>
      <w:r w:rsidRPr="2ED50C8C">
        <w:rPr>
          <w:rFonts w:ascii="Calibri" w:hAnsi="Calibri" w:cs="Calibri"/>
          <w:b/>
          <w:bCs/>
        </w:rPr>
        <w:t>Design/methodology/approach</w:t>
      </w:r>
      <w:r w:rsidRPr="2ED50C8C">
        <w:rPr>
          <w:rFonts w:ascii="Calibri" w:hAnsi="Calibri" w:cs="Calibri"/>
        </w:rPr>
        <w:t xml:space="preserve"> </w:t>
      </w:r>
      <w:del w:id="10" w:author="Núria Ferran Ferrer" w:date="2025-12-17T17:45:00Z">
        <w:r w:rsidRPr="2ED50C8C">
          <w:rPr>
            <w:rFonts w:ascii="Calibri" w:hAnsi="Calibri" w:cs="Calibri"/>
          </w:rPr>
          <w:delText>This study presents a methodological analysis of use-cases of co-researching/designing user-centered semantic/neurosymbolic systems in digital libraries identified through a SALSA scoping framework integrated by qualitative and quantitative methods such as use-case and bibliometric keyword analysis applied to a systematically designed sample of academic production from an interdisciplinary point of view.</w:delText>
        </w:r>
      </w:del>
      <w:ins w:id="11" w:author="Núria Ferran Ferrer" w:date="2025-12-17T17:45:00Z">
        <w:r w:rsidR="6BEBDFA0" w:rsidRPr="2ED50C8C">
          <w:rPr>
            <w:rFonts w:ascii="Calibri" w:hAnsi="Calibri" w:cs="Calibri"/>
          </w:rPr>
          <w:t xml:space="preserve"> This study combines structured literature screening with content analysis of selected use cases. First, it conducts a scoping review of the scholarly literature to identify and systematically examine initiatives involving the co-research and co-design of human-centered semantic and neurosymbolic AI systems in digital libraries. Second, a qualitative content analysis of the selected use cases examines how users and communities are engaged across system life cycles, which participatory methods and design approaches are employed, and how issues of trust, accountability, and epistemic justice are addressed within interdisciplinary research and development contexts.</w:t>
        </w:r>
      </w:ins>
    </w:p>
    <w:p w14:paraId="57BBA41F" w14:textId="77777777" w:rsidR="005720E4" w:rsidRPr="007E72DA" w:rsidRDefault="00000000" w:rsidP="007E72DA">
      <w:pPr>
        <w:pStyle w:val="BodyText"/>
        <w:jc w:val="both"/>
        <w:rPr>
          <w:rFonts w:ascii="Calibri" w:hAnsi="Calibri" w:cs="Calibri"/>
        </w:rPr>
      </w:pPr>
      <w:r w:rsidRPr="007E72DA">
        <w:rPr>
          <w:rFonts w:ascii="Calibri" w:hAnsi="Calibri" w:cs="Calibri"/>
          <w:b/>
          <w:bCs/>
        </w:rPr>
        <w:t>Findings</w:t>
      </w:r>
      <w:r w:rsidRPr="007E72DA">
        <w:rPr>
          <w:rFonts w:ascii="Calibri" w:hAnsi="Calibri" w:cs="Calibri"/>
        </w:rPr>
        <w:t xml:space="preserve"> Design-led projects dominate; only a few cases embed early co-design. Evaluation beyond usability/IR metrics is scarce. Epistemic justice is explicit mainly in community-led cases; most lack gender/intersectionality and bias checks; crowdsourcing seldom documents quality control or motivation.</w:t>
      </w:r>
    </w:p>
    <w:p w14:paraId="549413B3" w14:textId="77777777" w:rsidR="005720E4" w:rsidRPr="007E72DA" w:rsidRDefault="00000000" w:rsidP="007E72DA">
      <w:pPr>
        <w:pStyle w:val="BodyText"/>
        <w:jc w:val="both"/>
        <w:rPr>
          <w:rFonts w:ascii="Calibri" w:hAnsi="Calibri" w:cs="Calibri"/>
        </w:rPr>
      </w:pPr>
      <w:commentRangeStart w:id="12"/>
      <w:r w:rsidRPr="2ED50C8C">
        <w:rPr>
          <w:rFonts w:ascii="Calibri" w:hAnsi="Calibri" w:cs="Calibri"/>
          <w:b/>
          <w:bCs/>
        </w:rPr>
        <w:t>Originality</w:t>
      </w:r>
      <w:r w:rsidRPr="2ED50C8C">
        <w:rPr>
          <w:rFonts w:ascii="Calibri" w:hAnsi="Calibri" w:cs="Calibri"/>
        </w:rPr>
        <w:t xml:space="preserve"> By mapping who is involved, when, how, and with which attention to epistemic justice dimension, the analysis provides a structured lens for assessing the inclusiveness and accountability of current approaches. The resulting framework is intended both as an analytic tool for researchers and as a pragmatic guide for practitioners who design, evaluate, or govern </w:t>
      </w:r>
      <w:r w:rsidRPr="2ED50C8C">
        <w:rPr>
          <w:rFonts w:ascii="Calibri" w:hAnsi="Calibri" w:cs="Calibri"/>
        </w:rPr>
        <w:lastRenderedPageBreak/>
        <w:t>semantic infrastructures in libraries, supporting future projects that embed co-design, citizen science, and bias-aware modelling from the outset.</w:t>
      </w:r>
      <w:commentRangeEnd w:id="12"/>
      <w:r w:rsidRPr="007E72DA">
        <w:rPr>
          <w:rStyle w:val="CommentReference"/>
          <w:rFonts w:ascii="Calibri" w:hAnsi="Calibri" w:cs="Calibri"/>
          <w:sz w:val="24"/>
          <w:szCs w:val="24"/>
        </w:rPr>
        <w:commentReference w:id="12"/>
      </w:r>
    </w:p>
    <w:p w14:paraId="4FC49D15" w14:textId="77777777" w:rsidR="005720E4" w:rsidRPr="007E72DA" w:rsidRDefault="00000000" w:rsidP="007E72DA">
      <w:pPr>
        <w:pStyle w:val="BodyText"/>
        <w:jc w:val="both"/>
        <w:rPr>
          <w:rFonts w:ascii="Calibri" w:hAnsi="Calibri" w:cs="Calibri"/>
        </w:rPr>
      </w:pPr>
      <w:r w:rsidRPr="007E72DA">
        <w:rPr>
          <w:rFonts w:ascii="Calibri" w:hAnsi="Calibri" w:cs="Calibri"/>
          <w:b/>
          <w:bCs/>
        </w:rPr>
        <w:t>Keywords:</w:t>
      </w:r>
      <w:r w:rsidRPr="007E72DA">
        <w:rPr>
          <w:rFonts w:ascii="Calibri" w:hAnsi="Calibri" w:cs="Calibri"/>
        </w:rPr>
        <w:t xml:space="preserve"> User-centered design, Participatory design, citizen science, human-computer interaction, epistemic justice, digital libraries, bibliometric analysis, SALSA, semantic web technologies, knowledge graphs, methodological analysis, gender-inclusive design.</w:t>
      </w:r>
    </w:p>
    <w:p w14:paraId="44CB0D6A" w14:textId="52E4D9EF" w:rsidR="005720E4" w:rsidRPr="007E72DA" w:rsidRDefault="4F895B21">
      <w:pPr>
        <w:pStyle w:val="Heading2"/>
        <w:rPr>
          <w:rFonts w:ascii="Calibri" w:hAnsi="Calibri" w:cs="Calibri"/>
        </w:rPr>
        <w:pPrChange w:id="13" w:author="Núria Ferran Ferrer" w:date="2025-12-17T17:59:00Z">
          <w:pPr>
            <w:pStyle w:val="Heading1"/>
            <w:jc w:val="both"/>
          </w:pPr>
        </w:pPrChange>
      </w:pPr>
      <w:bookmarkStart w:id="14" w:name="introduction"/>
      <w:bookmarkEnd w:id="5"/>
      <w:ins w:id="15" w:author="Núria Ferran Ferrer" w:date="2025-12-17T18:00:00Z">
        <w:r>
          <w:t xml:space="preserve">1. </w:t>
        </w:r>
      </w:ins>
      <w:r w:rsidR="00000000" w:rsidRPr="2ED50C8C">
        <w:rPr>
          <w:rPrChange w:id="16" w:author="Núria Ferran Ferrer" w:date="2025-12-17T17:59:00Z">
            <w:rPr>
              <w:rFonts w:ascii="Calibri" w:hAnsi="Calibri" w:cs="Calibri"/>
            </w:rPr>
          </w:rPrChange>
        </w:rPr>
        <w:t>Introduction:</w:t>
      </w:r>
    </w:p>
    <w:p w14:paraId="3CCE6CBB" w14:textId="6D94D3C9" w:rsidR="005720E4" w:rsidRPr="007E72DA" w:rsidRDefault="00000000" w:rsidP="007E72DA">
      <w:pPr>
        <w:pStyle w:val="FirstParagraph"/>
        <w:jc w:val="both"/>
        <w:rPr>
          <w:rFonts w:ascii="Calibri" w:hAnsi="Calibri" w:cs="Calibri"/>
        </w:rPr>
      </w:pPr>
      <w:r w:rsidRPr="007E72DA">
        <w:rPr>
          <w:rFonts w:ascii="Calibri" w:hAnsi="Calibri" w:cs="Calibri"/>
        </w:rPr>
        <w:t xml:space="preserve">Digital libraries have shifted from technical repositories to socio-technical ecosystems where semantic and neurosymbolic AI must serve diverse, situated communities. “User-centered” is therefore a complex, context-dependent task rather than a fixed recipe: roles range from co-designers to annotators, evaluators, or data subjects, and responsibilities span usability, provenance, bias mitigation, and epistemic justice. Use-case research offers a pragmatic lens to see how methods, roles, and power interplay across concrete projects. Participatory indexing experiments show co-design can surface needs while exposing tensions between expert vocabularies and lived practices </w:t>
      </w:r>
      <w:hyperlink r:id="rId9">
        <w:r w:rsidR="005720E4" w:rsidRPr="007E72DA">
          <w:rPr>
            <w:rStyle w:val="Hyperlink"/>
            <w:rFonts w:ascii="Calibri" w:hAnsi="Calibri" w:cs="Calibri"/>
          </w:rPr>
          <w:t>(Leblanc, 2020)</w:t>
        </w:r>
      </w:hyperlink>
      <w:r w:rsidRPr="007E72DA">
        <w:rPr>
          <w:rFonts w:ascii="Calibri" w:hAnsi="Calibri" w:cs="Calibri"/>
        </w:rPr>
        <w:t xml:space="preserve">. Future-oriented Human-Computer Interaction (HCI) work argues that exploration support requires tightly coupling UX researchers, domain experts, and developers within knowledge-graph-driven workflows to avoid brittle, designer-only models </w:t>
      </w:r>
      <w:hyperlink r:id="rId10">
        <w:r w:rsidR="005720E4" w:rsidRPr="007E72DA">
          <w:rPr>
            <w:rStyle w:val="Hyperlink"/>
            <w:rFonts w:ascii="Calibri" w:hAnsi="Calibri" w:cs="Calibri"/>
          </w:rPr>
          <w:t>(Fox &amp; Chandrasekar, 2021)</w:t>
        </w:r>
      </w:hyperlink>
      <w:r w:rsidRPr="007E72DA">
        <w:rPr>
          <w:rFonts w:ascii="Calibri" w:hAnsi="Calibri" w:cs="Calibri"/>
        </w:rPr>
        <w:t>. Symbolic-AI evaluation reminds that human control must be preserved alongside system autonomy to prevent opaque or unsafe behaviors, making human oversight a design requirement rather than an afterthought (</w:t>
      </w:r>
      <w:hyperlink r:id="rId11" w:anchor="page=1&amp;annotation=340R">
        <w:r w:rsidR="005720E4" w:rsidRPr="007E72DA">
          <w:rPr>
            <w:rStyle w:val="Hyperlink"/>
            <w:rFonts w:ascii="Calibri" w:hAnsi="Calibri" w:cs="Calibri"/>
          </w:rPr>
          <w:t>p.1</w:t>
        </w:r>
      </w:hyperlink>
      <w:r w:rsidRPr="007E72DA">
        <w:rPr>
          <w:rFonts w:ascii="Calibri" w:hAnsi="Calibri" w:cs="Calibri"/>
        </w:rPr>
        <w:t xml:space="preserve">; </w:t>
      </w:r>
      <w:hyperlink r:id="rId12" w:anchor="page=4&amp;selection=152,0,183,3">
        <w:r w:rsidR="005720E4" w:rsidRPr="007E72DA">
          <w:rPr>
            <w:rStyle w:val="Hyperlink"/>
            <w:rFonts w:ascii="Calibri" w:hAnsi="Calibri" w:cs="Calibri"/>
          </w:rPr>
          <w:t>p.4</w:t>
        </w:r>
      </w:hyperlink>
      <w:r w:rsidRPr="007E72DA">
        <w:rPr>
          <w:rFonts w:ascii="Calibri" w:hAnsi="Calibri" w:cs="Calibri"/>
        </w:rPr>
        <w:t>).</w:t>
      </w:r>
    </w:p>
    <w:p w14:paraId="562E17E0" w14:textId="59A369C3" w:rsidR="005720E4" w:rsidRPr="007E72DA" w:rsidRDefault="00000000" w:rsidP="007E72DA">
      <w:pPr>
        <w:pStyle w:val="BodyText"/>
        <w:jc w:val="both"/>
        <w:rPr>
          <w:rFonts w:ascii="Calibri" w:hAnsi="Calibri" w:cs="Calibri"/>
        </w:rPr>
      </w:pPr>
      <w:r w:rsidRPr="007E72DA">
        <w:rPr>
          <w:rFonts w:ascii="Calibri" w:hAnsi="Calibri" w:cs="Calibri"/>
        </w:rPr>
        <w:t xml:space="preserve">At the same time, much co-production literature remains aspirational or facilitative, pointing to gaps between methodological guidance and real power-sharing </w:t>
      </w:r>
      <w:hyperlink r:id="rId13" w:anchor="page=1&amp;annotation=540R">
        <w:r w:rsidR="005720E4" w:rsidRPr="007E72DA">
          <w:rPr>
            <w:rStyle w:val="Hyperlink"/>
            <w:rFonts w:ascii="Calibri" w:hAnsi="Calibri" w:cs="Calibri"/>
          </w:rPr>
          <w:t>p.15</w:t>
        </w:r>
      </w:hyperlink>
      <w:r w:rsidRPr="007E72DA">
        <w:rPr>
          <w:rFonts w:ascii="Calibri" w:hAnsi="Calibri" w:cs="Calibri"/>
        </w:rPr>
        <w:t xml:space="preserve">. In cultural heritage, calls for decentralized curation, radical user orientation, and contextualized records suggest that standards and iterative development can broaden participation across archival processes </w:t>
      </w:r>
      <w:hyperlink r:id="rId14" w:anchor="page=402&amp;annotation=11793R">
        <w:r w:rsidR="005720E4" w:rsidRPr="007E72DA">
          <w:rPr>
            <w:rStyle w:val="Hyperlink"/>
            <w:rFonts w:ascii="Calibri" w:hAnsi="Calibri" w:cs="Calibri"/>
          </w:rPr>
          <w:t>p.384</w:t>
        </w:r>
      </w:hyperlink>
      <w:r w:rsidRPr="007E72DA">
        <w:rPr>
          <w:rFonts w:ascii="Calibri" w:hAnsi="Calibri" w:cs="Calibri"/>
        </w:rPr>
        <w:t xml:space="preserve">. Human-centered AI surveys underline the stakes: AI systems act on personal and trace data, with risks of inscrutable models, embedded bias (especially against minorities), privacy harms, and “illusions of meaning” when models lack accountability </w:t>
      </w:r>
      <w:hyperlink r:id="rId15" w:anchor="page=1&amp;selection=931,0,1057,2&amp;color=yellow">
        <w:r w:rsidR="005720E4" w:rsidRPr="007E72DA">
          <w:rPr>
            <w:rStyle w:val="Hyperlink"/>
            <w:rFonts w:ascii="Calibri" w:hAnsi="Calibri" w:cs="Calibri"/>
          </w:rPr>
          <w:t>Capel &amp; Brereton, 2023</w:t>
        </w:r>
      </w:hyperlink>
      <w:r w:rsidRPr="007E72DA">
        <w:rPr>
          <w:rFonts w:ascii="Calibri" w:hAnsi="Calibri" w:cs="Calibri"/>
        </w:rPr>
        <w:t>. These threads converge on a core premise: user roles and methods must be matched to domain sensitivities, community agency, and social responsibility.</w:t>
      </w:r>
    </w:p>
    <w:p w14:paraId="4156D354" w14:textId="77777777" w:rsidR="005720E4" w:rsidRPr="007E72DA" w:rsidRDefault="00000000" w:rsidP="007E72DA">
      <w:pPr>
        <w:pStyle w:val="BodyText"/>
        <w:jc w:val="both"/>
        <w:rPr>
          <w:ins w:id="17" w:author="Núria Ferran Ferrer" w:date="2025-12-17T17:47:00Z" w16du:dateUtc="2025-12-17T17:47:08Z"/>
          <w:rFonts w:ascii="Calibri" w:hAnsi="Calibri" w:cs="Calibri"/>
        </w:rPr>
      </w:pPr>
      <w:r w:rsidRPr="2ED50C8C">
        <w:rPr>
          <w:rFonts w:ascii="Calibri" w:hAnsi="Calibri" w:cs="Calibri"/>
        </w:rPr>
        <w:t xml:space="preserve">This article therefore frames user-centered semantic/NeSy AI for digital libraries as a situated, negotiated practice. Through a use-case analysis across 22 projects, we map when and how users are integrated (early vs. late, continuous vs. episodic), what methodological tools are deployed (co-design workshops, usability testing, crowdsourcing, semantic curation, AI-assisted creation), and how participation levels and epistemic justice are addressed—or left implicit. By comparing concrete implementations—from co-designed indexing services to exploratory semantic search, crowdsourced enrichment, and community-led storytelling—we trace where users appear as co-creators, evaluators, annotators, or subjects, and how methodological choices shape inclusion, bias mitigation, and accountability. The goal is to surface patterns and gaps so future digital library projects can better align methodological strategies with the situated needs and rights of the communities they intend to serve, strengthening both social responsibility and technical robustness. No prior work was found that synthesizes </w:t>
      </w:r>
      <w:r w:rsidRPr="2ED50C8C">
        <w:rPr>
          <w:rFonts w:ascii="Calibri" w:hAnsi="Calibri" w:cs="Calibri"/>
        </w:rPr>
        <w:lastRenderedPageBreak/>
        <w:t>methodological practices across these disciplines in a comparable, multi-dimensional way, limiting direct benchmarks for contrast.</w:t>
      </w:r>
    </w:p>
    <w:p w14:paraId="79A66DF3" w14:textId="3895A4C6" w:rsidR="62C80E94" w:rsidRDefault="62C80E94">
      <w:pPr>
        <w:pStyle w:val="Heading2"/>
        <w:rPr>
          <w:ins w:id="18" w:author="Núria Ferran Ferrer" w:date="2025-12-17T17:48:00Z" w16du:dateUtc="2025-12-17T17:48:03Z"/>
          <w:rFonts w:ascii="Calibri" w:hAnsi="Calibri" w:cs="Calibri"/>
        </w:rPr>
        <w:pPrChange w:id="19" w:author="Núria Ferran Ferrer" w:date="2025-12-17T18:00:00Z">
          <w:pPr>
            <w:pStyle w:val="BodyText"/>
            <w:jc w:val="both"/>
          </w:pPr>
        </w:pPrChange>
      </w:pPr>
      <w:ins w:id="20" w:author="Núria Ferran Ferrer" w:date="2025-12-17T18:00:00Z">
        <w:r>
          <w:t xml:space="preserve">2. </w:t>
        </w:r>
      </w:ins>
      <w:ins w:id="21" w:author="Núria Ferran Ferrer" w:date="2025-12-17T17:47:00Z">
        <w:r w:rsidR="16CE7244" w:rsidRPr="2ED50C8C">
          <w:rPr>
            <w:rPrChange w:id="22" w:author="Núria Ferran Ferrer" w:date="2025-12-17T17:47:00Z">
              <w:rPr>
                <w:rFonts w:ascii="Calibri" w:hAnsi="Calibri" w:cs="Calibri"/>
              </w:rPr>
            </w:rPrChange>
          </w:rPr>
          <w:t>Theoretical Framework</w:t>
        </w:r>
      </w:ins>
    </w:p>
    <w:p w14:paraId="0781BE67" w14:textId="7F9EF8B7" w:rsidR="16CE7244" w:rsidRDefault="16CE7244" w:rsidP="2ED50C8C">
      <w:pPr>
        <w:pStyle w:val="BodyText"/>
        <w:rPr>
          <w:ins w:id="23" w:author="Núria Ferran Ferrer" w:date="2025-12-17T17:48:00Z" w16du:dateUtc="2025-12-17T17:48:10Z"/>
        </w:rPr>
      </w:pPr>
      <w:ins w:id="24" w:author="Núria Ferran Ferrer" w:date="2025-12-17T17:48:00Z">
        <w:r>
          <w:t>Resultats de l’scoping review.</w:t>
        </w:r>
      </w:ins>
      <w:ins w:id="25" w:author="Núria Ferran Ferrer" w:date="2025-12-17T17:55:00Z">
        <w:r w:rsidR="0F3C8EC7">
          <w:t xml:space="preserve"> Utilitza només la bibliografia seleccionada en el procés de revisió sistemàtica i estructura la informació al vo</w:t>
        </w:r>
      </w:ins>
      <w:ins w:id="26" w:author="Núria Ferran Ferrer" w:date="2025-12-17T17:56:00Z">
        <w:r w:rsidR="0F3C8EC7">
          <w:t>ltant d’aquests temes:</w:t>
        </w:r>
      </w:ins>
    </w:p>
    <w:p w14:paraId="48BE1825" w14:textId="49ABC2C1" w:rsidR="16CE7244" w:rsidRDefault="16CE7244">
      <w:pPr>
        <w:pStyle w:val="ListParagraph"/>
        <w:numPr>
          <w:ilvl w:val="0"/>
          <w:numId w:val="2"/>
        </w:numPr>
        <w:spacing w:before="240" w:after="240"/>
        <w:rPr>
          <w:ins w:id="27" w:author="Núria Ferran Ferrer" w:date="2025-12-17T17:48:00Z" w16du:dateUtc="2025-12-17T17:48:11Z"/>
        </w:rPr>
        <w:pPrChange w:id="28" w:author="Núria Ferran Ferrer" w:date="2025-12-17T17:48:00Z">
          <w:pPr/>
        </w:pPrChange>
      </w:pPr>
      <w:ins w:id="29" w:author="Núria Ferran Ferrer" w:date="2025-12-17T17:48:00Z">
        <w:r w:rsidRPr="2ED50C8C">
          <w:t>digital libraries com a sistemes sociotècnics</w:t>
        </w:r>
      </w:ins>
    </w:p>
    <w:p w14:paraId="109DB9A3" w14:textId="0B0292BF" w:rsidR="16CE7244" w:rsidRDefault="16CE7244">
      <w:pPr>
        <w:pStyle w:val="ListParagraph"/>
        <w:numPr>
          <w:ilvl w:val="0"/>
          <w:numId w:val="2"/>
        </w:numPr>
        <w:spacing w:before="240" w:after="240"/>
        <w:rPr>
          <w:ins w:id="30" w:author="Núria Ferran Ferrer" w:date="2025-12-17T17:48:00Z" w16du:dateUtc="2025-12-17T17:48:11Z"/>
        </w:rPr>
        <w:pPrChange w:id="31" w:author="Núria Ferran Ferrer" w:date="2025-12-17T17:48:00Z">
          <w:pPr/>
        </w:pPrChange>
      </w:pPr>
      <w:ins w:id="32" w:author="Núria Ferran Ferrer" w:date="2025-12-17T17:48:00Z">
        <w:r w:rsidRPr="2ED50C8C">
          <w:t>participatory design / HCI / citizen science / HCAI</w:t>
        </w:r>
      </w:ins>
    </w:p>
    <w:p w14:paraId="59D60909" w14:textId="1EDD2345" w:rsidR="16CE7244" w:rsidRDefault="16CE7244">
      <w:pPr>
        <w:pStyle w:val="ListParagraph"/>
        <w:numPr>
          <w:ilvl w:val="0"/>
          <w:numId w:val="2"/>
        </w:numPr>
        <w:spacing w:before="240" w:after="240"/>
        <w:rPr>
          <w:ins w:id="33" w:author="Núria Ferran Ferrer" w:date="2025-12-17T17:48:00Z" w16du:dateUtc="2025-12-17T17:48:11Z"/>
        </w:rPr>
        <w:pPrChange w:id="34" w:author="Núria Ferran Ferrer" w:date="2025-12-17T17:48:00Z">
          <w:pPr/>
        </w:pPrChange>
      </w:pPr>
      <w:ins w:id="35" w:author="Núria Ferran Ferrer" w:date="2025-12-17T17:48:00Z">
        <w:r w:rsidRPr="2ED50C8C">
          <w:t>epistemic justice, biaix, representació (gènere i interseccionalitat)</w:t>
        </w:r>
      </w:ins>
    </w:p>
    <w:p w14:paraId="0D57E7F8" w14:textId="438AAB00" w:rsidR="2ED50C8C" w:rsidRDefault="2ED50C8C" w:rsidP="2ED50C8C">
      <w:pPr>
        <w:pStyle w:val="BodyText"/>
        <w:rPr>
          <w:rPrChange w:id="36" w:author="Núria Ferran Ferrer" w:date="2025-12-17T17:48:00Z">
            <w:rPr>
              <w:rFonts w:ascii="Calibri" w:hAnsi="Calibri" w:cs="Calibri"/>
            </w:rPr>
          </w:rPrChange>
        </w:rPr>
      </w:pPr>
    </w:p>
    <w:p w14:paraId="3AF60705" w14:textId="7C4705AC" w:rsidR="005720E4" w:rsidRPr="007E72DA" w:rsidRDefault="391708C4">
      <w:pPr>
        <w:pStyle w:val="Heading2"/>
        <w:rPr>
          <w:ins w:id="37" w:author="Núria Ferran Ferrer" w:date="2025-12-17T17:48:00Z" w16du:dateUtc="2025-12-17T17:48:26Z"/>
          <w:rFonts w:ascii="Calibri" w:hAnsi="Calibri" w:cs="Calibri"/>
        </w:rPr>
        <w:pPrChange w:id="38" w:author="Núria Ferran Ferrer" w:date="2025-12-17T18:00:00Z">
          <w:pPr>
            <w:pStyle w:val="Heading1"/>
            <w:jc w:val="both"/>
          </w:pPr>
        </w:pPrChange>
      </w:pPr>
      <w:bookmarkStart w:id="39" w:name="methodology"/>
      <w:bookmarkEnd w:id="14"/>
      <w:ins w:id="40" w:author="Núria Ferran Ferrer" w:date="2025-12-17T18:00:00Z">
        <w:r w:rsidRPr="2ED50C8C">
          <w:rPr>
            <w:rPrChange w:id="41" w:author="Núria Ferran Ferrer" w:date="2025-12-17T18:00:00Z">
              <w:rPr>
                <w:rFonts w:ascii="Calibri" w:hAnsi="Calibri" w:cs="Calibri"/>
              </w:rPr>
            </w:rPrChange>
          </w:rPr>
          <w:t xml:space="preserve">3. </w:t>
        </w:r>
      </w:ins>
      <w:r w:rsidR="00000000" w:rsidRPr="2ED50C8C">
        <w:rPr>
          <w:rPrChange w:id="42" w:author="Núria Ferran Ferrer" w:date="2025-12-17T18:00:00Z">
            <w:rPr>
              <w:rFonts w:ascii="Calibri" w:hAnsi="Calibri" w:cs="Calibri"/>
            </w:rPr>
          </w:rPrChange>
        </w:rPr>
        <w:t>Methodology:</w:t>
      </w:r>
    </w:p>
    <w:p w14:paraId="2F8236A9" w14:textId="4B8DBCBC" w:rsidR="7E08464D" w:rsidRDefault="7E08464D">
      <w:pPr>
        <w:spacing w:before="240" w:after="240"/>
        <w:rPr>
          <w:ins w:id="43" w:author="Núria Ferran Ferrer" w:date="2025-12-17T17:52:00Z" w16du:dateUtc="2025-12-17T17:52:37Z"/>
        </w:rPr>
        <w:pPrChange w:id="44" w:author="Núria Ferran Ferrer" w:date="2025-12-17T17:52:00Z">
          <w:pPr/>
        </w:pPrChange>
      </w:pPr>
      <w:ins w:id="45" w:author="Núria Ferran Ferrer" w:date="2025-12-17T17:52:00Z">
        <w:r w:rsidRPr="2ED50C8C">
          <w:t>This study adopts a qualitative-dominant mixed-methods design combining a scoping review of the scholarly literature with a systematic content analysis of selected use cases. The methodological approach is grounded in the SALSA framework (Search, Appraisal, Synthesis, Analysis), which is well established for mapping interdisciplinary research landscapes and identifying methodological patterns and gaps across heterogeneous bodies of literature (Lopezosa et al., 2024; Cardoso et al., 2021; Cobo et al., 2011).</w:t>
        </w:r>
      </w:ins>
    </w:p>
    <w:p w14:paraId="529FFE9D" w14:textId="1FD6C453" w:rsidR="7E08464D" w:rsidRDefault="7E08464D">
      <w:pPr>
        <w:spacing w:before="240" w:after="240"/>
        <w:rPr>
          <w:ins w:id="46" w:author="Núria Ferran Ferrer" w:date="2025-12-17T17:48:00Z" w16du:dateUtc="2025-12-17T17:48:27Z"/>
        </w:rPr>
        <w:pPrChange w:id="47" w:author="Núria Ferran Ferrer" w:date="2025-12-17T17:52:00Z">
          <w:pPr/>
        </w:pPrChange>
      </w:pPr>
      <w:ins w:id="48" w:author="Núria Ferran Ferrer" w:date="2025-12-17T17:52:00Z">
        <w:r w:rsidRPr="2ED50C8C">
          <w:t xml:space="preserve">The study focuses on </w:t>
        </w:r>
        <w:r w:rsidRPr="2ED50C8C">
          <w:rPr>
            <w:rPrChange w:id="49" w:author="Núria Ferran Ferrer" w:date="2025-12-17T17:52:00Z">
              <w:rPr>
                <w:b/>
                <w:bCs/>
              </w:rPr>
            </w:rPrChange>
          </w:rPr>
          <w:t>human-centered semantic and neurosymbolic</w:t>
        </w:r>
        <w:r w:rsidRPr="2ED50C8C">
          <w:t xml:space="preserve"> AI systems in digital libraries, with particular attention to how users and communities are integrated into research and design processes, and how issues of trust, accountability, and epistemic justice are operationalized.</w:t>
        </w:r>
      </w:ins>
    </w:p>
    <w:p w14:paraId="496BFD72" w14:textId="5346A1F9" w:rsidR="609BA050" w:rsidRDefault="609BA050">
      <w:pPr>
        <w:pStyle w:val="Heading4"/>
        <w:rPr>
          <w:ins w:id="50" w:author="Núria Ferran Ferrer" w:date="2025-12-17T17:48:00Z" w16du:dateUtc="2025-12-17T17:48:54Z"/>
        </w:rPr>
        <w:pPrChange w:id="51" w:author="Núria Ferran Ferrer" w:date="2025-12-17T18:00:00Z">
          <w:pPr>
            <w:pStyle w:val="BodyText"/>
          </w:pPr>
        </w:pPrChange>
      </w:pPr>
      <w:ins w:id="52" w:author="Núria Ferran Ferrer" w:date="2025-12-17T17:48:00Z">
        <w:r>
          <w:t>3.1. Scoping Review</w:t>
        </w:r>
      </w:ins>
    </w:p>
    <w:p w14:paraId="2D160587" w14:textId="3A3BD9AE" w:rsidR="47AA2025" w:rsidRDefault="47AA2025">
      <w:pPr>
        <w:pStyle w:val="BodyText"/>
        <w:rPr>
          <w:ins w:id="53" w:author="Núria Ferran Ferrer" w:date="2025-12-17T17:54:00Z" w16du:dateUtc="2025-12-17T17:54:21Z"/>
        </w:rPr>
        <w:pPrChange w:id="54" w:author="Núria Ferran Ferrer" w:date="2025-12-17T17:48:00Z">
          <w:pPr/>
        </w:pPrChange>
      </w:pPr>
      <w:ins w:id="55" w:author="Núria Ferran Ferrer" w:date="2025-12-17T17:54:00Z">
        <w:r w:rsidRPr="2ED50C8C">
          <w:t>A structured literature search was conducted across major academic databases covering computer science, library and information science, digital humanities, human–computer interaction, and social sciences. The search targeted publications from the past decade and returned 3,270 records.</w:t>
        </w:r>
      </w:ins>
    </w:p>
    <w:p w14:paraId="6036B93B" w14:textId="1139FEDA" w:rsidR="47AA2025" w:rsidRDefault="47AA2025">
      <w:pPr>
        <w:spacing w:before="240" w:after="240"/>
        <w:rPr>
          <w:ins w:id="56" w:author="Núria Ferran Ferrer" w:date="2025-12-17T17:54:00Z" w16du:dateUtc="2025-12-17T17:54:21Z"/>
        </w:rPr>
        <w:pPrChange w:id="57" w:author="Núria Ferran Ferrer" w:date="2025-12-17T17:54:00Z">
          <w:pPr/>
        </w:pPrChange>
      </w:pPr>
      <w:ins w:id="58" w:author="Núria Ferran Ferrer" w:date="2025-12-17T17:54:00Z">
        <w:r w:rsidRPr="2ED50C8C">
          <w:t>Following title, abstract, and full-text screening based on predefined inclusion and exclusion criteria, 40 candidate projects were identified. After further appraisal focused on relevance to user-centered semantic or neurosymbolic AI in digital library contexts, 22 use cases were retained for in-depth analysis. These cases span multiple disciplinary traditions, including Design Studies, HCI, citizen science, LIS, Digital Humanities, and epistemic justice scholarship.</w:t>
        </w:r>
      </w:ins>
    </w:p>
    <w:p w14:paraId="44F441DB" w14:textId="50830697" w:rsidR="47AA2025" w:rsidRDefault="47AA2025">
      <w:pPr>
        <w:spacing w:before="240" w:after="240"/>
        <w:rPr>
          <w:ins w:id="59" w:author="Núria Ferran Ferrer" w:date="2025-12-17T17:54:00Z" w16du:dateUtc="2025-12-17T17:54:21Z"/>
        </w:rPr>
        <w:pPrChange w:id="60" w:author="Núria Ferran Ferrer" w:date="2025-12-17T17:54:00Z">
          <w:pPr/>
        </w:pPrChange>
      </w:pPr>
      <w:ins w:id="61" w:author="Núria Ferran Ferrer" w:date="2025-12-17T17:54:00Z">
        <w:r w:rsidRPr="2ED50C8C">
          <w:t>To support cross-disciplinary query refinement and terminology alignment, AI-assisted exploratory tools were used during the search phase, following established recommendations for transparent and reflexive use of AI in literature reviews (Codina, 2023).</w:t>
        </w:r>
      </w:ins>
    </w:p>
    <w:p w14:paraId="29A4F400" w14:textId="2CABD8D8" w:rsidR="47AA2025" w:rsidRDefault="47AA2025" w:rsidP="2ED50C8C">
      <w:pPr>
        <w:pStyle w:val="BodyText"/>
        <w:rPr>
          <w:ins w:id="62" w:author="Núria Ferran Ferrer" w:date="2025-12-17T18:02:00Z" w16du:dateUtc="2025-12-17T18:02:30Z"/>
          <w:b/>
          <w:bCs/>
        </w:rPr>
      </w:pPr>
      <w:commentRangeStart w:id="63"/>
      <w:ins w:id="64" w:author="Núria Ferran Ferrer" w:date="2025-12-17T17:54:00Z">
        <w:r w:rsidRPr="2ED50C8C">
          <w:rPr>
            <w:b/>
            <w:bCs/>
          </w:rPr>
          <w:lastRenderedPageBreak/>
          <w:t>Figure 1. Scoping Review Workflow</w:t>
        </w:r>
      </w:ins>
      <w:commentRangeEnd w:id="63"/>
      <w:r>
        <w:rPr>
          <w:rStyle w:val="CommentReference"/>
          <w:b/>
          <w:bCs/>
          <w:sz w:val="24"/>
          <w:szCs w:val="24"/>
        </w:rPr>
        <w:commentReference w:id="63"/>
      </w:r>
    </w:p>
    <w:p w14:paraId="1111D487" w14:textId="294B0289" w:rsidR="2ED50C8C" w:rsidRDefault="2ED50C8C" w:rsidP="2ED50C8C">
      <w:pPr>
        <w:pStyle w:val="BodyText"/>
        <w:rPr>
          <w:ins w:id="65" w:author="Núria Ferran Ferrer" w:date="2025-12-17T17:48:00Z" w16du:dateUtc="2025-12-17T17:48:34Z"/>
          <w:b/>
          <w:bCs/>
          <w:rPrChange w:id="66" w:author="Núria Ferran Ferrer" w:date="2025-12-17T17:54:00Z">
            <w:rPr>
              <w:ins w:id="67" w:author="Núria Ferran Ferrer" w:date="2025-12-17T17:48:00Z" w16du:dateUtc="2025-12-17T17:48:34Z"/>
            </w:rPr>
          </w:rPrChange>
        </w:rPr>
      </w:pPr>
    </w:p>
    <w:p w14:paraId="4D0B70F6" w14:textId="01380186" w:rsidR="609BA050" w:rsidRDefault="609BA050">
      <w:pPr>
        <w:pStyle w:val="Heading4"/>
        <w:rPr>
          <w:ins w:id="68" w:author="Núria Ferran Ferrer" w:date="2025-12-17T17:49:00Z" w16du:dateUtc="2025-12-17T17:49:04Z"/>
        </w:rPr>
        <w:pPrChange w:id="69" w:author="Núria Ferran Ferrer" w:date="2025-12-17T18:01:00Z">
          <w:pPr>
            <w:pStyle w:val="BodyText"/>
          </w:pPr>
        </w:pPrChange>
      </w:pPr>
      <w:ins w:id="70" w:author="Núria Ferran Ferrer" w:date="2025-12-17T17:48:00Z">
        <w:r>
          <w:t>3.2. Use Cases</w:t>
        </w:r>
      </w:ins>
      <w:ins w:id="71" w:author="Núria Ferran Ferrer" w:date="2025-12-17T17:57:00Z">
        <w:r w:rsidR="705A4C84">
          <w:t>: Sample selection</w:t>
        </w:r>
      </w:ins>
    </w:p>
    <w:p w14:paraId="221297BA" w14:textId="0D8291A1" w:rsidR="609BA050" w:rsidRDefault="609BA050" w:rsidP="2ED50C8C">
      <w:pPr>
        <w:pStyle w:val="BodyText"/>
        <w:rPr>
          <w:ins w:id="72" w:author="Núria Ferran Ferrer" w:date="2025-12-17T18:02:00Z" w16du:dateUtc="2025-12-17T18:02:26Z"/>
        </w:rPr>
      </w:pPr>
      <w:ins w:id="73" w:author="Núria Ferran Ferrer" w:date="2025-12-17T17:49:00Z">
        <w:r>
          <w:t>Selecció de la mostra</w:t>
        </w:r>
      </w:ins>
      <w:ins w:id="74" w:author="Núria Ferran Ferrer" w:date="2025-12-17T17:51:00Z">
        <w:r w:rsidR="0B79695B">
          <w:t>. Com es trien els 22 projectes</w:t>
        </w:r>
      </w:ins>
      <w:ins w:id="75" w:author="Núria Ferran Ferrer" w:date="2025-12-17T17:55:00Z">
        <w:r w:rsidR="395E2E78">
          <w:t>??</w:t>
        </w:r>
      </w:ins>
      <w:ins w:id="76" w:author="Núria Ferran Ferrer" w:date="2025-12-17T18:02:00Z">
        <w:r w:rsidR="7430DBFB">
          <w:t xml:space="preserve"> XXX</w:t>
        </w:r>
      </w:ins>
    </w:p>
    <w:p w14:paraId="0E0A9A02" w14:textId="6BAC9B1C" w:rsidR="35F4CA33" w:rsidRDefault="35F4CA33">
      <w:pPr>
        <w:spacing w:before="240" w:after="240"/>
        <w:rPr>
          <w:ins w:id="77" w:author="Núria Ferran Ferrer" w:date="2025-12-17T18:06:00Z" w16du:dateUtc="2025-12-17T18:06:49Z"/>
        </w:rPr>
        <w:pPrChange w:id="78" w:author="Núria Ferran Ferrer" w:date="2025-12-17T18:06:00Z">
          <w:pPr/>
        </w:pPrChange>
      </w:pPr>
      <w:ins w:id="79" w:author="Núria Ferran Ferrer" w:date="2025-12-17T18:06:00Z">
        <w:r w:rsidRPr="2ED50C8C">
          <w:rPr>
            <w:b/>
            <w:bCs/>
          </w:rPr>
          <w:t>on, com i amb quins criteris</w:t>
        </w:r>
        <w:r w:rsidRPr="2ED50C8C">
          <w:t xml:space="preserve"> passes de 3.270 → 40 → 22.</w:t>
        </w:r>
        <w:r>
          <w:br/>
        </w:r>
        <w:r w:rsidRPr="2ED50C8C">
          <w:t xml:space="preserve"> A Methods cal afegir, com a mínim:</w:t>
        </w:r>
      </w:ins>
    </w:p>
    <w:p w14:paraId="6E480A3C" w14:textId="077F43FD" w:rsidR="35F4CA33" w:rsidRDefault="35F4CA33">
      <w:pPr>
        <w:pStyle w:val="ListParagraph"/>
        <w:numPr>
          <w:ilvl w:val="0"/>
          <w:numId w:val="1"/>
        </w:numPr>
        <w:spacing w:before="240" w:after="240"/>
        <w:rPr>
          <w:ins w:id="80" w:author="Núria Ferran Ferrer" w:date="2025-12-17T18:06:00Z" w16du:dateUtc="2025-12-17T18:06:49Z"/>
        </w:rPr>
        <w:pPrChange w:id="81" w:author="Núria Ferran Ferrer" w:date="2025-12-17T18:06:00Z">
          <w:pPr/>
        </w:pPrChange>
      </w:pPr>
      <w:ins w:id="82" w:author="Núria Ferran Ferrer" w:date="2025-12-17T18:06:00Z">
        <w:r w:rsidRPr="2ED50C8C">
          <w:t>bases de dades / fonts</w:t>
        </w:r>
      </w:ins>
    </w:p>
    <w:p w14:paraId="3B5A84C3" w14:textId="31F55EF2" w:rsidR="35F4CA33" w:rsidRDefault="35F4CA33">
      <w:pPr>
        <w:pStyle w:val="ListParagraph"/>
        <w:numPr>
          <w:ilvl w:val="0"/>
          <w:numId w:val="1"/>
        </w:numPr>
        <w:spacing w:before="240" w:after="240"/>
        <w:rPr>
          <w:ins w:id="83" w:author="Núria Ferran Ferrer" w:date="2025-12-17T18:06:00Z" w16du:dateUtc="2025-12-17T18:06:49Z"/>
        </w:rPr>
        <w:pPrChange w:id="84" w:author="Núria Ferran Ferrer" w:date="2025-12-17T18:06:00Z">
          <w:pPr/>
        </w:pPrChange>
      </w:pPr>
      <w:ins w:id="85" w:author="Núria Ferran Ferrer" w:date="2025-12-17T18:06:00Z">
        <w:r w:rsidRPr="2ED50C8C">
          <w:t>string(s) de cerca o blocs conceptuals</w:t>
        </w:r>
      </w:ins>
    </w:p>
    <w:p w14:paraId="1DDA18DD" w14:textId="4B0A4FBC" w:rsidR="35F4CA33" w:rsidRDefault="35F4CA33">
      <w:pPr>
        <w:pStyle w:val="ListParagraph"/>
        <w:numPr>
          <w:ilvl w:val="0"/>
          <w:numId w:val="1"/>
        </w:numPr>
        <w:spacing w:before="240" w:after="240"/>
        <w:rPr>
          <w:ins w:id="86" w:author="Núria Ferran Ferrer" w:date="2025-12-17T18:06:00Z" w16du:dateUtc="2025-12-17T18:06:49Z"/>
        </w:rPr>
        <w:pPrChange w:id="87" w:author="Núria Ferran Ferrer" w:date="2025-12-17T18:06:00Z">
          <w:pPr/>
        </w:pPrChange>
      </w:pPr>
      <w:ins w:id="88" w:author="Núria Ferran Ferrer" w:date="2025-12-17T18:06:00Z">
        <w:r w:rsidRPr="2ED50C8C">
          <w:t>rang temporal (ja dius “past decade”, concreta anys)</w:t>
        </w:r>
      </w:ins>
    </w:p>
    <w:p w14:paraId="3336D24D" w14:textId="604AF3F4" w:rsidR="35F4CA33" w:rsidRDefault="35F4CA33">
      <w:pPr>
        <w:pStyle w:val="ListParagraph"/>
        <w:numPr>
          <w:ilvl w:val="0"/>
          <w:numId w:val="1"/>
        </w:numPr>
        <w:spacing w:before="240" w:after="240"/>
        <w:rPr>
          <w:ins w:id="89" w:author="Núria Ferran Ferrer" w:date="2025-12-17T18:06:00Z" w16du:dateUtc="2025-12-17T18:06:49Z"/>
        </w:rPr>
        <w:pPrChange w:id="90" w:author="Núria Ferran Ferrer" w:date="2025-12-17T18:06:00Z">
          <w:pPr/>
        </w:pPrChange>
      </w:pPr>
      <w:ins w:id="91" w:author="Núria Ferran Ferrer" w:date="2025-12-17T18:06:00Z">
        <w:r w:rsidRPr="2ED50C8C">
          <w:t>criteris d’inclusió/exclusió (user-centered + semantic/NeSy + DL context + “use case” amb evidència metodològica)</w:t>
        </w:r>
      </w:ins>
    </w:p>
    <w:p w14:paraId="0F0D8E90" w14:textId="262E91E0" w:rsidR="35F4CA33" w:rsidRDefault="35F4CA33">
      <w:pPr>
        <w:pStyle w:val="ListParagraph"/>
        <w:numPr>
          <w:ilvl w:val="0"/>
          <w:numId w:val="1"/>
        </w:numPr>
        <w:spacing w:before="240" w:after="240"/>
        <w:rPr>
          <w:ins w:id="92" w:author="Núria Ferran Ferrer" w:date="2025-12-17T18:06:00Z" w16du:dateUtc="2025-12-17T18:06:49Z"/>
        </w:rPr>
        <w:pPrChange w:id="93" w:author="Núria Ferran Ferrer" w:date="2025-12-17T18:06:00Z">
          <w:pPr/>
        </w:pPrChange>
      </w:pPr>
      <w:ins w:id="94" w:author="Núria Ferran Ferrer" w:date="2025-12-17T18:06:00Z">
        <w:r w:rsidRPr="2ED50C8C">
          <w:t>procediment de screening (title/abstract/full text) i com resols discrepàncies</w:t>
        </w:r>
      </w:ins>
    </w:p>
    <w:p w14:paraId="2CABE5E0" w14:textId="561E6A69" w:rsidR="35F4CA33" w:rsidRDefault="35F4CA33">
      <w:pPr>
        <w:spacing w:before="240" w:after="240"/>
        <w:rPr>
          <w:ins w:id="95" w:author="Núria Ferran Ferrer" w:date="2025-12-17T18:06:00Z" w16du:dateUtc="2025-12-17T18:06:49Z"/>
        </w:rPr>
        <w:pPrChange w:id="96" w:author="Núria Ferran Ferrer" w:date="2025-12-17T18:06:00Z">
          <w:pPr>
            <w:numPr>
              <w:numId w:val="1"/>
            </w:numPr>
            <w:ind w:left="720" w:hanging="360"/>
          </w:pPr>
        </w:pPrChange>
      </w:pPr>
      <w:ins w:id="97" w:author="Núria Ferran Ferrer" w:date="2025-12-17T18:06:00Z">
        <w:r w:rsidRPr="2ED50C8C">
          <w:t>Si això no hi és, els “resultats” poden semblar no verificables.</w:t>
        </w:r>
      </w:ins>
    </w:p>
    <w:p w14:paraId="332553C6" w14:textId="0A645722" w:rsidR="2ED50C8C" w:rsidRDefault="2ED50C8C" w:rsidP="2ED50C8C">
      <w:pPr>
        <w:pStyle w:val="BodyText"/>
        <w:rPr>
          <w:ins w:id="98" w:author="Núria Ferran Ferrer" w:date="2025-12-17T17:57:00Z" w16du:dateUtc="2025-12-17T17:57:37Z"/>
        </w:rPr>
      </w:pPr>
    </w:p>
    <w:p w14:paraId="568068B3" w14:textId="5CE0A8E5" w:rsidR="2C499818" w:rsidRDefault="2C499818">
      <w:pPr>
        <w:pStyle w:val="Heading4"/>
        <w:rPr>
          <w:ins w:id="99" w:author="Núria Ferran Ferrer" w:date="2025-12-17T18:02:00Z" w16du:dateUtc="2025-12-17T18:02:18Z"/>
        </w:rPr>
        <w:pPrChange w:id="100" w:author="Núria Ferran Ferrer" w:date="2025-12-17T18:01:00Z">
          <w:pPr>
            <w:pStyle w:val="BodyText"/>
          </w:pPr>
        </w:pPrChange>
      </w:pPr>
      <w:ins w:id="101" w:author="Núria Ferran Ferrer" w:date="2025-12-17T17:57:00Z">
        <w:r>
          <w:t>3.3. Use cases: Analytical framework and codi</w:t>
        </w:r>
      </w:ins>
      <w:ins w:id="102" w:author="Núria Ferran Ferrer" w:date="2025-12-17T17:58:00Z">
        <w:r>
          <w:t>ng dimensions</w:t>
        </w:r>
      </w:ins>
    </w:p>
    <w:p w14:paraId="3F8FBED9" w14:textId="3AC0F03B" w:rsidR="31A19160" w:rsidRDefault="31A19160">
      <w:pPr>
        <w:pStyle w:val="BodyText"/>
        <w:rPr>
          <w:ins w:id="103" w:author="Núria Ferran Ferrer" w:date="2025-12-17T17:49:00Z" w16du:dateUtc="2025-12-17T17:49:08Z"/>
        </w:rPr>
        <w:pPrChange w:id="104" w:author="Núria Ferran Ferrer" w:date="2025-12-17T18:02:00Z">
          <w:pPr>
            <w:pStyle w:val="Heading4"/>
          </w:pPr>
        </w:pPrChange>
      </w:pPr>
      <w:ins w:id="105" w:author="Núria Ferran Ferrer" w:date="2025-12-17T18:02:00Z">
        <w:r>
          <w:t>XXX</w:t>
        </w:r>
      </w:ins>
    </w:p>
    <w:p w14:paraId="373A679F" w14:textId="1CC06DC8" w:rsidR="1858D27A" w:rsidRDefault="1858D27A">
      <w:pPr>
        <w:pStyle w:val="BodyText"/>
        <w:rPr>
          <w:ins w:id="106" w:author="Núria Ferran Ferrer" w:date="2025-12-17T18:01:00Z" w16du:dateUtc="2025-12-17T18:01:35Z"/>
          <w:b/>
          <w:bCs/>
          <w:sz w:val="28"/>
          <w:szCs w:val="28"/>
        </w:rPr>
        <w:pPrChange w:id="107" w:author="Núria Ferran Ferrer" w:date="2025-12-17T17:49:00Z">
          <w:pPr/>
        </w:pPrChange>
      </w:pPr>
      <w:ins w:id="108" w:author="Núria Ferran Ferrer" w:date="2025-12-17T18:09:00Z">
        <w:r w:rsidRPr="2ED50C8C">
          <w:t xml:space="preserve">Table </w:t>
        </w:r>
      </w:ins>
      <w:ins w:id="109" w:author="Núria Ferran Ferrer" w:date="2025-12-17T18:01:00Z">
        <w:r w:rsidR="31A19160" w:rsidRPr="2ED50C8C">
          <w:rPr>
            <w:rPrChange w:id="110" w:author="Núria Ferran Ferrer" w:date="2025-12-17T18:01:00Z">
              <w:rPr>
                <w:b/>
                <w:bCs/>
                <w:sz w:val="28"/>
                <w:szCs w:val="28"/>
              </w:rPr>
            </w:rPrChange>
          </w:rPr>
          <w:t>1. Analytical Codebook for Use Case Content Analysis. Source: Authors’ own data</w:t>
        </w:r>
      </w:ins>
    </w:p>
    <w:tbl>
      <w:tblPr>
        <w:tblW w:w="0" w:type="auto"/>
        <w:tblLook w:val="06A0" w:firstRow="1" w:lastRow="0" w:firstColumn="1" w:lastColumn="0" w:noHBand="1" w:noVBand="1"/>
        <w:tblPrChange w:id="111" w:author="Núria Ferran Ferrer" w:date="2025-12-17T18:03:00Z">
          <w:tblPr>
            <w:tblW w:w="0" w:type="nil"/>
            <w:tblLook w:val="06A0" w:firstRow="1" w:lastRow="0" w:firstColumn="1" w:lastColumn="0" w:noHBand="1" w:noVBand="1"/>
          </w:tblPr>
        </w:tblPrChange>
      </w:tblPr>
      <w:tblGrid>
        <w:gridCol w:w="2020"/>
        <w:gridCol w:w="4922"/>
        <w:gridCol w:w="2463"/>
        <w:tblGridChange w:id="112">
          <w:tblGrid>
            <w:gridCol w:w="1263"/>
            <w:gridCol w:w="757"/>
            <w:gridCol w:w="4877"/>
            <w:gridCol w:w="45"/>
            <w:gridCol w:w="2418"/>
            <w:gridCol w:w="45"/>
          </w:tblGrid>
        </w:tblGridChange>
      </w:tblGrid>
      <w:tr w:rsidR="2ED50C8C" w14:paraId="4A89BC9E" w14:textId="77777777" w:rsidTr="2ED50C8C">
        <w:trPr>
          <w:trHeight w:val="300"/>
          <w:ins w:id="113" w:author="Núria Ferran Ferrer" w:date="2025-12-17T18:01:00Z"/>
          <w:trPrChange w:id="114" w:author="Núria Ferran Ferrer" w:date="2025-12-17T18:03:00Z">
            <w:trPr>
              <w:gridAfter w:val="0"/>
              <w:trHeight w:val="300"/>
            </w:trPr>
          </w:trPrChange>
        </w:trPr>
        <w:tc>
          <w:tcPr>
            <w:tcW w:w="1975" w:type="dxa"/>
            <w:shd w:val="clear" w:color="auto" w:fill="DAE8F8"/>
            <w:vAlign w:val="center"/>
            <w:tcPrChange w:id="115" w:author="Núria Ferran Ferrer" w:date="2025-12-17T18:03:00Z">
              <w:tcPr>
                <w:tcW w:w="1263" w:type="dxa"/>
                <w:vAlign w:val="center"/>
              </w:tcPr>
            </w:tcPrChange>
          </w:tcPr>
          <w:p w14:paraId="569D1AA2" w14:textId="69DB0A29" w:rsidR="2ED50C8C" w:rsidRDefault="2ED50C8C">
            <w:pPr>
              <w:spacing w:after="0"/>
              <w:jc w:val="center"/>
              <w:rPr>
                <w:b/>
                <w:bCs/>
              </w:rPr>
              <w:pPrChange w:id="116" w:author="Núria Ferran Ferrer" w:date="2025-12-17T18:01:00Z">
                <w:pPr/>
              </w:pPrChange>
            </w:pPr>
            <w:ins w:id="117" w:author="Núria Ferran Ferrer" w:date="2025-12-17T18:01:00Z">
              <w:r w:rsidRPr="2ED50C8C">
                <w:rPr>
                  <w:b/>
                  <w:bCs/>
                </w:rPr>
                <w:t>Analytical Variable</w:t>
              </w:r>
            </w:ins>
          </w:p>
        </w:tc>
        <w:tc>
          <w:tcPr>
            <w:tcW w:w="4922" w:type="dxa"/>
            <w:vAlign w:val="center"/>
            <w:tcPrChange w:id="118" w:author="Núria Ferran Ferrer" w:date="2025-12-17T18:03:00Z">
              <w:tcPr>
                <w:tcW w:w="5634" w:type="dxa"/>
                <w:gridSpan w:val="2"/>
                <w:vAlign w:val="center"/>
              </w:tcPr>
            </w:tcPrChange>
          </w:tcPr>
          <w:p w14:paraId="279ECD4F" w14:textId="345C4A33" w:rsidR="2ED50C8C" w:rsidRDefault="2ED50C8C">
            <w:pPr>
              <w:spacing w:after="0"/>
              <w:jc w:val="center"/>
              <w:rPr>
                <w:b/>
                <w:bCs/>
              </w:rPr>
              <w:pPrChange w:id="119" w:author="Núria Ferran Ferrer" w:date="2025-12-17T18:01:00Z">
                <w:pPr/>
              </w:pPrChange>
            </w:pPr>
            <w:ins w:id="120" w:author="Núria Ferran Ferrer" w:date="2025-12-17T18:01:00Z">
              <w:r w:rsidRPr="2ED50C8C">
                <w:rPr>
                  <w:b/>
                  <w:bCs/>
                </w:rPr>
                <w:t>Description</w:t>
              </w:r>
            </w:ins>
          </w:p>
        </w:tc>
        <w:tc>
          <w:tcPr>
            <w:tcW w:w="2463" w:type="dxa"/>
            <w:vAlign w:val="center"/>
            <w:tcPrChange w:id="121" w:author="Núria Ferran Ferrer" w:date="2025-12-17T18:03:00Z">
              <w:tcPr>
                <w:tcW w:w="2463" w:type="dxa"/>
                <w:gridSpan w:val="2"/>
                <w:vAlign w:val="center"/>
              </w:tcPr>
            </w:tcPrChange>
          </w:tcPr>
          <w:p w14:paraId="5232EF3D" w14:textId="68239880" w:rsidR="2ED50C8C" w:rsidRDefault="2ED50C8C">
            <w:pPr>
              <w:spacing w:after="0"/>
              <w:jc w:val="center"/>
              <w:rPr>
                <w:b/>
                <w:bCs/>
              </w:rPr>
              <w:pPrChange w:id="122" w:author="Núria Ferran Ferrer" w:date="2025-12-17T18:01:00Z">
                <w:pPr/>
              </w:pPrChange>
            </w:pPr>
            <w:ins w:id="123" w:author="Núria Ferran Ferrer" w:date="2025-12-17T18:01:00Z">
              <w:r w:rsidRPr="2ED50C8C">
                <w:rPr>
                  <w:b/>
                  <w:bCs/>
                </w:rPr>
                <w:t>Key References (Author, Year)</w:t>
              </w:r>
            </w:ins>
          </w:p>
        </w:tc>
      </w:tr>
      <w:tr w:rsidR="2ED50C8C" w14:paraId="0C2E8B99" w14:textId="77777777" w:rsidTr="2ED50C8C">
        <w:trPr>
          <w:trHeight w:val="300"/>
          <w:ins w:id="124" w:author="Núria Ferran Ferrer" w:date="2025-12-17T18:01:00Z"/>
          <w:trPrChange w:id="125" w:author="Núria Ferran Ferrer" w:date="2025-12-17T18:03:00Z">
            <w:trPr>
              <w:gridAfter w:val="0"/>
              <w:trHeight w:val="300"/>
            </w:trPr>
          </w:trPrChange>
        </w:trPr>
        <w:tc>
          <w:tcPr>
            <w:tcW w:w="1975" w:type="dxa"/>
            <w:shd w:val="clear" w:color="auto" w:fill="DAE8F8"/>
            <w:vAlign w:val="center"/>
            <w:tcPrChange w:id="126" w:author="Núria Ferran Ferrer" w:date="2025-12-17T18:03:00Z">
              <w:tcPr>
                <w:tcW w:w="1263" w:type="dxa"/>
                <w:vAlign w:val="center"/>
              </w:tcPr>
            </w:tcPrChange>
          </w:tcPr>
          <w:p w14:paraId="62BDAF9D" w14:textId="7598C225" w:rsidR="2ED50C8C" w:rsidRDefault="2ED50C8C">
            <w:pPr>
              <w:spacing w:after="0"/>
              <w:rPr>
                <w:b/>
                <w:bCs/>
              </w:rPr>
              <w:pPrChange w:id="127" w:author="Núria Ferran Ferrer" w:date="2025-12-17T18:01:00Z">
                <w:pPr/>
              </w:pPrChange>
            </w:pPr>
            <w:ins w:id="128" w:author="Núria Ferran Ferrer" w:date="2025-12-17T18:01:00Z">
              <w:r w:rsidRPr="2ED50C8C">
                <w:rPr>
                  <w:b/>
                  <w:bCs/>
                </w:rPr>
                <w:t>User Integration Phase</w:t>
              </w:r>
            </w:ins>
          </w:p>
        </w:tc>
        <w:tc>
          <w:tcPr>
            <w:tcW w:w="4922" w:type="dxa"/>
            <w:vAlign w:val="center"/>
            <w:tcPrChange w:id="129" w:author="Núria Ferran Ferrer" w:date="2025-12-17T18:03:00Z">
              <w:tcPr>
                <w:tcW w:w="5634" w:type="dxa"/>
                <w:gridSpan w:val="2"/>
                <w:vAlign w:val="center"/>
              </w:tcPr>
            </w:tcPrChange>
          </w:tcPr>
          <w:p w14:paraId="1AA77AA7" w14:textId="1BF944E0" w:rsidR="2ED50C8C" w:rsidRDefault="2ED50C8C">
            <w:pPr>
              <w:spacing w:after="0"/>
              <w:rPr>
                <w:ins w:id="130" w:author="Núria Ferran Ferrer" w:date="2025-12-17T18:03:00Z" w16du:dateUtc="2025-12-17T18:03:11Z"/>
              </w:rPr>
              <w:pPrChange w:id="131" w:author="Núria Ferran Ferrer" w:date="2025-12-17T18:01:00Z">
                <w:pPr/>
              </w:pPrChange>
            </w:pPr>
            <w:ins w:id="132" w:author="Núria Ferran Ferrer" w:date="2025-12-17T18:01:00Z">
              <w:r>
                <w:t>Identifies when users or communities are involved in the system life cycle: early co-design, late-stage evaluation, continuous engagement, or undocumented participation. Used to assess whether participation shapes core design decisions or is limited to validation stages.</w:t>
              </w:r>
            </w:ins>
          </w:p>
          <w:p w14:paraId="101BFD89" w14:textId="6EA7A56D" w:rsidR="2ED50C8C" w:rsidRDefault="2ED50C8C" w:rsidP="2ED50C8C">
            <w:pPr>
              <w:spacing w:after="0"/>
            </w:pPr>
          </w:p>
        </w:tc>
        <w:tc>
          <w:tcPr>
            <w:tcW w:w="2463" w:type="dxa"/>
            <w:vAlign w:val="center"/>
            <w:tcPrChange w:id="133" w:author="Núria Ferran Ferrer" w:date="2025-12-17T18:03:00Z">
              <w:tcPr>
                <w:tcW w:w="2463" w:type="dxa"/>
                <w:gridSpan w:val="2"/>
                <w:vAlign w:val="center"/>
              </w:tcPr>
            </w:tcPrChange>
          </w:tcPr>
          <w:p w14:paraId="59C4DB4D" w14:textId="6A46EC71" w:rsidR="2ED50C8C" w:rsidRDefault="2ED50C8C">
            <w:pPr>
              <w:spacing w:after="0"/>
              <w:pPrChange w:id="134" w:author="Núria Ferran Ferrer" w:date="2025-12-17T18:01:00Z">
                <w:pPr/>
              </w:pPrChange>
            </w:pPr>
            <w:ins w:id="135" w:author="Núria Ferran Ferrer" w:date="2025-12-17T18:01:00Z">
              <w:r>
                <w:t>Stappers &amp; Sanders (2008); Waidelich et al. (2018); Calvano (2025); Turnhout et al. (2020); Haklay et al. (2020)</w:t>
              </w:r>
            </w:ins>
          </w:p>
        </w:tc>
      </w:tr>
      <w:tr w:rsidR="2ED50C8C" w14:paraId="7457D965" w14:textId="77777777" w:rsidTr="2ED50C8C">
        <w:trPr>
          <w:trHeight w:val="300"/>
          <w:ins w:id="136" w:author="Núria Ferran Ferrer" w:date="2025-12-17T18:01:00Z"/>
          <w:trPrChange w:id="137" w:author="Núria Ferran Ferrer" w:date="2025-12-17T18:03:00Z">
            <w:trPr>
              <w:gridAfter w:val="0"/>
              <w:trHeight w:val="300"/>
            </w:trPr>
          </w:trPrChange>
        </w:trPr>
        <w:tc>
          <w:tcPr>
            <w:tcW w:w="1975" w:type="dxa"/>
            <w:shd w:val="clear" w:color="auto" w:fill="DAE8F8"/>
            <w:vAlign w:val="center"/>
            <w:tcPrChange w:id="138" w:author="Núria Ferran Ferrer" w:date="2025-12-17T18:03:00Z">
              <w:tcPr>
                <w:tcW w:w="1263" w:type="dxa"/>
                <w:vAlign w:val="center"/>
              </w:tcPr>
            </w:tcPrChange>
          </w:tcPr>
          <w:p w14:paraId="5C1D593B" w14:textId="240B439A" w:rsidR="2ED50C8C" w:rsidRDefault="2ED50C8C">
            <w:pPr>
              <w:spacing w:after="0"/>
              <w:rPr>
                <w:b/>
                <w:bCs/>
              </w:rPr>
              <w:pPrChange w:id="139" w:author="Núria Ferran Ferrer" w:date="2025-12-17T18:01:00Z">
                <w:pPr/>
              </w:pPrChange>
            </w:pPr>
            <w:ins w:id="140" w:author="Núria Ferran Ferrer" w:date="2025-12-17T18:01:00Z">
              <w:r w:rsidRPr="2ED50C8C">
                <w:rPr>
                  <w:b/>
                  <w:bCs/>
                </w:rPr>
                <w:t>Type of Participatory Approach</w:t>
              </w:r>
            </w:ins>
          </w:p>
        </w:tc>
        <w:tc>
          <w:tcPr>
            <w:tcW w:w="4922" w:type="dxa"/>
            <w:vAlign w:val="center"/>
            <w:tcPrChange w:id="141" w:author="Núria Ferran Ferrer" w:date="2025-12-17T18:03:00Z">
              <w:tcPr>
                <w:tcW w:w="5634" w:type="dxa"/>
                <w:gridSpan w:val="2"/>
                <w:vAlign w:val="center"/>
              </w:tcPr>
            </w:tcPrChange>
          </w:tcPr>
          <w:p w14:paraId="7C1D0BD2" w14:textId="0B2D67A9" w:rsidR="2ED50C8C" w:rsidRDefault="2ED50C8C">
            <w:pPr>
              <w:spacing w:after="0"/>
              <w:rPr>
                <w:ins w:id="142" w:author="Núria Ferran Ferrer" w:date="2025-12-17T18:03:00Z" w16du:dateUtc="2025-12-17T18:03:14Z"/>
              </w:rPr>
              <w:pPrChange w:id="143" w:author="Núria Ferran Ferrer" w:date="2025-12-17T18:01:00Z">
                <w:pPr/>
              </w:pPrChange>
            </w:pPr>
            <w:ins w:id="144" w:author="Núria Ferran Ferrer" w:date="2025-12-17T18:01:00Z">
              <w:r>
                <w:t>Captures the primary participatory strategy employed, such as participatory design workshops, co-design sessions, citizen science activities, usability testing, or crowdsourcing initiatives.</w:t>
              </w:r>
            </w:ins>
          </w:p>
          <w:p w14:paraId="4022B502" w14:textId="2313789D" w:rsidR="2ED50C8C" w:rsidRDefault="2ED50C8C" w:rsidP="2ED50C8C">
            <w:pPr>
              <w:spacing w:after="0"/>
            </w:pPr>
          </w:p>
        </w:tc>
        <w:tc>
          <w:tcPr>
            <w:tcW w:w="2463" w:type="dxa"/>
            <w:vAlign w:val="center"/>
            <w:tcPrChange w:id="145" w:author="Núria Ferran Ferrer" w:date="2025-12-17T18:03:00Z">
              <w:tcPr>
                <w:tcW w:w="2463" w:type="dxa"/>
                <w:gridSpan w:val="2"/>
                <w:vAlign w:val="center"/>
              </w:tcPr>
            </w:tcPrChange>
          </w:tcPr>
          <w:p w14:paraId="517D0617" w14:textId="378CE45E" w:rsidR="2ED50C8C" w:rsidRDefault="2ED50C8C">
            <w:pPr>
              <w:spacing w:after="0"/>
              <w:pPrChange w:id="146" w:author="Núria Ferran Ferrer" w:date="2025-12-17T18:01:00Z">
                <w:pPr/>
              </w:pPrChange>
            </w:pPr>
            <w:ins w:id="147" w:author="Núria Ferran Ferrer" w:date="2025-12-17T18:01:00Z">
              <w:r>
                <w:t>Delgado et al. (2023); Stappers &amp; Sanders (2008); Gómez-Ferri (2014); Bonhoure et al. (2025)</w:t>
              </w:r>
            </w:ins>
          </w:p>
        </w:tc>
      </w:tr>
      <w:tr w:rsidR="2ED50C8C" w14:paraId="71A57D13" w14:textId="77777777" w:rsidTr="2ED50C8C">
        <w:trPr>
          <w:trHeight w:val="300"/>
          <w:ins w:id="148" w:author="Núria Ferran Ferrer" w:date="2025-12-17T18:01:00Z"/>
          <w:trPrChange w:id="149" w:author="Núria Ferran Ferrer" w:date="2025-12-17T18:03:00Z">
            <w:trPr>
              <w:gridAfter w:val="0"/>
              <w:trHeight w:val="300"/>
            </w:trPr>
          </w:trPrChange>
        </w:trPr>
        <w:tc>
          <w:tcPr>
            <w:tcW w:w="1975" w:type="dxa"/>
            <w:shd w:val="clear" w:color="auto" w:fill="DAE8F8"/>
            <w:vAlign w:val="center"/>
            <w:tcPrChange w:id="150" w:author="Núria Ferran Ferrer" w:date="2025-12-17T18:03:00Z">
              <w:tcPr>
                <w:tcW w:w="1263" w:type="dxa"/>
                <w:vAlign w:val="center"/>
              </w:tcPr>
            </w:tcPrChange>
          </w:tcPr>
          <w:p w14:paraId="4485248B" w14:textId="1BAB7532" w:rsidR="2ED50C8C" w:rsidRDefault="2ED50C8C">
            <w:pPr>
              <w:spacing w:after="0"/>
              <w:rPr>
                <w:b/>
                <w:bCs/>
              </w:rPr>
              <w:pPrChange w:id="151" w:author="Núria Ferran Ferrer" w:date="2025-12-17T18:01:00Z">
                <w:pPr/>
              </w:pPrChange>
            </w:pPr>
            <w:ins w:id="152" w:author="Núria Ferran Ferrer" w:date="2025-12-17T18:01:00Z">
              <w:r w:rsidRPr="2ED50C8C">
                <w:rPr>
                  <w:b/>
                  <w:bCs/>
                </w:rPr>
                <w:t>Methodological Tools and Techniques</w:t>
              </w:r>
            </w:ins>
          </w:p>
        </w:tc>
        <w:tc>
          <w:tcPr>
            <w:tcW w:w="4922" w:type="dxa"/>
            <w:vAlign w:val="center"/>
            <w:tcPrChange w:id="153" w:author="Núria Ferran Ferrer" w:date="2025-12-17T18:03:00Z">
              <w:tcPr>
                <w:tcW w:w="5634" w:type="dxa"/>
                <w:gridSpan w:val="2"/>
                <w:vAlign w:val="center"/>
              </w:tcPr>
            </w:tcPrChange>
          </w:tcPr>
          <w:p w14:paraId="420049BE" w14:textId="2BA8FFAB" w:rsidR="2ED50C8C" w:rsidRDefault="2ED50C8C">
            <w:pPr>
              <w:spacing w:after="0"/>
              <w:rPr>
                <w:ins w:id="154" w:author="Núria Ferran Ferrer" w:date="2025-12-17T18:03:00Z" w16du:dateUtc="2025-12-17T18:03:17Z"/>
              </w:rPr>
              <w:pPrChange w:id="155" w:author="Núria Ferran Ferrer" w:date="2025-12-17T18:01:00Z">
                <w:pPr/>
              </w:pPrChange>
            </w:pPr>
            <w:ins w:id="156" w:author="Núria Ferran Ferrer" w:date="2025-12-17T18:01:00Z">
              <w:r>
                <w:t xml:space="preserve">Records the concrete methods and tools used to operationalize participation, including workshops, interviews, annotation </w:t>
              </w:r>
              <w:r>
                <w:lastRenderedPageBreak/>
                <w:t>tasks, usability testing, crowdsourcing platforms, or AI-assisted co-creation workflows.</w:t>
              </w:r>
            </w:ins>
          </w:p>
          <w:p w14:paraId="7770C9A6" w14:textId="3C03EDD2" w:rsidR="2ED50C8C" w:rsidRDefault="2ED50C8C" w:rsidP="2ED50C8C">
            <w:pPr>
              <w:spacing w:after="0"/>
            </w:pPr>
          </w:p>
        </w:tc>
        <w:tc>
          <w:tcPr>
            <w:tcW w:w="2463" w:type="dxa"/>
            <w:vAlign w:val="center"/>
            <w:tcPrChange w:id="157" w:author="Núria Ferran Ferrer" w:date="2025-12-17T18:03:00Z">
              <w:tcPr>
                <w:tcW w:w="2463" w:type="dxa"/>
                <w:gridSpan w:val="2"/>
                <w:vAlign w:val="center"/>
              </w:tcPr>
            </w:tcPrChange>
          </w:tcPr>
          <w:p w14:paraId="6DE38D02" w14:textId="486E6476" w:rsidR="2ED50C8C" w:rsidRDefault="2ED50C8C">
            <w:pPr>
              <w:spacing w:after="0"/>
              <w:pPrChange w:id="158" w:author="Núria Ferran Ferrer" w:date="2025-12-17T18:01:00Z">
                <w:pPr/>
              </w:pPrChange>
            </w:pPr>
            <w:ins w:id="159" w:author="Núria Ferran Ferrer" w:date="2025-12-17T18:01:00Z">
              <w:r>
                <w:lastRenderedPageBreak/>
                <w:t xml:space="preserve">Mahdie Shojaei Baghini et al. (2024); Ranjgar et al. (2024); </w:t>
              </w:r>
              <w:r>
                <w:lastRenderedPageBreak/>
                <w:t>García-Zarza et al. (2022); Liu (2025)</w:t>
              </w:r>
            </w:ins>
          </w:p>
        </w:tc>
      </w:tr>
      <w:tr w:rsidR="2ED50C8C" w14:paraId="0E947317" w14:textId="77777777" w:rsidTr="2ED50C8C">
        <w:trPr>
          <w:trHeight w:val="300"/>
          <w:ins w:id="160" w:author="Núria Ferran Ferrer" w:date="2025-12-17T18:01:00Z"/>
          <w:trPrChange w:id="161" w:author="Núria Ferran Ferrer" w:date="2025-12-17T18:03:00Z">
            <w:trPr>
              <w:gridAfter w:val="0"/>
              <w:trHeight w:val="300"/>
            </w:trPr>
          </w:trPrChange>
        </w:trPr>
        <w:tc>
          <w:tcPr>
            <w:tcW w:w="1975" w:type="dxa"/>
            <w:shd w:val="clear" w:color="auto" w:fill="DAE8F8"/>
            <w:vAlign w:val="center"/>
            <w:tcPrChange w:id="162" w:author="Núria Ferran Ferrer" w:date="2025-12-17T18:03:00Z">
              <w:tcPr>
                <w:tcW w:w="1263" w:type="dxa"/>
                <w:vAlign w:val="center"/>
              </w:tcPr>
            </w:tcPrChange>
          </w:tcPr>
          <w:p w14:paraId="0F3B6647" w14:textId="5240EABE" w:rsidR="2ED50C8C" w:rsidRDefault="2ED50C8C">
            <w:pPr>
              <w:spacing w:after="0"/>
              <w:rPr>
                <w:b/>
                <w:bCs/>
              </w:rPr>
              <w:pPrChange w:id="163" w:author="Núria Ferran Ferrer" w:date="2025-12-17T18:01:00Z">
                <w:pPr/>
              </w:pPrChange>
            </w:pPr>
            <w:ins w:id="164" w:author="Núria Ferran Ferrer" w:date="2025-12-17T18:01:00Z">
              <w:r w:rsidRPr="2ED50C8C">
                <w:rPr>
                  <w:b/>
                  <w:bCs/>
                </w:rPr>
                <w:lastRenderedPageBreak/>
                <w:t>Human–AI Co-Creation</w:t>
              </w:r>
            </w:ins>
          </w:p>
        </w:tc>
        <w:tc>
          <w:tcPr>
            <w:tcW w:w="4922" w:type="dxa"/>
            <w:vAlign w:val="center"/>
            <w:tcPrChange w:id="165" w:author="Núria Ferran Ferrer" w:date="2025-12-17T18:03:00Z">
              <w:tcPr>
                <w:tcW w:w="5634" w:type="dxa"/>
                <w:gridSpan w:val="2"/>
                <w:vAlign w:val="center"/>
              </w:tcPr>
            </w:tcPrChange>
          </w:tcPr>
          <w:p w14:paraId="088C4A4F" w14:textId="661F2069" w:rsidR="2ED50C8C" w:rsidRDefault="2ED50C8C">
            <w:pPr>
              <w:spacing w:after="0"/>
              <w:rPr>
                <w:ins w:id="166" w:author="Núria Ferran Ferrer" w:date="2025-12-17T18:03:00Z" w16du:dateUtc="2025-12-17T18:03:19Z"/>
              </w:rPr>
              <w:pPrChange w:id="167" w:author="Núria Ferran Ferrer" w:date="2025-12-17T18:01:00Z">
                <w:pPr/>
              </w:pPrChange>
            </w:pPr>
            <w:ins w:id="168" w:author="Núria Ferran Ferrer" w:date="2025-12-17T18:01:00Z">
              <w:r>
                <w:t>Assesses whether and how human–AI collaboration is implemented, particularly in semantic or neurosymbolic pipelines, including AI-assisted annotation, narrative generation, or cognitive load reduction strategies.</w:t>
              </w:r>
            </w:ins>
          </w:p>
          <w:p w14:paraId="30291619" w14:textId="5A3CE61F" w:rsidR="2ED50C8C" w:rsidRDefault="2ED50C8C" w:rsidP="2ED50C8C">
            <w:pPr>
              <w:spacing w:after="0"/>
            </w:pPr>
          </w:p>
        </w:tc>
        <w:tc>
          <w:tcPr>
            <w:tcW w:w="2463" w:type="dxa"/>
            <w:vAlign w:val="center"/>
            <w:tcPrChange w:id="169" w:author="Núria Ferran Ferrer" w:date="2025-12-17T18:03:00Z">
              <w:tcPr>
                <w:tcW w:w="2463" w:type="dxa"/>
                <w:gridSpan w:val="2"/>
                <w:vAlign w:val="center"/>
              </w:tcPr>
            </w:tcPrChange>
          </w:tcPr>
          <w:p w14:paraId="07B4C801" w14:textId="56F1BF7D" w:rsidR="2ED50C8C" w:rsidRDefault="2ED50C8C">
            <w:pPr>
              <w:spacing w:after="0"/>
              <w:pPrChange w:id="170" w:author="Núria Ferran Ferrer" w:date="2025-12-17T18:01:00Z">
                <w:pPr/>
              </w:pPrChange>
            </w:pPr>
            <w:ins w:id="171" w:author="Núria Ferran Ferrer" w:date="2025-12-17T18:01:00Z">
              <w:r>
                <w:t>Liu (2025); Capel &amp; Brereton (2023); Calvano (2024)</w:t>
              </w:r>
            </w:ins>
          </w:p>
        </w:tc>
      </w:tr>
      <w:tr w:rsidR="2ED50C8C" w14:paraId="6DDA3E25" w14:textId="77777777" w:rsidTr="2ED50C8C">
        <w:trPr>
          <w:trHeight w:val="300"/>
          <w:ins w:id="172" w:author="Núria Ferran Ferrer" w:date="2025-12-17T18:01:00Z"/>
          <w:trPrChange w:id="173" w:author="Núria Ferran Ferrer" w:date="2025-12-17T18:03:00Z">
            <w:trPr>
              <w:gridAfter w:val="0"/>
              <w:trHeight w:val="300"/>
            </w:trPr>
          </w:trPrChange>
        </w:trPr>
        <w:tc>
          <w:tcPr>
            <w:tcW w:w="1975" w:type="dxa"/>
            <w:shd w:val="clear" w:color="auto" w:fill="DAE8F8"/>
            <w:vAlign w:val="center"/>
            <w:tcPrChange w:id="174" w:author="Núria Ferran Ferrer" w:date="2025-12-17T18:03:00Z">
              <w:tcPr>
                <w:tcW w:w="1263" w:type="dxa"/>
                <w:vAlign w:val="center"/>
              </w:tcPr>
            </w:tcPrChange>
          </w:tcPr>
          <w:p w14:paraId="5155B747" w14:textId="10857740" w:rsidR="2ED50C8C" w:rsidRDefault="2ED50C8C">
            <w:pPr>
              <w:spacing w:after="0"/>
              <w:rPr>
                <w:b/>
                <w:bCs/>
              </w:rPr>
              <w:pPrChange w:id="175" w:author="Núria Ferran Ferrer" w:date="2025-12-17T18:01:00Z">
                <w:pPr/>
              </w:pPrChange>
            </w:pPr>
            <w:ins w:id="176" w:author="Núria Ferran Ferrer" w:date="2025-12-17T18:01:00Z">
              <w:r w:rsidRPr="2ED50C8C">
                <w:rPr>
                  <w:b/>
                  <w:bCs/>
                </w:rPr>
                <w:t>Participation Level</w:t>
              </w:r>
            </w:ins>
          </w:p>
        </w:tc>
        <w:tc>
          <w:tcPr>
            <w:tcW w:w="4922" w:type="dxa"/>
            <w:vAlign w:val="center"/>
            <w:tcPrChange w:id="177" w:author="Núria Ferran Ferrer" w:date="2025-12-17T18:03:00Z">
              <w:tcPr>
                <w:tcW w:w="5634" w:type="dxa"/>
                <w:gridSpan w:val="2"/>
                <w:vAlign w:val="center"/>
              </w:tcPr>
            </w:tcPrChange>
          </w:tcPr>
          <w:p w14:paraId="022E0331" w14:textId="5FCB1401" w:rsidR="2ED50C8C" w:rsidRDefault="2ED50C8C">
            <w:pPr>
              <w:spacing w:after="0"/>
              <w:rPr>
                <w:ins w:id="178" w:author="Núria Ferran Ferrer" w:date="2025-12-17T18:03:00Z" w16du:dateUtc="2025-12-17T18:03:22Z"/>
              </w:rPr>
              <w:pPrChange w:id="179" w:author="Núria Ferran Ferrer" w:date="2025-12-17T18:01:00Z">
                <w:pPr/>
              </w:pPrChange>
            </w:pPr>
            <w:ins w:id="180" w:author="Núria Ferran Ferrer" w:date="2025-12-17T18:01:00Z">
              <w:r>
                <w:t>Classifies the degree of user agency according to participation spectra (consult, involve, collaborate, empower), indicating whether users act as informants, contributors, co-creators, or decision-makers.</w:t>
              </w:r>
            </w:ins>
          </w:p>
          <w:p w14:paraId="47FF8CA8" w14:textId="5D66458F" w:rsidR="2ED50C8C" w:rsidRDefault="2ED50C8C" w:rsidP="2ED50C8C">
            <w:pPr>
              <w:spacing w:after="0"/>
            </w:pPr>
          </w:p>
        </w:tc>
        <w:tc>
          <w:tcPr>
            <w:tcW w:w="2463" w:type="dxa"/>
            <w:vAlign w:val="center"/>
            <w:tcPrChange w:id="181" w:author="Núria Ferran Ferrer" w:date="2025-12-17T18:03:00Z">
              <w:tcPr>
                <w:tcW w:w="2463" w:type="dxa"/>
                <w:gridSpan w:val="2"/>
                <w:vAlign w:val="center"/>
              </w:tcPr>
            </w:tcPrChange>
          </w:tcPr>
          <w:p w14:paraId="0E66BB7E" w14:textId="7878BCB3" w:rsidR="2ED50C8C" w:rsidRDefault="2ED50C8C">
            <w:pPr>
              <w:spacing w:after="0"/>
              <w:pPrChange w:id="182" w:author="Núria Ferran Ferrer" w:date="2025-12-17T18:01:00Z">
                <w:pPr/>
              </w:pPrChange>
            </w:pPr>
            <w:ins w:id="183" w:author="Núria Ferran Ferrer" w:date="2025-12-17T18:01:00Z">
              <w:r>
                <w:t>Delgado et al. (2023); Stappers &amp; Sanders (2008)</w:t>
              </w:r>
            </w:ins>
          </w:p>
        </w:tc>
      </w:tr>
      <w:tr w:rsidR="2ED50C8C" w14:paraId="33CD02A1" w14:textId="77777777" w:rsidTr="2ED50C8C">
        <w:trPr>
          <w:trHeight w:val="300"/>
          <w:ins w:id="184" w:author="Núria Ferran Ferrer" w:date="2025-12-17T18:01:00Z"/>
          <w:trPrChange w:id="185" w:author="Núria Ferran Ferrer" w:date="2025-12-17T18:03:00Z">
            <w:trPr>
              <w:gridAfter w:val="0"/>
              <w:trHeight w:val="300"/>
            </w:trPr>
          </w:trPrChange>
        </w:trPr>
        <w:tc>
          <w:tcPr>
            <w:tcW w:w="1975" w:type="dxa"/>
            <w:shd w:val="clear" w:color="auto" w:fill="DAE8F8"/>
            <w:vAlign w:val="center"/>
            <w:tcPrChange w:id="186" w:author="Núria Ferran Ferrer" w:date="2025-12-17T18:03:00Z">
              <w:tcPr>
                <w:tcW w:w="1263" w:type="dxa"/>
                <w:vAlign w:val="center"/>
              </w:tcPr>
            </w:tcPrChange>
          </w:tcPr>
          <w:p w14:paraId="067E4169" w14:textId="5FEC3413" w:rsidR="2ED50C8C" w:rsidRDefault="2ED50C8C">
            <w:pPr>
              <w:spacing w:after="0"/>
              <w:rPr>
                <w:b/>
                <w:bCs/>
              </w:rPr>
              <w:pPrChange w:id="187" w:author="Núria Ferran Ferrer" w:date="2025-12-17T18:01:00Z">
                <w:pPr/>
              </w:pPrChange>
            </w:pPr>
            <w:ins w:id="188" w:author="Núria Ferran Ferrer" w:date="2025-12-17T18:01:00Z">
              <w:r w:rsidRPr="2ED50C8C">
                <w:rPr>
                  <w:b/>
                  <w:bCs/>
                </w:rPr>
                <w:t>Type of User Agency</w:t>
              </w:r>
            </w:ins>
          </w:p>
        </w:tc>
        <w:tc>
          <w:tcPr>
            <w:tcW w:w="4922" w:type="dxa"/>
            <w:vAlign w:val="center"/>
            <w:tcPrChange w:id="189" w:author="Núria Ferran Ferrer" w:date="2025-12-17T18:03:00Z">
              <w:tcPr>
                <w:tcW w:w="5634" w:type="dxa"/>
                <w:gridSpan w:val="2"/>
                <w:vAlign w:val="center"/>
              </w:tcPr>
            </w:tcPrChange>
          </w:tcPr>
          <w:p w14:paraId="60903813" w14:textId="427AC6DF" w:rsidR="2ED50C8C" w:rsidRDefault="2ED50C8C">
            <w:pPr>
              <w:spacing w:after="0"/>
              <w:rPr>
                <w:ins w:id="190" w:author="Núria Ferran Ferrer" w:date="2025-12-17T18:03:00Z" w16du:dateUtc="2025-12-17T18:03:27Z"/>
              </w:rPr>
              <w:pPrChange w:id="191" w:author="Núria Ferran Ferrer" w:date="2025-12-17T18:01:00Z">
                <w:pPr/>
              </w:pPrChange>
            </w:pPr>
            <w:ins w:id="192" w:author="Núria Ferran Ferrer" w:date="2025-12-17T18:01:00Z">
              <w:r>
                <w:t>Identifies the dominant form of agency enabled for participants (scientific, educational, social, economic, environmental, or political/community agency), particularly relevant in citizen science and community-led projects.</w:t>
              </w:r>
            </w:ins>
          </w:p>
          <w:p w14:paraId="40406E8C" w14:textId="4DB9EB06" w:rsidR="2ED50C8C" w:rsidRDefault="2ED50C8C" w:rsidP="2ED50C8C">
            <w:pPr>
              <w:spacing w:after="0"/>
            </w:pPr>
          </w:p>
        </w:tc>
        <w:tc>
          <w:tcPr>
            <w:tcW w:w="2463" w:type="dxa"/>
            <w:vAlign w:val="center"/>
            <w:tcPrChange w:id="193" w:author="Núria Ferran Ferrer" w:date="2025-12-17T18:03:00Z">
              <w:tcPr>
                <w:tcW w:w="2463" w:type="dxa"/>
                <w:gridSpan w:val="2"/>
                <w:vAlign w:val="center"/>
              </w:tcPr>
            </w:tcPrChange>
          </w:tcPr>
          <w:p w14:paraId="428FC4FE" w14:textId="36B98EAC" w:rsidR="2ED50C8C" w:rsidRDefault="2ED50C8C">
            <w:pPr>
              <w:spacing w:after="0"/>
              <w:pPrChange w:id="194" w:author="Núria Ferran Ferrer" w:date="2025-12-17T18:01:00Z">
                <w:pPr/>
              </w:pPrChange>
            </w:pPr>
            <w:ins w:id="195" w:author="Núria Ferran Ferrer" w:date="2025-12-17T18:01:00Z">
              <w:r>
                <w:t>Matt (2015); Vohland et al. (2021); Haklay et al. (2020)</w:t>
              </w:r>
            </w:ins>
          </w:p>
        </w:tc>
      </w:tr>
      <w:tr w:rsidR="2ED50C8C" w14:paraId="0A7BE2A9" w14:textId="77777777" w:rsidTr="2ED50C8C">
        <w:trPr>
          <w:trHeight w:val="300"/>
          <w:ins w:id="196" w:author="Núria Ferran Ferrer" w:date="2025-12-17T18:01:00Z"/>
          <w:trPrChange w:id="197" w:author="Núria Ferran Ferrer" w:date="2025-12-17T18:03:00Z">
            <w:trPr>
              <w:gridAfter w:val="0"/>
              <w:trHeight w:val="300"/>
            </w:trPr>
          </w:trPrChange>
        </w:trPr>
        <w:tc>
          <w:tcPr>
            <w:tcW w:w="1975" w:type="dxa"/>
            <w:shd w:val="clear" w:color="auto" w:fill="DAE8F8"/>
            <w:vAlign w:val="center"/>
            <w:tcPrChange w:id="198" w:author="Núria Ferran Ferrer" w:date="2025-12-17T18:03:00Z">
              <w:tcPr>
                <w:tcW w:w="1263" w:type="dxa"/>
                <w:vAlign w:val="center"/>
              </w:tcPr>
            </w:tcPrChange>
          </w:tcPr>
          <w:p w14:paraId="04D96756" w14:textId="7C60A040" w:rsidR="2ED50C8C" w:rsidRDefault="2ED50C8C">
            <w:pPr>
              <w:spacing w:after="0"/>
              <w:rPr>
                <w:b/>
                <w:bCs/>
              </w:rPr>
              <w:pPrChange w:id="199" w:author="Núria Ferran Ferrer" w:date="2025-12-17T18:01:00Z">
                <w:pPr/>
              </w:pPrChange>
            </w:pPr>
            <w:ins w:id="200" w:author="Núria Ferran Ferrer" w:date="2025-12-17T18:01:00Z">
              <w:r w:rsidRPr="2ED50C8C">
                <w:rPr>
                  <w:b/>
                  <w:bCs/>
                </w:rPr>
                <w:t>Evaluation Scope</w:t>
              </w:r>
            </w:ins>
          </w:p>
        </w:tc>
        <w:tc>
          <w:tcPr>
            <w:tcW w:w="4922" w:type="dxa"/>
            <w:vAlign w:val="center"/>
            <w:tcPrChange w:id="201" w:author="Núria Ferran Ferrer" w:date="2025-12-17T18:03:00Z">
              <w:tcPr>
                <w:tcW w:w="5634" w:type="dxa"/>
                <w:gridSpan w:val="2"/>
                <w:vAlign w:val="center"/>
              </w:tcPr>
            </w:tcPrChange>
          </w:tcPr>
          <w:p w14:paraId="24BD3AFC" w14:textId="16A58E68" w:rsidR="2ED50C8C" w:rsidRDefault="2ED50C8C">
            <w:pPr>
              <w:spacing w:after="0"/>
              <w:rPr>
                <w:ins w:id="202" w:author="Núria Ferran Ferrer" w:date="2025-12-17T18:03:00Z" w16du:dateUtc="2025-12-17T18:03:29Z"/>
              </w:rPr>
              <w:pPrChange w:id="203" w:author="Núria Ferran Ferrer" w:date="2025-12-17T18:01:00Z">
                <w:pPr/>
              </w:pPrChange>
            </w:pPr>
            <w:ins w:id="204" w:author="Núria Ferran Ferrer" w:date="2025-12-17T18:01:00Z">
              <w:r>
                <w:t>Examines which evaluation strategies are reported, distinguishing between usability/IR metrics and broader assessments of participation quality, engagement outcomes, trust, or equity impacts.</w:t>
              </w:r>
            </w:ins>
          </w:p>
          <w:p w14:paraId="4BEDAEF1" w14:textId="01C97CC2" w:rsidR="2ED50C8C" w:rsidRDefault="2ED50C8C" w:rsidP="2ED50C8C">
            <w:pPr>
              <w:spacing w:after="0"/>
            </w:pPr>
          </w:p>
        </w:tc>
        <w:tc>
          <w:tcPr>
            <w:tcW w:w="2463" w:type="dxa"/>
            <w:vAlign w:val="center"/>
            <w:tcPrChange w:id="205" w:author="Núria Ferran Ferrer" w:date="2025-12-17T18:03:00Z">
              <w:tcPr>
                <w:tcW w:w="2463" w:type="dxa"/>
                <w:gridSpan w:val="2"/>
                <w:vAlign w:val="center"/>
              </w:tcPr>
            </w:tcPrChange>
          </w:tcPr>
          <w:p w14:paraId="2DBA0E47" w14:textId="6B651F57" w:rsidR="2ED50C8C" w:rsidRDefault="2ED50C8C">
            <w:pPr>
              <w:spacing w:after="0"/>
              <w:pPrChange w:id="206" w:author="Núria Ferran Ferrer" w:date="2025-12-17T18:01:00Z">
                <w:pPr/>
              </w:pPrChange>
            </w:pPr>
            <w:ins w:id="207" w:author="Núria Ferran Ferrer" w:date="2025-12-17T18:01:00Z">
              <w:r>
                <w:t>Fox &amp; Chandrasekar (2021); Calvano (2025)</w:t>
              </w:r>
            </w:ins>
          </w:p>
        </w:tc>
      </w:tr>
      <w:tr w:rsidR="2ED50C8C" w14:paraId="7E467B8F" w14:textId="77777777" w:rsidTr="2ED50C8C">
        <w:trPr>
          <w:trHeight w:val="300"/>
          <w:ins w:id="208" w:author="Núria Ferran Ferrer" w:date="2025-12-17T18:01:00Z"/>
          <w:trPrChange w:id="209" w:author="Núria Ferran Ferrer" w:date="2025-12-17T18:03:00Z">
            <w:trPr>
              <w:gridAfter w:val="0"/>
              <w:trHeight w:val="300"/>
            </w:trPr>
          </w:trPrChange>
        </w:trPr>
        <w:tc>
          <w:tcPr>
            <w:tcW w:w="1975" w:type="dxa"/>
            <w:shd w:val="clear" w:color="auto" w:fill="DAE8F8"/>
            <w:vAlign w:val="center"/>
            <w:tcPrChange w:id="210" w:author="Núria Ferran Ferrer" w:date="2025-12-17T18:03:00Z">
              <w:tcPr>
                <w:tcW w:w="1263" w:type="dxa"/>
                <w:vAlign w:val="center"/>
              </w:tcPr>
            </w:tcPrChange>
          </w:tcPr>
          <w:p w14:paraId="3EDF913E" w14:textId="4214BA55" w:rsidR="2ED50C8C" w:rsidRDefault="2ED50C8C">
            <w:pPr>
              <w:spacing w:after="0"/>
              <w:rPr>
                <w:b/>
                <w:bCs/>
              </w:rPr>
              <w:pPrChange w:id="211" w:author="Núria Ferran Ferrer" w:date="2025-12-17T18:01:00Z">
                <w:pPr/>
              </w:pPrChange>
            </w:pPr>
            <w:ins w:id="212" w:author="Núria Ferran Ferrer" w:date="2025-12-17T18:01:00Z">
              <w:r w:rsidRPr="2ED50C8C">
                <w:rPr>
                  <w:b/>
                  <w:bCs/>
                </w:rPr>
                <w:t>Quality Control in Participation</w:t>
              </w:r>
            </w:ins>
          </w:p>
        </w:tc>
        <w:tc>
          <w:tcPr>
            <w:tcW w:w="4922" w:type="dxa"/>
            <w:vAlign w:val="center"/>
            <w:tcPrChange w:id="213" w:author="Núria Ferran Ferrer" w:date="2025-12-17T18:03:00Z">
              <w:tcPr>
                <w:tcW w:w="5634" w:type="dxa"/>
                <w:gridSpan w:val="2"/>
                <w:vAlign w:val="center"/>
              </w:tcPr>
            </w:tcPrChange>
          </w:tcPr>
          <w:p w14:paraId="7CC901CB" w14:textId="4B39D275" w:rsidR="2ED50C8C" w:rsidRDefault="2ED50C8C">
            <w:pPr>
              <w:spacing w:after="0"/>
              <w:rPr>
                <w:ins w:id="214" w:author="Núria Ferran Ferrer" w:date="2025-12-17T18:04:00Z" w16du:dateUtc="2025-12-17T18:04:04Z"/>
              </w:rPr>
              <w:pPrChange w:id="215" w:author="Núria Ferran Ferrer" w:date="2025-12-17T18:01:00Z">
                <w:pPr/>
              </w:pPrChange>
            </w:pPr>
            <w:ins w:id="216" w:author="Núria Ferran Ferrer" w:date="2025-12-17T18:01:00Z">
              <w:r>
                <w:t>Assesses whether participatory contributions (especially crowdsourcing) include documented quality assurance mechanisms, validation workflows, or contributor training.</w:t>
              </w:r>
            </w:ins>
          </w:p>
          <w:p w14:paraId="71ED3265" w14:textId="0D6A3748" w:rsidR="2ED50C8C" w:rsidRDefault="2ED50C8C" w:rsidP="2ED50C8C">
            <w:pPr>
              <w:spacing w:after="0"/>
            </w:pPr>
          </w:p>
        </w:tc>
        <w:tc>
          <w:tcPr>
            <w:tcW w:w="2463" w:type="dxa"/>
            <w:vAlign w:val="center"/>
            <w:tcPrChange w:id="217" w:author="Núria Ferran Ferrer" w:date="2025-12-17T18:03:00Z">
              <w:tcPr>
                <w:tcW w:w="2463" w:type="dxa"/>
                <w:gridSpan w:val="2"/>
                <w:vAlign w:val="center"/>
              </w:tcPr>
            </w:tcPrChange>
          </w:tcPr>
          <w:p w14:paraId="024EB786" w14:textId="705922CC" w:rsidR="2ED50C8C" w:rsidRDefault="2ED50C8C">
            <w:pPr>
              <w:spacing w:after="0"/>
              <w:pPrChange w:id="218" w:author="Núria Ferran Ferrer" w:date="2025-12-17T18:01:00Z">
                <w:pPr/>
              </w:pPrChange>
            </w:pPr>
            <w:ins w:id="219" w:author="Núria Ferran Ferrer" w:date="2025-12-17T18:01:00Z">
              <w:r>
                <w:t>Ranjgar et al. (2024); Haklay et al. (2020)</w:t>
              </w:r>
            </w:ins>
          </w:p>
        </w:tc>
      </w:tr>
      <w:tr w:rsidR="2ED50C8C" w14:paraId="2AB573BD" w14:textId="77777777" w:rsidTr="2ED50C8C">
        <w:trPr>
          <w:trHeight w:val="300"/>
          <w:ins w:id="220" w:author="Núria Ferran Ferrer" w:date="2025-12-17T18:01:00Z"/>
          <w:trPrChange w:id="221" w:author="Núria Ferran Ferrer" w:date="2025-12-17T18:03:00Z">
            <w:trPr>
              <w:gridAfter w:val="0"/>
              <w:trHeight w:val="300"/>
            </w:trPr>
          </w:trPrChange>
        </w:trPr>
        <w:tc>
          <w:tcPr>
            <w:tcW w:w="1975" w:type="dxa"/>
            <w:shd w:val="clear" w:color="auto" w:fill="DAE8F8"/>
            <w:vAlign w:val="center"/>
            <w:tcPrChange w:id="222" w:author="Núria Ferran Ferrer" w:date="2025-12-17T18:03:00Z">
              <w:tcPr>
                <w:tcW w:w="1263" w:type="dxa"/>
                <w:vAlign w:val="center"/>
              </w:tcPr>
            </w:tcPrChange>
          </w:tcPr>
          <w:p w14:paraId="395F539E" w14:textId="502BC684" w:rsidR="2ED50C8C" w:rsidRDefault="2ED50C8C">
            <w:pPr>
              <w:spacing w:after="0"/>
              <w:rPr>
                <w:b/>
                <w:bCs/>
              </w:rPr>
              <w:pPrChange w:id="223" w:author="Núria Ferran Ferrer" w:date="2025-12-17T18:01:00Z">
                <w:pPr/>
              </w:pPrChange>
            </w:pPr>
            <w:ins w:id="224" w:author="Núria Ferran Ferrer" w:date="2025-12-17T18:01:00Z">
              <w:r w:rsidRPr="2ED50C8C">
                <w:rPr>
                  <w:b/>
                  <w:bCs/>
                </w:rPr>
                <w:t>Contributor Motivation and Sustainability</w:t>
              </w:r>
            </w:ins>
          </w:p>
        </w:tc>
        <w:tc>
          <w:tcPr>
            <w:tcW w:w="4922" w:type="dxa"/>
            <w:vAlign w:val="center"/>
            <w:tcPrChange w:id="225" w:author="Núria Ferran Ferrer" w:date="2025-12-17T18:03:00Z">
              <w:tcPr>
                <w:tcW w:w="5634" w:type="dxa"/>
                <w:gridSpan w:val="2"/>
                <w:vAlign w:val="center"/>
              </w:tcPr>
            </w:tcPrChange>
          </w:tcPr>
          <w:p w14:paraId="21442F63" w14:textId="23EDEA32" w:rsidR="2ED50C8C" w:rsidRDefault="2ED50C8C">
            <w:pPr>
              <w:spacing w:after="0"/>
              <w:rPr>
                <w:ins w:id="226" w:author="Núria Ferran Ferrer" w:date="2025-12-17T18:04:00Z" w16du:dateUtc="2025-12-17T18:04:07Z"/>
              </w:rPr>
              <w:pPrChange w:id="227" w:author="Núria Ferran Ferrer" w:date="2025-12-17T18:01:00Z">
                <w:pPr/>
              </w:pPrChange>
            </w:pPr>
            <w:ins w:id="228" w:author="Núria Ferran Ferrer" w:date="2025-12-17T18:01:00Z">
              <w:r>
                <w:t>Captures whether projects report strategies for motivating, retaining, or recognizing contributors, relevant for long-term sustainability of participatory systems.</w:t>
              </w:r>
            </w:ins>
          </w:p>
          <w:p w14:paraId="6118BAD7" w14:textId="1A52D1A5" w:rsidR="2ED50C8C" w:rsidRDefault="2ED50C8C" w:rsidP="2ED50C8C">
            <w:pPr>
              <w:spacing w:after="0"/>
            </w:pPr>
          </w:p>
        </w:tc>
        <w:tc>
          <w:tcPr>
            <w:tcW w:w="2463" w:type="dxa"/>
            <w:vAlign w:val="center"/>
            <w:tcPrChange w:id="229" w:author="Núria Ferran Ferrer" w:date="2025-12-17T18:03:00Z">
              <w:tcPr>
                <w:tcW w:w="2463" w:type="dxa"/>
                <w:gridSpan w:val="2"/>
                <w:vAlign w:val="center"/>
              </w:tcPr>
            </w:tcPrChange>
          </w:tcPr>
          <w:p w14:paraId="24A404AE" w14:textId="3CEC5429" w:rsidR="2ED50C8C" w:rsidRDefault="2ED50C8C">
            <w:pPr>
              <w:spacing w:after="0"/>
              <w:pPrChange w:id="230" w:author="Núria Ferran Ferrer" w:date="2025-12-17T18:01:00Z">
                <w:pPr/>
              </w:pPrChange>
            </w:pPr>
            <w:ins w:id="231" w:author="Núria Ferran Ferrer" w:date="2025-12-17T18:01:00Z">
              <w:r>
                <w:t>Matt (2015); Ferran-Ferrer (2015); Bonhoure et al. (2025)</w:t>
              </w:r>
            </w:ins>
          </w:p>
        </w:tc>
      </w:tr>
      <w:tr w:rsidR="2ED50C8C" w14:paraId="1405CB82" w14:textId="77777777" w:rsidTr="2ED50C8C">
        <w:trPr>
          <w:trHeight w:val="300"/>
          <w:ins w:id="232" w:author="Núria Ferran Ferrer" w:date="2025-12-17T18:01:00Z"/>
          <w:trPrChange w:id="233" w:author="Núria Ferran Ferrer" w:date="2025-12-17T18:03:00Z">
            <w:trPr>
              <w:gridAfter w:val="0"/>
              <w:trHeight w:val="300"/>
            </w:trPr>
          </w:trPrChange>
        </w:trPr>
        <w:tc>
          <w:tcPr>
            <w:tcW w:w="1975" w:type="dxa"/>
            <w:shd w:val="clear" w:color="auto" w:fill="DAE8F8"/>
            <w:vAlign w:val="center"/>
            <w:tcPrChange w:id="234" w:author="Núria Ferran Ferrer" w:date="2025-12-17T18:03:00Z">
              <w:tcPr>
                <w:tcW w:w="1263" w:type="dxa"/>
                <w:vAlign w:val="center"/>
              </w:tcPr>
            </w:tcPrChange>
          </w:tcPr>
          <w:p w14:paraId="24F3D240" w14:textId="2593E9BA" w:rsidR="2ED50C8C" w:rsidRDefault="2ED50C8C">
            <w:pPr>
              <w:spacing w:after="0"/>
              <w:rPr>
                <w:b/>
                <w:bCs/>
              </w:rPr>
              <w:pPrChange w:id="235" w:author="Núria Ferran Ferrer" w:date="2025-12-17T18:01:00Z">
                <w:pPr/>
              </w:pPrChange>
            </w:pPr>
            <w:ins w:id="236" w:author="Núria Ferran Ferrer" w:date="2025-12-17T18:01:00Z">
              <w:r w:rsidRPr="2ED50C8C">
                <w:rPr>
                  <w:b/>
                  <w:bCs/>
                </w:rPr>
                <w:t>Epistemic Justice Explicitness</w:t>
              </w:r>
            </w:ins>
          </w:p>
        </w:tc>
        <w:tc>
          <w:tcPr>
            <w:tcW w:w="4922" w:type="dxa"/>
            <w:vAlign w:val="center"/>
            <w:tcPrChange w:id="237" w:author="Núria Ferran Ferrer" w:date="2025-12-17T18:03:00Z">
              <w:tcPr>
                <w:tcW w:w="5634" w:type="dxa"/>
                <w:gridSpan w:val="2"/>
                <w:vAlign w:val="center"/>
              </w:tcPr>
            </w:tcPrChange>
          </w:tcPr>
          <w:p w14:paraId="35E2B1E3" w14:textId="777A8A84" w:rsidR="2ED50C8C" w:rsidRDefault="2ED50C8C">
            <w:pPr>
              <w:spacing w:after="0"/>
              <w:rPr>
                <w:ins w:id="238" w:author="Núria Ferran Ferrer" w:date="2025-12-17T18:04:00Z" w16du:dateUtc="2025-12-17T18:04:13Z"/>
              </w:rPr>
              <w:pPrChange w:id="239" w:author="Núria Ferran Ferrer" w:date="2025-12-17T18:01:00Z">
                <w:pPr/>
              </w:pPrChange>
            </w:pPr>
            <w:ins w:id="240" w:author="Núria Ferran Ferrer" w:date="2025-12-17T18:01:00Z">
              <w:r>
                <w:t xml:space="preserve">Identifies whether epistemic justice is explicitly addressed in project goals, methods, or governance, rather than </w:t>
              </w:r>
              <w:r>
                <w:lastRenderedPageBreak/>
                <w:t>implicitly assumed through participation rhetoric.</w:t>
              </w:r>
            </w:ins>
          </w:p>
          <w:p w14:paraId="7B21EFAF" w14:textId="00C8BAD2" w:rsidR="2ED50C8C" w:rsidRDefault="2ED50C8C" w:rsidP="2ED50C8C">
            <w:pPr>
              <w:spacing w:after="0"/>
            </w:pPr>
          </w:p>
        </w:tc>
        <w:tc>
          <w:tcPr>
            <w:tcW w:w="2463" w:type="dxa"/>
            <w:vAlign w:val="center"/>
            <w:tcPrChange w:id="241" w:author="Núria Ferran Ferrer" w:date="2025-12-17T18:03:00Z">
              <w:tcPr>
                <w:tcW w:w="2463" w:type="dxa"/>
                <w:gridSpan w:val="2"/>
                <w:vAlign w:val="center"/>
              </w:tcPr>
            </w:tcPrChange>
          </w:tcPr>
          <w:p w14:paraId="48C18D4D" w14:textId="6FE24F76" w:rsidR="2ED50C8C" w:rsidRDefault="2ED50C8C">
            <w:pPr>
              <w:spacing w:after="0"/>
              <w:pPrChange w:id="242" w:author="Núria Ferran Ferrer" w:date="2025-12-17T18:01:00Z">
                <w:pPr/>
              </w:pPrChange>
            </w:pPr>
            <w:ins w:id="243" w:author="Núria Ferran Ferrer" w:date="2025-12-17T18:01:00Z">
              <w:r>
                <w:lastRenderedPageBreak/>
                <w:t>Fricker (2007); Stengers &amp; Despret (2014)</w:t>
              </w:r>
            </w:ins>
          </w:p>
        </w:tc>
      </w:tr>
      <w:tr w:rsidR="2ED50C8C" w14:paraId="2E0B1F22" w14:textId="77777777" w:rsidTr="2ED50C8C">
        <w:trPr>
          <w:trHeight w:val="300"/>
          <w:ins w:id="244" w:author="Núria Ferran Ferrer" w:date="2025-12-17T18:01:00Z"/>
          <w:trPrChange w:id="245" w:author="Núria Ferran Ferrer" w:date="2025-12-17T18:03:00Z">
            <w:trPr>
              <w:gridAfter w:val="0"/>
              <w:trHeight w:val="300"/>
            </w:trPr>
          </w:trPrChange>
        </w:trPr>
        <w:tc>
          <w:tcPr>
            <w:tcW w:w="1975" w:type="dxa"/>
            <w:vAlign w:val="center"/>
            <w:tcPrChange w:id="246" w:author="Núria Ferran Ferrer" w:date="2025-12-17T18:03:00Z">
              <w:tcPr>
                <w:tcW w:w="1263" w:type="dxa"/>
                <w:vAlign w:val="center"/>
              </w:tcPr>
            </w:tcPrChange>
          </w:tcPr>
          <w:p w14:paraId="6656E834" w14:textId="7B265C2F" w:rsidR="2ED50C8C" w:rsidRDefault="2ED50C8C">
            <w:pPr>
              <w:spacing w:after="0"/>
              <w:rPr>
                <w:b/>
                <w:bCs/>
              </w:rPr>
              <w:pPrChange w:id="247" w:author="Núria Ferran Ferrer" w:date="2025-12-17T18:01:00Z">
                <w:pPr/>
              </w:pPrChange>
            </w:pPr>
            <w:ins w:id="248" w:author="Núria Ferran Ferrer" w:date="2025-12-17T18:01:00Z">
              <w:r w:rsidRPr="2ED50C8C">
                <w:rPr>
                  <w:b/>
                  <w:bCs/>
                </w:rPr>
                <w:t>Gender and Intersectionality Consideration</w:t>
              </w:r>
            </w:ins>
          </w:p>
        </w:tc>
        <w:tc>
          <w:tcPr>
            <w:tcW w:w="4922" w:type="dxa"/>
            <w:vAlign w:val="center"/>
            <w:tcPrChange w:id="249" w:author="Núria Ferran Ferrer" w:date="2025-12-17T18:03:00Z">
              <w:tcPr>
                <w:tcW w:w="5634" w:type="dxa"/>
                <w:gridSpan w:val="2"/>
                <w:vAlign w:val="center"/>
              </w:tcPr>
            </w:tcPrChange>
          </w:tcPr>
          <w:p w14:paraId="760F8F5D" w14:textId="783FED7D" w:rsidR="2ED50C8C" w:rsidRDefault="2ED50C8C">
            <w:pPr>
              <w:spacing w:after="0"/>
              <w:rPr>
                <w:ins w:id="250" w:author="Núria Ferran Ferrer" w:date="2025-12-17T18:03:00Z" w16du:dateUtc="2025-12-17T18:03:35Z"/>
              </w:rPr>
              <w:pPrChange w:id="251" w:author="Núria Ferran Ferrer" w:date="2025-12-17T18:01:00Z">
                <w:pPr/>
              </w:pPrChange>
            </w:pPr>
            <w:ins w:id="252" w:author="Núria Ferran Ferrer" w:date="2025-12-17T18:01:00Z">
              <w:r>
                <w:t>Records whether gender perspectives, intersectionality, or other axes of social difference are explicitly considered in design, participation, or evaluation.</w:t>
              </w:r>
            </w:ins>
          </w:p>
          <w:p w14:paraId="091F7512" w14:textId="30B8B284" w:rsidR="2ED50C8C" w:rsidRDefault="2ED50C8C" w:rsidP="2ED50C8C">
            <w:pPr>
              <w:spacing w:after="0"/>
            </w:pPr>
          </w:p>
        </w:tc>
        <w:tc>
          <w:tcPr>
            <w:tcW w:w="2463" w:type="dxa"/>
            <w:vAlign w:val="center"/>
            <w:tcPrChange w:id="253" w:author="Núria Ferran Ferrer" w:date="2025-12-17T18:03:00Z">
              <w:tcPr>
                <w:tcW w:w="2463" w:type="dxa"/>
                <w:gridSpan w:val="2"/>
                <w:vAlign w:val="center"/>
              </w:tcPr>
            </w:tcPrChange>
          </w:tcPr>
          <w:p w14:paraId="22C16A6D" w14:textId="0BD22E8E" w:rsidR="2ED50C8C" w:rsidRDefault="2ED50C8C">
            <w:pPr>
              <w:spacing w:after="0"/>
              <w:pPrChange w:id="254" w:author="Núria Ferran Ferrer" w:date="2025-12-17T18:01:00Z">
                <w:pPr/>
              </w:pPrChange>
            </w:pPr>
            <w:ins w:id="255" w:author="Núria Ferran Ferrer" w:date="2025-12-17T18:01:00Z">
              <w:r>
                <w:t>Fricker (2007); Haraway (1991); Escobar (2016)</w:t>
              </w:r>
            </w:ins>
          </w:p>
        </w:tc>
      </w:tr>
      <w:tr w:rsidR="2ED50C8C" w14:paraId="51CDD0D7" w14:textId="77777777" w:rsidTr="2ED50C8C">
        <w:trPr>
          <w:trHeight w:val="300"/>
          <w:ins w:id="256" w:author="Núria Ferran Ferrer" w:date="2025-12-17T18:01:00Z"/>
          <w:trPrChange w:id="257" w:author="Núria Ferran Ferrer" w:date="2025-12-17T18:03:00Z">
            <w:trPr>
              <w:gridAfter w:val="0"/>
              <w:trHeight w:val="300"/>
            </w:trPr>
          </w:trPrChange>
        </w:trPr>
        <w:tc>
          <w:tcPr>
            <w:tcW w:w="1975" w:type="dxa"/>
            <w:vAlign w:val="center"/>
            <w:tcPrChange w:id="258" w:author="Núria Ferran Ferrer" w:date="2025-12-17T18:03:00Z">
              <w:tcPr>
                <w:tcW w:w="1263" w:type="dxa"/>
                <w:vAlign w:val="center"/>
              </w:tcPr>
            </w:tcPrChange>
          </w:tcPr>
          <w:p w14:paraId="2B677BB6" w14:textId="5C1FB3E9" w:rsidR="2ED50C8C" w:rsidRDefault="2ED50C8C">
            <w:pPr>
              <w:spacing w:after="0"/>
              <w:rPr>
                <w:b/>
                <w:bCs/>
              </w:rPr>
              <w:pPrChange w:id="259" w:author="Núria Ferran Ferrer" w:date="2025-12-17T18:01:00Z">
                <w:pPr/>
              </w:pPrChange>
            </w:pPr>
            <w:ins w:id="260" w:author="Núria Ferran Ferrer" w:date="2025-12-17T18:01:00Z">
              <w:r w:rsidRPr="2ED50C8C">
                <w:rPr>
                  <w:b/>
                  <w:bCs/>
                </w:rPr>
                <w:t>Bias Mitigation Strategies</w:t>
              </w:r>
            </w:ins>
          </w:p>
        </w:tc>
        <w:tc>
          <w:tcPr>
            <w:tcW w:w="4922" w:type="dxa"/>
            <w:vAlign w:val="center"/>
            <w:tcPrChange w:id="261" w:author="Núria Ferran Ferrer" w:date="2025-12-17T18:03:00Z">
              <w:tcPr>
                <w:tcW w:w="5634" w:type="dxa"/>
                <w:gridSpan w:val="2"/>
                <w:vAlign w:val="center"/>
              </w:tcPr>
            </w:tcPrChange>
          </w:tcPr>
          <w:p w14:paraId="6A26635E" w14:textId="5070A68B" w:rsidR="2ED50C8C" w:rsidRDefault="2ED50C8C">
            <w:pPr>
              <w:spacing w:after="0"/>
              <w:rPr>
                <w:ins w:id="262" w:author="Núria Ferran Ferrer" w:date="2025-12-17T18:03:00Z" w16du:dateUtc="2025-12-17T18:03:49Z"/>
              </w:rPr>
              <w:pPrChange w:id="263" w:author="Núria Ferran Ferrer" w:date="2025-12-17T18:01:00Z">
                <w:pPr/>
              </w:pPrChange>
            </w:pPr>
            <w:ins w:id="264" w:author="Núria Ferran Ferrer" w:date="2025-12-17T18:01:00Z">
              <w:r>
                <w:t>Assesses whether projects document strategies to identify, mitigate, or audit bias in semantic models, ontologies, or AI-driven processes.</w:t>
              </w:r>
            </w:ins>
          </w:p>
          <w:p w14:paraId="75A8C95D" w14:textId="7FC9F1E3" w:rsidR="2ED50C8C" w:rsidRDefault="2ED50C8C" w:rsidP="2ED50C8C">
            <w:pPr>
              <w:spacing w:after="0"/>
            </w:pPr>
          </w:p>
        </w:tc>
        <w:tc>
          <w:tcPr>
            <w:tcW w:w="2463" w:type="dxa"/>
            <w:vAlign w:val="center"/>
            <w:tcPrChange w:id="265" w:author="Núria Ferran Ferrer" w:date="2025-12-17T18:03:00Z">
              <w:tcPr>
                <w:tcW w:w="2463" w:type="dxa"/>
                <w:gridSpan w:val="2"/>
                <w:vAlign w:val="center"/>
              </w:tcPr>
            </w:tcPrChange>
          </w:tcPr>
          <w:p w14:paraId="52187183" w14:textId="6C5D8631" w:rsidR="2ED50C8C" w:rsidRDefault="2ED50C8C">
            <w:pPr>
              <w:spacing w:after="0"/>
              <w:pPrChange w:id="266" w:author="Núria Ferran Ferrer" w:date="2025-12-17T18:01:00Z">
                <w:pPr/>
              </w:pPrChange>
            </w:pPr>
            <w:ins w:id="267" w:author="Núria Ferran Ferrer" w:date="2025-12-17T18:01:00Z">
              <w:r>
                <w:t>Fricker (2007); Capel &amp; Brereton (2023); Nesterov et al. (2023)</w:t>
              </w:r>
            </w:ins>
          </w:p>
        </w:tc>
      </w:tr>
      <w:tr w:rsidR="2ED50C8C" w14:paraId="5094EB5F" w14:textId="77777777" w:rsidTr="2ED50C8C">
        <w:trPr>
          <w:trHeight w:val="300"/>
          <w:ins w:id="268" w:author="Núria Ferran Ferrer" w:date="2025-12-17T18:01:00Z"/>
          <w:trPrChange w:id="269" w:author="Núria Ferran Ferrer" w:date="2025-12-17T18:03:00Z">
            <w:trPr>
              <w:gridAfter w:val="0"/>
              <w:trHeight w:val="300"/>
            </w:trPr>
          </w:trPrChange>
        </w:trPr>
        <w:tc>
          <w:tcPr>
            <w:tcW w:w="1975" w:type="dxa"/>
            <w:vAlign w:val="center"/>
            <w:tcPrChange w:id="270" w:author="Núria Ferran Ferrer" w:date="2025-12-17T18:03:00Z">
              <w:tcPr>
                <w:tcW w:w="1263" w:type="dxa"/>
                <w:vAlign w:val="center"/>
              </w:tcPr>
            </w:tcPrChange>
          </w:tcPr>
          <w:p w14:paraId="6A46C3DD" w14:textId="16E05D3A" w:rsidR="2ED50C8C" w:rsidRDefault="2ED50C8C">
            <w:pPr>
              <w:spacing w:after="0"/>
              <w:rPr>
                <w:b/>
                <w:bCs/>
              </w:rPr>
              <w:pPrChange w:id="271" w:author="Núria Ferran Ferrer" w:date="2025-12-17T18:01:00Z">
                <w:pPr/>
              </w:pPrChange>
            </w:pPr>
            <w:ins w:id="272" w:author="Núria Ferran Ferrer" w:date="2025-12-17T18:01:00Z">
              <w:r w:rsidRPr="2ED50C8C">
                <w:rPr>
                  <w:b/>
                  <w:bCs/>
                </w:rPr>
                <w:t>Provenance and Contested Labels</w:t>
              </w:r>
            </w:ins>
          </w:p>
        </w:tc>
        <w:tc>
          <w:tcPr>
            <w:tcW w:w="4922" w:type="dxa"/>
            <w:vAlign w:val="center"/>
            <w:tcPrChange w:id="273" w:author="Núria Ferran Ferrer" w:date="2025-12-17T18:03:00Z">
              <w:tcPr>
                <w:tcW w:w="5634" w:type="dxa"/>
                <w:gridSpan w:val="2"/>
                <w:vAlign w:val="center"/>
              </w:tcPr>
            </w:tcPrChange>
          </w:tcPr>
          <w:p w14:paraId="6B392748" w14:textId="2EEAA7D6" w:rsidR="2ED50C8C" w:rsidRDefault="2ED50C8C">
            <w:pPr>
              <w:spacing w:after="0"/>
              <w:rPr>
                <w:ins w:id="274" w:author="Núria Ferran Ferrer" w:date="2025-12-17T18:03:00Z" w16du:dateUtc="2025-12-17T18:03:51Z"/>
              </w:rPr>
              <w:pPrChange w:id="275" w:author="Núria Ferran Ferrer" w:date="2025-12-17T18:01:00Z">
                <w:pPr/>
              </w:pPrChange>
            </w:pPr>
            <w:ins w:id="276" w:author="Núria Ferran Ferrer" w:date="2025-12-17T18:01:00Z">
              <w:r>
                <w:t>Examines whether provenance tracking mechanisms are implemented, particularly for controversial or culturally sensitive classifications and labels.</w:t>
              </w:r>
            </w:ins>
          </w:p>
          <w:p w14:paraId="657E1EF9" w14:textId="2F06D439" w:rsidR="2ED50C8C" w:rsidRDefault="2ED50C8C" w:rsidP="2ED50C8C">
            <w:pPr>
              <w:spacing w:after="0"/>
            </w:pPr>
          </w:p>
        </w:tc>
        <w:tc>
          <w:tcPr>
            <w:tcW w:w="2463" w:type="dxa"/>
            <w:vAlign w:val="center"/>
            <w:tcPrChange w:id="277" w:author="Núria Ferran Ferrer" w:date="2025-12-17T18:03:00Z">
              <w:tcPr>
                <w:tcW w:w="2463" w:type="dxa"/>
                <w:gridSpan w:val="2"/>
                <w:vAlign w:val="center"/>
              </w:tcPr>
            </w:tcPrChange>
          </w:tcPr>
          <w:p w14:paraId="334B2991" w14:textId="57500CE0" w:rsidR="2ED50C8C" w:rsidRDefault="2ED50C8C">
            <w:pPr>
              <w:spacing w:after="0"/>
              <w:pPrChange w:id="278" w:author="Núria Ferran Ferrer" w:date="2025-12-17T18:01:00Z">
                <w:pPr/>
              </w:pPrChange>
            </w:pPr>
            <w:ins w:id="279" w:author="Núria Ferran Ferrer" w:date="2025-12-17T18:01:00Z">
              <w:r>
                <w:t>Haraway (1991); Stengers &amp; Despret (2014); Choi &amp; Cheng (2024)</w:t>
              </w:r>
            </w:ins>
          </w:p>
        </w:tc>
      </w:tr>
      <w:tr w:rsidR="2ED50C8C" w14:paraId="0D78A819" w14:textId="77777777" w:rsidTr="2ED50C8C">
        <w:trPr>
          <w:trHeight w:val="300"/>
          <w:ins w:id="280" w:author="Núria Ferran Ferrer" w:date="2025-12-17T18:01:00Z"/>
          <w:trPrChange w:id="281" w:author="Núria Ferran Ferrer" w:date="2025-12-17T18:03:00Z">
            <w:trPr>
              <w:gridAfter w:val="0"/>
              <w:trHeight w:val="300"/>
            </w:trPr>
          </w:trPrChange>
        </w:trPr>
        <w:tc>
          <w:tcPr>
            <w:tcW w:w="1975" w:type="dxa"/>
            <w:vAlign w:val="center"/>
            <w:tcPrChange w:id="282" w:author="Núria Ferran Ferrer" w:date="2025-12-17T18:03:00Z">
              <w:tcPr>
                <w:tcW w:w="1263" w:type="dxa"/>
                <w:vAlign w:val="center"/>
              </w:tcPr>
            </w:tcPrChange>
          </w:tcPr>
          <w:p w14:paraId="06204820" w14:textId="16276867" w:rsidR="2ED50C8C" w:rsidRDefault="2ED50C8C">
            <w:pPr>
              <w:spacing w:after="0"/>
              <w:rPr>
                <w:b/>
                <w:bCs/>
              </w:rPr>
              <w:pPrChange w:id="283" w:author="Núria Ferran Ferrer" w:date="2025-12-17T18:01:00Z">
                <w:pPr/>
              </w:pPrChange>
            </w:pPr>
            <w:ins w:id="284" w:author="Núria Ferran Ferrer" w:date="2025-12-17T18:01:00Z">
              <w:r w:rsidRPr="2ED50C8C">
                <w:rPr>
                  <w:b/>
                  <w:bCs/>
                </w:rPr>
                <w:t>Community Governance and Control</w:t>
              </w:r>
            </w:ins>
          </w:p>
        </w:tc>
        <w:tc>
          <w:tcPr>
            <w:tcW w:w="4922" w:type="dxa"/>
            <w:vAlign w:val="center"/>
            <w:tcPrChange w:id="285" w:author="Núria Ferran Ferrer" w:date="2025-12-17T18:03:00Z">
              <w:tcPr>
                <w:tcW w:w="5634" w:type="dxa"/>
                <w:gridSpan w:val="2"/>
                <w:vAlign w:val="center"/>
              </w:tcPr>
            </w:tcPrChange>
          </w:tcPr>
          <w:p w14:paraId="62298ABB" w14:textId="18973746" w:rsidR="2ED50C8C" w:rsidRDefault="2ED50C8C">
            <w:pPr>
              <w:spacing w:after="0"/>
              <w:rPr>
                <w:ins w:id="286" w:author="Núria Ferran Ferrer" w:date="2025-12-17T18:03:00Z" w16du:dateUtc="2025-12-17T18:03:54Z"/>
              </w:rPr>
              <w:pPrChange w:id="287" w:author="Núria Ferran Ferrer" w:date="2025-12-17T18:01:00Z">
                <w:pPr/>
              </w:pPrChange>
            </w:pPr>
            <w:ins w:id="288" w:author="Núria Ferran Ferrer" w:date="2025-12-17T18:01:00Z">
              <w:r>
                <w:t>Identifies whether communities have decision-making power over metadata schemas, access rules, narratives, or system governance.</w:t>
              </w:r>
            </w:ins>
          </w:p>
          <w:p w14:paraId="2DD30AB5" w14:textId="586E8DA2" w:rsidR="2ED50C8C" w:rsidRDefault="2ED50C8C" w:rsidP="2ED50C8C">
            <w:pPr>
              <w:spacing w:after="0"/>
            </w:pPr>
          </w:p>
        </w:tc>
        <w:tc>
          <w:tcPr>
            <w:tcW w:w="2463" w:type="dxa"/>
            <w:vAlign w:val="center"/>
            <w:tcPrChange w:id="289" w:author="Núria Ferran Ferrer" w:date="2025-12-17T18:03:00Z">
              <w:tcPr>
                <w:tcW w:w="2463" w:type="dxa"/>
                <w:gridSpan w:val="2"/>
                <w:vAlign w:val="center"/>
              </w:tcPr>
            </w:tcPrChange>
          </w:tcPr>
          <w:p w14:paraId="35233FDF" w14:textId="1A65FBA3" w:rsidR="2ED50C8C" w:rsidRDefault="2ED50C8C">
            <w:pPr>
              <w:spacing w:after="0"/>
              <w:pPrChange w:id="290" w:author="Núria Ferran Ferrer" w:date="2025-12-17T18:01:00Z">
                <w:pPr/>
              </w:pPrChange>
            </w:pPr>
            <w:ins w:id="291" w:author="Núria Ferran Ferrer" w:date="2025-12-17T18:01:00Z">
              <w:r>
                <w:t>Turnhout et al. (2020); Stengers &amp; Despret (2014); Escobar (2016)</w:t>
              </w:r>
            </w:ins>
          </w:p>
        </w:tc>
      </w:tr>
      <w:tr w:rsidR="2ED50C8C" w14:paraId="4F101C26" w14:textId="77777777" w:rsidTr="2ED50C8C">
        <w:trPr>
          <w:trHeight w:val="300"/>
          <w:ins w:id="292" w:author="Núria Ferran Ferrer" w:date="2025-12-17T18:01:00Z"/>
          <w:trPrChange w:id="293" w:author="Núria Ferran Ferrer" w:date="2025-12-17T18:03:00Z">
            <w:trPr>
              <w:gridAfter w:val="0"/>
              <w:trHeight w:val="300"/>
            </w:trPr>
          </w:trPrChange>
        </w:trPr>
        <w:tc>
          <w:tcPr>
            <w:tcW w:w="1975" w:type="dxa"/>
            <w:vAlign w:val="center"/>
            <w:tcPrChange w:id="294" w:author="Núria Ferran Ferrer" w:date="2025-12-17T18:03:00Z">
              <w:tcPr>
                <w:tcW w:w="1263" w:type="dxa"/>
                <w:vAlign w:val="center"/>
              </w:tcPr>
            </w:tcPrChange>
          </w:tcPr>
          <w:p w14:paraId="6FA13D87" w14:textId="72C279A6" w:rsidR="2ED50C8C" w:rsidRDefault="2ED50C8C">
            <w:pPr>
              <w:spacing w:after="0"/>
              <w:rPr>
                <w:b/>
                <w:bCs/>
              </w:rPr>
              <w:pPrChange w:id="295" w:author="Núria Ferran Ferrer" w:date="2025-12-17T18:01:00Z">
                <w:pPr/>
              </w:pPrChange>
            </w:pPr>
            <w:ins w:id="296" w:author="Núria Ferran Ferrer" w:date="2025-12-17T18:01:00Z">
              <w:r w:rsidRPr="2ED50C8C">
                <w:rPr>
                  <w:b/>
                  <w:bCs/>
                </w:rPr>
                <w:t>Documentation Transparency</w:t>
              </w:r>
            </w:ins>
          </w:p>
        </w:tc>
        <w:tc>
          <w:tcPr>
            <w:tcW w:w="4922" w:type="dxa"/>
            <w:vAlign w:val="center"/>
            <w:tcPrChange w:id="297" w:author="Núria Ferran Ferrer" w:date="2025-12-17T18:03:00Z">
              <w:tcPr>
                <w:tcW w:w="5634" w:type="dxa"/>
                <w:gridSpan w:val="2"/>
                <w:vAlign w:val="center"/>
              </w:tcPr>
            </w:tcPrChange>
          </w:tcPr>
          <w:p w14:paraId="3B304879" w14:textId="16EDE63E" w:rsidR="2ED50C8C" w:rsidRDefault="2ED50C8C">
            <w:pPr>
              <w:spacing w:after="0"/>
              <w:rPr>
                <w:ins w:id="298" w:author="Núria Ferran Ferrer" w:date="2025-12-17T18:03:00Z" w16du:dateUtc="2025-12-17T18:03:57Z"/>
              </w:rPr>
              <w:pPrChange w:id="299" w:author="Núria Ferran Ferrer" w:date="2025-12-17T18:01:00Z">
                <w:pPr/>
              </w:pPrChange>
            </w:pPr>
            <w:ins w:id="300" w:author="Núria Ferran Ferrer" w:date="2025-12-17T18:01:00Z">
              <w:r>
                <w:t>Assesses the extent and clarity of methodological documentation regarding participation processes, enabling reproducibility and cross-case comparison.</w:t>
              </w:r>
            </w:ins>
          </w:p>
          <w:p w14:paraId="061296E2" w14:textId="32D09249" w:rsidR="2ED50C8C" w:rsidRDefault="2ED50C8C" w:rsidP="2ED50C8C">
            <w:pPr>
              <w:spacing w:after="0"/>
            </w:pPr>
          </w:p>
        </w:tc>
        <w:tc>
          <w:tcPr>
            <w:tcW w:w="2463" w:type="dxa"/>
            <w:vAlign w:val="center"/>
            <w:tcPrChange w:id="301" w:author="Núria Ferran Ferrer" w:date="2025-12-17T18:03:00Z">
              <w:tcPr>
                <w:tcW w:w="2463" w:type="dxa"/>
                <w:gridSpan w:val="2"/>
                <w:vAlign w:val="center"/>
              </w:tcPr>
            </w:tcPrChange>
          </w:tcPr>
          <w:p w14:paraId="785564AB" w14:textId="1B256694" w:rsidR="2ED50C8C" w:rsidRDefault="2ED50C8C">
            <w:pPr>
              <w:spacing w:after="0"/>
              <w:pPrChange w:id="302" w:author="Núria Ferran Ferrer" w:date="2025-12-17T18:01:00Z">
                <w:pPr/>
              </w:pPrChange>
            </w:pPr>
            <w:ins w:id="303" w:author="Núria Ferran Ferrer" w:date="2025-12-17T18:01:00Z">
              <w:r>
                <w:t>Fox &amp; Chandrasekar (2021); Delgado et al. (2023)</w:t>
              </w:r>
            </w:ins>
          </w:p>
        </w:tc>
      </w:tr>
      <w:tr w:rsidR="2ED50C8C" w14:paraId="145312AD" w14:textId="77777777" w:rsidTr="2ED50C8C">
        <w:trPr>
          <w:trHeight w:val="300"/>
          <w:ins w:id="304" w:author="Núria Ferran Ferrer" w:date="2025-12-17T18:01:00Z"/>
          <w:trPrChange w:id="305" w:author="Núria Ferran Ferrer" w:date="2025-12-17T18:03:00Z">
            <w:trPr>
              <w:gridAfter w:val="0"/>
              <w:trHeight w:val="300"/>
            </w:trPr>
          </w:trPrChange>
        </w:trPr>
        <w:tc>
          <w:tcPr>
            <w:tcW w:w="1975" w:type="dxa"/>
            <w:vAlign w:val="center"/>
            <w:tcPrChange w:id="306" w:author="Núria Ferran Ferrer" w:date="2025-12-17T18:03:00Z">
              <w:tcPr>
                <w:tcW w:w="1263" w:type="dxa"/>
                <w:vAlign w:val="center"/>
              </w:tcPr>
            </w:tcPrChange>
          </w:tcPr>
          <w:p w14:paraId="22D45026" w14:textId="669E9F0E" w:rsidR="2ED50C8C" w:rsidRDefault="2ED50C8C">
            <w:pPr>
              <w:spacing w:after="0"/>
              <w:rPr>
                <w:b/>
                <w:bCs/>
              </w:rPr>
              <w:pPrChange w:id="307" w:author="Núria Ferran Ferrer" w:date="2025-12-17T18:01:00Z">
                <w:pPr/>
              </w:pPrChange>
            </w:pPr>
            <w:ins w:id="308" w:author="Núria Ferran Ferrer" w:date="2025-12-17T18:01:00Z">
              <w:r w:rsidRPr="2ED50C8C">
                <w:rPr>
                  <w:b/>
                  <w:bCs/>
                </w:rPr>
                <w:t>Geographic and Linguistic Scope</w:t>
              </w:r>
            </w:ins>
          </w:p>
        </w:tc>
        <w:tc>
          <w:tcPr>
            <w:tcW w:w="4922" w:type="dxa"/>
            <w:vAlign w:val="center"/>
            <w:tcPrChange w:id="309" w:author="Núria Ferran Ferrer" w:date="2025-12-17T18:03:00Z">
              <w:tcPr>
                <w:tcW w:w="5634" w:type="dxa"/>
                <w:gridSpan w:val="2"/>
                <w:vAlign w:val="center"/>
              </w:tcPr>
            </w:tcPrChange>
          </w:tcPr>
          <w:p w14:paraId="5E24A02F" w14:textId="32C34CED" w:rsidR="2ED50C8C" w:rsidRDefault="2ED50C8C">
            <w:pPr>
              <w:spacing w:after="0"/>
              <w:pPrChange w:id="310" w:author="Núria Ferran Ferrer" w:date="2025-12-17T18:01:00Z">
                <w:pPr/>
              </w:pPrChange>
            </w:pPr>
            <w:ins w:id="311" w:author="Núria Ferran Ferrer" w:date="2025-12-17T18:01:00Z">
              <w:r>
                <w:t>Records the geographic and linguistic context of the project to identify potential biases toward Global North or English-language dominance.</w:t>
              </w:r>
            </w:ins>
          </w:p>
        </w:tc>
        <w:tc>
          <w:tcPr>
            <w:tcW w:w="2463" w:type="dxa"/>
            <w:vAlign w:val="center"/>
            <w:tcPrChange w:id="312" w:author="Núria Ferran Ferrer" w:date="2025-12-17T18:03:00Z">
              <w:tcPr>
                <w:tcW w:w="2463" w:type="dxa"/>
                <w:gridSpan w:val="2"/>
                <w:vAlign w:val="center"/>
              </w:tcPr>
            </w:tcPrChange>
          </w:tcPr>
          <w:p w14:paraId="70894C3A" w14:textId="07B4A6E9" w:rsidR="2ED50C8C" w:rsidRDefault="2ED50C8C">
            <w:pPr>
              <w:spacing w:after="0"/>
              <w:pPrChange w:id="313" w:author="Núria Ferran Ferrer" w:date="2025-12-17T18:01:00Z">
                <w:pPr/>
              </w:pPrChange>
            </w:pPr>
            <w:ins w:id="314" w:author="Núria Ferran Ferrer" w:date="2025-12-17T18:01:00Z">
              <w:r>
                <w:t>Escobar (2016); Vohland et al. (2021)</w:t>
              </w:r>
            </w:ins>
          </w:p>
        </w:tc>
      </w:tr>
    </w:tbl>
    <w:p w14:paraId="74CC5650" w14:textId="63EEA730" w:rsidR="2ED50C8C" w:rsidRDefault="2ED50C8C" w:rsidP="2ED50C8C">
      <w:pPr>
        <w:pStyle w:val="BodyText"/>
        <w:rPr>
          <w:ins w:id="315" w:author="Núria Ferran Ferrer" w:date="2025-12-17T17:59:00Z" w16du:dateUtc="2025-12-17T17:59:14Z"/>
        </w:rPr>
      </w:pPr>
    </w:p>
    <w:p w14:paraId="391BB58A" w14:textId="01EAC03C" w:rsidR="2ED50C8C" w:rsidRDefault="2ED50C8C" w:rsidP="2ED50C8C">
      <w:pPr>
        <w:pStyle w:val="BodyText"/>
        <w:rPr>
          <w:ins w:id="316" w:author="Núria Ferran Ferrer" w:date="2025-12-17T17:59:00Z" w16du:dateUtc="2025-12-17T17:59:14Z"/>
        </w:rPr>
      </w:pPr>
    </w:p>
    <w:p w14:paraId="280B3C29" w14:textId="32B3E57D" w:rsidR="2ED50C8C" w:rsidRDefault="2ED50C8C" w:rsidP="2ED50C8C">
      <w:pPr>
        <w:pStyle w:val="BodyText"/>
        <w:rPr>
          <w:rPrChange w:id="317" w:author="Núria Ferran Ferrer" w:date="2025-12-17T17:48:00Z">
            <w:rPr>
              <w:rFonts w:ascii="Calibri" w:hAnsi="Calibri" w:cs="Calibri"/>
            </w:rPr>
          </w:rPrChange>
        </w:rPr>
      </w:pPr>
    </w:p>
    <w:commentRangeStart w:id="318"/>
    <w:p w14:paraId="0B782BED" w14:textId="77777777" w:rsidR="005720E4" w:rsidRPr="007E72DA" w:rsidRDefault="005720E4" w:rsidP="007E72DA">
      <w:pPr>
        <w:pStyle w:val="FirstParagraph"/>
        <w:jc w:val="both"/>
        <w:rPr>
          <w:rFonts w:ascii="Calibri" w:hAnsi="Calibri" w:cs="Calibri"/>
        </w:rPr>
      </w:pPr>
      <w:r>
        <w:fldChar w:fldCharType="begin"/>
      </w:r>
      <w:r>
        <w:instrText>HYPERLINK \h</w:instrText>
      </w:r>
      <w:r>
        <w:fldChar w:fldCharType="separate"/>
      </w:r>
      <w:r w:rsidRPr="2ED50C8C">
        <w:rPr>
          <w:rStyle w:val="Hyperlink"/>
          <w:rFonts w:ascii="Calibri" w:hAnsi="Calibri" w:cs="Calibri"/>
        </w:rPr>
        <w:t>General Methodological context and theoretic framework</w:t>
      </w:r>
      <w:r>
        <w:fldChar w:fldCharType="end"/>
      </w:r>
      <w:r w:rsidR="00000000" w:rsidRPr="2ED50C8C">
        <w:rPr>
          <w:rFonts w:ascii="Calibri" w:hAnsi="Calibri" w:cs="Calibri"/>
        </w:rPr>
        <w:t xml:space="preserve"> This study analyzes 22 user-centered semantic and neurosymbolic AI use cases in digital libraries through a SALSA scoping framework that couples qualitative use-case analysis with bibliometric keyword mapping </w:t>
      </w:r>
      <w:hyperlink>
        <w:r w:rsidRPr="2ED50C8C">
          <w:rPr>
            <w:rStyle w:val="Hyperlink"/>
            <w:rFonts w:ascii="Calibri" w:hAnsi="Calibri" w:cs="Calibri"/>
          </w:rPr>
          <w:t>(Lopezosa, Carlos et al., 2024)</w:t>
        </w:r>
      </w:hyperlink>
      <w:r w:rsidR="00000000" w:rsidRPr="2ED50C8C">
        <w:rPr>
          <w:rFonts w:ascii="Calibri" w:hAnsi="Calibri" w:cs="Calibri"/>
        </w:rPr>
        <w:t xml:space="preserve">; </w:t>
      </w:r>
      <w:hyperlink>
        <w:r w:rsidRPr="2ED50C8C">
          <w:rPr>
            <w:rStyle w:val="Hyperlink"/>
            <w:rFonts w:ascii="Calibri" w:hAnsi="Calibri" w:cs="Calibri"/>
          </w:rPr>
          <w:t>(Cardoso, A. P. et al., 2021)</w:t>
        </w:r>
      </w:hyperlink>
      <w:r w:rsidR="00000000" w:rsidRPr="2ED50C8C">
        <w:rPr>
          <w:rFonts w:ascii="Calibri" w:hAnsi="Calibri" w:cs="Calibri"/>
        </w:rPr>
        <w:t xml:space="preserve">; </w:t>
      </w:r>
      <w:hyperlink>
        <w:r w:rsidRPr="2ED50C8C">
          <w:rPr>
            <w:rStyle w:val="Hyperlink"/>
            <w:rFonts w:ascii="Calibri" w:hAnsi="Calibri" w:cs="Calibri"/>
          </w:rPr>
          <w:t>(M.J. Cobo et al., 2011)</w:t>
        </w:r>
      </w:hyperlink>
      <w:r w:rsidR="00000000" w:rsidRPr="2ED50C8C">
        <w:rPr>
          <w:rFonts w:ascii="Calibri" w:hAnsi="Calibri" w:cs="Calibri"/>
        </w:rPr>
        <w:t xml:space="preserve">. A quantitative search over 3,270 records from the past decade identified 40 candidate projects; after inclusion/exclusion screening, 22 remained, spanning Design Studies </w:t>
      </w:r>
      <w:hyperlink r:id="rId16">
        <w:r w:rsidRPr="2ED50C8C">
          <w:rPr>
            <w:rStyle w:val="Hyperlink"/>
            <w:rFonts w:ascii="Calibri" w:hAnsi="Calibri" w:cs="Calibri"/>
          </w:rPr>
          <w:t>(Peter Wacnik et al., 2025)</w:t>
        </w:r>
      </w:hyperlink>
      <w:r w:rsidR="00000000" w:rsidRPr="2ED50C8C">
        <w:rPr>
          <w:rFonts w:ascii="Calibri" w:hAnsi="Calibri" w:cs="Calibri"/>
        </w:rPr>
        <w:t xml:space="preserve">, HCI </w:t>
      </w:r>
      <w:hyperlink>
        <w:r w:rsidRPr="2ED50C8C">
          <w:rPr>
            <w:rStyle w:val="Hyperlink"/>
            <w:rFonts w:ascii="Calibri" w:hAnsi="Calibri" w:cs="Calibri"/>
          </w:rPr>
          <w:t xml:space="preserve">(Ben </w:t>
        </w:r>
        <w:r w:rsidRPr="2ED50C8C">
          <w:rPr>
            <w:rStyle w:val="Hyperlink"/>
            <w:rFonts w:ascii="Calibri" w:hAnsi="Calibri" w:cs="Calibri"/>
          </w:rPr>
          <w:lastRenderedPageBreak/>
          <w:t>Shneiderman, 2021)</w:t>
        </w:r>
      </w:hyperlink>
      <w:r w:rsidR="00000000" w:rsidRPr="2ED50C8C">
        <w:rPr>
          <w:rFonts w:ascii="Calibri" w:hAnsi="Calibri" w:cs="Calibri"/>
        </w:rPr>
        <w:t xml:space="preserve">, citizen science </w:t>
      </w:r>
      <w:hyperlink>
        <w:r w:rsidRPr="2ED50C8C">
          <w:rPr>
            <w:rStyle w:val="Hyperlink"/>
            <w:rFonts w:ascii="Calibri" w:hAnsi="Calibri" w:cs="Calibri"/>
          </w:rPr>
          <w:t>(Isabelle Bonhoure et al., 2025)</w:t>
        </w:r>
      </w:hyperlink>
      <w:r w:rsidR="00000000" w:rsidRPr="2ED50C8C">
        <w:rPr>
          <w:rFonts w:ascii="Calibri" w:hAnsi="Calibri" w:cs="Calibri"/>
        </w:rPr>
        <w:t xml:space="preserve">, LIS </w:t>
      </w:r>
      <w:hyperlink>
        <w:r w:rsidRPr="2ED50C8C">
          <w:rPr>
            <w:rStyle w:val="Hyperlink"/>
            <w:rFonts w:ascii="Calibri" w:hAnsi="Calibri" w:cs="Calibri"/>
          </w:rPr>
          <w:t>(Ford, Bawden, &amp; Robinson, 2015)</w:t>
        </w:r>
      </w:hyperlink>
      <w:r w:rsidR="00000000" w:rsidRPr="2ED50C8C">
        <w:rPr>
          <w:rFonts w:ascii="Calibri" w:hAnsi="Calibri" w:cs="Calibri"/>
        </w:rPr>
        <w:t xml:space="preserve">, DH </w:t>
      </w:r>
      <w:hyperlink>
        <w:r w:rsidRPr="2ED50C8C">
          <w:rPr>
            <w:rStyle w:val="Hyperlink"/>
            <w:rFonts w:ascii="Calibri" w:hAnsi="Calibri" w:cs="Calibri"/>
          </w:rPr>
          <w:t>(Wang, H. et al., 2024)</w:t>
        </w:r>
      </w:hyperlink>
      <w:r w:rsidR="00000000" w:rsidRPr="2ED50C8C">
        <w:rPr>
          <w:rFonts w:ascii="Calibri" w:hAnsi="Calibri" w:cs="Calibri"/>
        </w:rPr>
        <w:t xml:space="preserve">, and epistemic justice scholarship </w:t>
      </w:r>
      <w:hyperlink>
        <w:r w:rsidRPr="2ED50C8C">
          <w:rPr>
            <w:rStyle w:val="Hyperlink"/>
            <w:rFonts w:ascii="Calibri" w:hAnsi="Calibri" w:cs="Calibri"/>
          </w:rPr>
          <w:t>(Fricker, Miranda, 2007)</w:t>
        </w:r>
      </w:hyperlink>
      <w:r w:rsidR="00000000" w:rsidRPr="2ED50C8C">
        <w:rPr>
          <w:rFonts w:ascii="Calibri" w:hAnsi="Calibri" w:cs="Calibri"/>
        </w:rPr>
        <w:t xml:space="preserve">; </w:t>
      </w:r>
      <w:hyperlink>
        <w:r w:rsidRPr="2ED50C8C">
          <w:rPr>
            <w:rStyle w:val="Hyperlink"/>
            <w:rFonts w:ascii="Calibri" w:hAnsi="Calibri" w:cs="Calibri"/>
          </w:rPr>
          <w:t>(Donna Haraway, 1991)</w:t>
        </w:r>
      </w:hyperlink>
      <w:r w:rsidR="00000000" w:rsidRPr="2ED50C8C">
        <w:rPr>
          <w:rFonts w:ascii="Calibri" w:hAnsi="Calibri" w:cs="Calibri"/>
        </w:rPr>
        <w:t xml:space="preserve">; </w:t>
      </w:r>
      <w:hyperlink>
        <w:r w:rsidRPr="2ED50C8C">
          <w:rPr>
            <w:rStyle w:val="Hyperlink"/>
            <w:rFonts w:ascii="Calibri" w:hAnsi="Calibri" w:cs="Calibri"/>
          </w:rPr>
          <w:t>(Isabelle Stengers &amp; Vincianne Despret, 2014)</w:t>
        </w:r>
      </w:hyperlink>
      <w:r w:rsidR="00000000" w:rsidRPr="2ED50C8C">
        <w:rPr>
          <w:rFonts w:ascii="Calibri" w:hAnsi="Calibri" w:cs="Calibri"/>
        </w:rPr>
        <w:t xml:space="preserve">. Perplexity AI supported cross-disciplinary query refinement </w:t>
      </w:r>
      <w:hyperlink>
        <w:r w:rsidRPr="2ED50C8C">
          <w:rPr>
            <w:rStyle w:val="Hyperlink"/>
            <w:rFonts w:ascii="Calibri" w:hAnsi="Calibri" w:cs="Calibri"/>
          </w:rPr>
          <w:t>(Lluís Codina, 2023)</w:t>
        </w:r>
      </w:hyperlink>
      <w:r w:rsidR="00000000" w:rsidRPr="2ED50C8C">
        <w:rPr>
          <w:rFonts w:ascii="Calibri" w:hAnsi="Calibri" w:cs="Calibri"/>
        </w:rPr>
        <w:t xml:space="preserve">. Analysis proceeds along four dimensions. The process-driven lens examines when users enter system life cycles—early co-design, late evaluation, continuous engagement, or undocumented—drawing on iterative design and participatory effectiveness frameworks </w:t>
      </w:r>
      <w:hyperlink>
        <w:r w:rsidRPr="2ED50C8C">
          <w:rPr>
            <w:rStyle w:val="Hyperlink"/>
            <w:rFonts w:ascii="Calibri" w:hAnsi="Calibri" w:cs="Calibri"/>
          </w:rPr>
          <w:t>(Waidelich, L. et al., 2018)</w:t>
        </w:r>
      </w:hyperlink>
      <w:r w:rsidR="00000000" w:rsidRPr="2ED50C8C">
        <w:rPr>
          <w:rFonts w:ascii="Calibri" w:hAnsi="Calibri" w:cs="Calibri"/>
        </w:rPr>
        <w:t xml:space="preserve">; </w:t>
      </w:r>
      <w:hyperlink>
        <w:r w:rsidRPr="2ED50C8C">
          <w:rPr>
            <w:rStyle w:val="Hyperlink"/>
            <w:rFonts w:ascii="Calibri" w:hAnsi="Calibri" w:cs="Calibri"/>
          </w:rPr>
          <w:t>(Miriana Calvano, 2025)</w:t>
        </w:r>
      </w:hyperlink>
      <w:r w:rsidR="00000000" w:rsidRPr="2ED50C8C">
        <w:rPr>
          <w:rFonts w:ascii="Calibri" w:hAnsi="Calibri" w:cs="Calibri"/>
        </w:rPr>
        <w:t xml:space="preserve">, co-production in knowledge work </w:t>
      </w:r>
      <w:hyperlink>
        <w:r w:rsidRPr="2ED50C8C">
          <w:rPr>
            <w:rStyle w:val="Hyperlink"/>
            <w:rFonts w:ascii="Calibri" w:hAnsi="Calibri" w:cs="Calibri"/>
          </w:rPr>
          <w:t>(Turnhout, E. et. al 2020</w:t>
        </w:r>
      </w:hyperlink>
      <w:r w:rsidR="00000000" w:rsidRPr="2ED50C8C">
        <w:rPr>
          <w:rFonts w:ascii="Calibri" w:hAnsi="Calibri" w:cs="Calibri"/>
        </w:rPr>
        <w:t xml:space="preserve">, and citizen-science contribution phases </w:t>
      </w:r>
      <w:hyperlink r:id="rId17">
        <w:r w:rsidRPr="2ED50C8C">
          <w:rPr>
            <w:rStyle w:val="Hyperlink"/>
            <w:rFonts w:ascii="Calibri" w:hAnsi="Calibri" w:cs="Calibri"/>
          </w:rPr>
          <w:t>(Haklay et al., 2020)</w:t>
        </w:r>
      </w:hyperlink>
      <w:r w:rsidR="00000000" w:rsidRPr="2ED50C8C">
        <w:rPr>
          <w:rFonts w:ascii="Calibri" w:hAnsi="Calibri" w:cs="Calibri"/>
        </w:rPr>
        <w:t xml:space="preserve">; </w:t>
      </w:r>
      <w:hyperlink>
        <w:r w:rsidRPr="2ED50C8C">
          <w:rPr>
            <w:rStyle w:val="Hyperlink"/>
            <w:rFonts w:ascii="Calibri" w:hAnsi="Calibri" w:cs="Calibri"/>
          </w:rPr>
          <w:t>(Javier Gómez-Ferri, 2014)</w:t>
        </w:r>
      </w:hyperlink>
      <w:r w:rsidR="00000000" w:rsidRPr="2ED50C8C">
        <w:rPr>
          <w:rFonts w:ascii="Calibri" w:hAnsi="Calibri" w:cs="Calibri"/>
        </w:rPr>
        <w:t xml:space="preserve">. The methodological tools/model dimension inventories participatory design and co-creation methods </w:t>
      </w:r>
      <w:hyperlink>
        <w:r w:rsidRPr="2ED50C8C">
          <w:rPr>
            <w:rStyle w:val="Hyperlink"/>
            <w:rFonts w:ascii="Calibri" w:hAnsi="Calibri" w:cs="Calibri"/>
          </w:rPr>
          <w:t>(Fernando Delgado et al., 2023)</w:t>
        </w:r>
      </w:hyperlink>
      <w:r w:rsidR="00000000" w:rsidRPr="2ED50C8C">
        <w:rPr>
          <w:rFonts w:ascii="Calibri" w:hAnsi="Calibri" w:cs="Calibri"/>
        </w:rPr>
        <w:t xml:space="preserve">; </w:t>
      </w:r>
      <w:hyperlink>
        <w:r w:rsidRPr="2ED50C8C">
          <w:rPr>
            <w:rStyle w:val="Hyperlink"/>
            <w:rFonts w:ascii="Calibri" w:hAnsi="Calibri" w:cs="Calibri"/>
          </w:rPr>
          <w:t>(Stappers &amp; Sanders, 2008)</w:t>
        </w:r>
      </w:hyperlink>
      <w:r w:rsidR="00000000" w:rsidRPr="2ED50C8C">
        <w:rPr>
          <w:rFonts w:ascii="Calibri" w:hAnsi="Calibri" w:cs="Calibri"/>
        </w:rPr>
        <w:t xml:space="preserve">, human–AI co-creation that aims to reduce cognitive load </w:t>
      </w:r>
      <w:hyperlink r:id="rId18">
        <w:r w:rsidRPr="2ED50C8C">
          <w:rPr>
            <w:rStyle w:val="Hyperlink"/>
            <w:rFonts w:ascii="Calibri" w:hAnsi="Calibri" w:cs="Calibri"/>
          </w:rPr>
          <w:t>(Liu, Z., 2025)</w:t>
        </w:r>
      </w:hyperlink>
      <w:r w:rsidR="00000000" w:rsidRPr="2ED50C8C">
        <w:rPr>
          <w:rFonts w:ascii="Calibri" w:hAnsi="Calibri" w:cs="Calibri"/>
        </w:rPr>
        <w:t xml:space="preserve">, usability testing </w:t>
      </w:r>
      <w:hyperlink r:id="rId19">
        <w:r w:rsidRPr="2ED50C8C">
          <w:rPr>
            <w:rStyle w:val="Hyperlink"/>
            <w:rFonts w:ascii="Calibri" w:hAnsi="Calibri" w:cs="Calibri"/>
          </w:rPr>
          <w:t>(Mahdie S. B. et al., 2024)</w:t>
        </w:r>
      </w:hyperlink>
      <w:r w:rsidR="00000000" w:rsidRPr="2ED50C8C">
        <w:rPr>
          <w:rFonts w:ascii="Calibri" w:hAnsi="Calibri" w:cs="Calibri"/>
        </w:rPr>
        <w:t xml:space="preserve">, crowdsourcing </w:t>
      </w:r>
      <w:hyperlink>
        <w:r w:rsidRPr="2ED50C8C">
          <w:rPr>
            <w:rStyle w:val="Hyperlink"/>
            <w:rFonts w:ascii="Calibri" w:hAnsi="Calibri" w:cs="Calibri"/>
          </w:rPr>
          <w:t>(Babak Ranjgar et al., 2024)</w:t>
        </w:r>
      </w:hyperlink>
      <w:r w:rsidR="00000000" w:rsidRPr="2ED50C8C">
        <w:rPr>
          <w:rFonts w:ascii="Calibri" w:hAnsi="Calibri" w:cs="Calibri"/>
        </w:rPr>
        <w:t xml:space="preserve">, and annotation/curation practices </w:t>
      </w:r>
      <w:hyperlink>
        <w:r w:rsidRPr="2ED50C8C">
          <w:rPr>
            <w:rStyle w:val="Hyperlink"/>
            <w:rFonts w:ascii="Calibri" w:hAnsi="Calibri" w:cs="Calibri"/>
          </w:rPr>
          <w:t>García-Zarza, P. et al., 2022)</w:t>
        </w:r>
      </w:hyperlink>
      <w:r w:rsidR="00000000" w:rsidRPr="2ED50C8C">
        <w:rPr>
          <w:rFonts w:ascii="Calibri" w:hAnsi="Calibri" w:cs="Calibri"/>
        </w:rPr>
        <w:t xml:space="preserve">, alongside design-thinking and HCAI patterns </w:t>
      </w:r>
      <w:hyperlink>
        <w:r w:rsidRPr="2ED50C8C">
          <w:rPr>
            <w:rStyle w:val="Hyperlink"/>
            <w:rFonts w:ascii="Calibri" w:hAnsi="Calibri" w:cs="Calibri"/>
          </w:rPr>
          <w:t>(Waidelich, L. et al., 2018)</w:t>
        </w:r>
      </w:hyperlink>
      <w:r w:rsidR="00000000" w:rsidRPr="2ED50C8C">
        <w:rPr>
          <w:rFonts w:ascii="Calibri" w:hAnsi="Calibri" w:cs="Calibri"/>
        </w:rPr>
        <w:t xml:space="preserve">; </w:t>
      </w:r>
      <w:hyperlink>
        <w:r w:rsidRPr="2ED50C8C">
          <w:rPr>
            <w:rStyle w:val="Hyperlink"/>
            <w:rFonts w:ascii="Calibri" w:hAnsi="Calibri" w:cs="Calibri"/>
          </w:rPr>
          <w:t>(Tara Capel &amp; Margot Brereton, 2023)</w:t>
        </w:r>
      </w:hyperlink>
      <w:r w:rsidR="00000000" w:rsidRPr="2ED50C8C">
        <w:rPr>
          <w:rFonts w:ascii="Calibri" w:hAnsi="Calibri" w:cs="Calibri"/>
        </w:rPr>
        <w:t xml:space="preserve">. Engagement models range from collective intelligence to grassroots experiments </w:t>
      </w:r>
      <w:hyperlink>
        <w:r w:rsidRPr="2ED50C8C">
          <w:rPr>
            <w:rStyle w:val="Hyperlink"/>
            <w:rFonts w:ascii="Calibri" w:hAnsi="Calibri" w:cs="Calibri"/>
          </w:rPr>
          <w:t>(Stephanie MATT, 2015)</w:t>
        </w:r>
      </w:hyperlink>
      <w:r w:rsidR="00000000" w:rsidRPr="2ED50C8C">
        <w:rPr>
          <w:rFonts w:ascii="Calibri" w:hAnsi="Calibri" w:cs="Calibri"/>
        </w:rPr>
        <w:t xml:space="preserve">. The participation/engagement dimension aligns design spectra (consult, include, elaborate, own) </w:t>
      </w:r>
      <w:hyperlink>
        <w:r w:rsidRPr="2ED50C8C">
          <w:rPr>
            <w:rStyle w:val="Hyperlink"/>
            <w:rFonts w:ascii="Calibri" w:hAnsi="Calibri" w:cs="Calibri"/>
          </w:rPr>
          <w:t>(Fernando Delgado et al., 2023)</w:t>
        </w:r>
      </w:hyperlink>
      <w:r w:rsidR="00000000" w:rsidRPr="2ED50C8C">
        <w:rPr>
          <w:rFonts w:ascii="Calibri" w:hAnsi="Calibri" w:cs="Calibri"/>
        </w:rPr>
        <w:t xml:space="preserve"> with citizen-science roles (scientific, educational, social, economic, environmental, political agency) </w:t>
      </w:r>
      <w:hyperlink>
        <w:r w:rsidRPr="2ED50C8C">
          <w:rPr>
            <w:rStyle w:val="Hyperlink"/>
            <w:rFonts w:ascii="Calibri" w:hAnsi="Calibri" w:cs="Calibri"/>
          </w:rPr>
          <w:t>(Stephanie MATT, 2015)</w:t>
        </w:r>
      </w:hyperlink>
      <w:r w:rsidR="00000000" w:rsidRPr="2ED50C8C">
        <w:rPr>
          <w:rFonts w:ascii="Calibri" w:hAnsi="Calibri" w:cs="Calibri"/>
        </w:rPr>
        <w:t xml:space="preserve">; </w:t>
      </w:r>
      <w:hyperlink>
        <w:r w:rsidRPr="2ED50C8C">
          <w:rPr>
            <w:rStyle w:val="Hyperlink"/>
            <w:rFonts w:ascii="Calibri" w:hAnsi="Calibri" w:cs="Calibri"/>
          </w:rPr>
          <w:t>(Katrin Vohland et al., 2021)</w:t>
        </w:r>
      </w:hyperlink>
      <w:r w:rsidR="00000000" w:rsidRPr="2ED50C8C">
        <w:rPr>
          <w:rFonts w:ascii="Calibri" w:hAnsi="Calibri" w:cs="Calibri"/>
        </w:rPr>
        <w:t xml:space="preserve">. The representational gaps/epistemic justice dimension tracks gender, intersectionality, bias mitigation, knowledge diversity, and power awareness </w:t>
      </w:r>
      <w:hyperlink>
        <w:r w:rsidRPr="2ED50C8C">
          <w:rPr>
            <w:rStyle w:val="Hyperlink"/>
            <w:rFonts w:ascii="Calibri" w:hAnsi="Calibri" w:cs="Calibri"/>
          </w:rPr>
          <w:t>(Fricker, Miranda, 2007)</w:t>
        </w:r>
      </w:hyperlink>
      <w:r w:rsidR="00000000" w:rsidRPr="2ED50C8C">
        <w:rPr>
          <w:rFonts w:ascii="Calibri" w:hAnsi="Calibri" w:cs="Calibri"/>
        </w:rPr>
        <w:t xml:space="preserve">; </w:t>
      </w:r>
      <w:hyperlink>
        <w:r w:rsidRPr="2ED50C8C">
          <w:rPr>
            <w:rStyle w:val="Hyperlink"/>
            <w:rFonts w:ascii="Calibri" w:hAnsi="Calibri" w:cs="Calibri"/>
          </w:rPr>
          <w:t>(Donna Haraway, 1991)</w:t>
        </w:r>
      </w:hyperlink>
      <w:r w:rsidR="00000000" w:rsidRPr="2ED50C8C">
        <w:rPr>
          <w:rFonts w:ascii="Calibri" w:hAnsi="Calibri" w:cs="Calibri"/>
        </w:rPr>
        <w:t xml:space="preserve">; </w:t>
      </w:r>
      <w:hyperlink>
        <w:r w:rsidRPr="2ED50C8C">
          <w:rPr>
            <w:rStyle w:val="Hyperlink"/>
            <w:rFonts w:ascii="Calibri" w:hAnsi="Calibri" w:cs="Calibri"/>
          </w:rPr>
          <w:t>(Isabelle Stengers &amp; Vincianne Despret, 2014)</w:t>
        </w:r>
      </w:hyperlink>
      <w:r w:rsidR="00000000" w:rsidRPr="2ED50C8C">
        <w:rPr>
          <w:rFonts w:ascii="Calibri" w:hAnsi="Calibri" w:cs="Calibri"/>
        </w:rPr>
        <w:t xml:space="preserve">; </w:t>
      </w:r>
      <w:hyperlink>
        <w:r w:rsidRPr="2ED50C8C">
          <w:rPr>
            <w:rStyle w:val="Hyperlink"/>
            <w:rFonts w:ascii="Calibri" w:hAnsi="Calibri" w:cs="Calibri"/>
          </w:rPr>
          <w:t>(Escobar, A. 2016)</w:t>
        </w:r>
      </w:hyperlink>
      <w:r w:rsidR="00000000" w:rsidRPr="2ED50C8C">
        <w:rPr>
          <w:rFonts w:ascii="Calibri" w:hAnsi="Calibri" w:cs="Calibri"/>
        </w:rPr>
        <w:t>.</w:t>
      </w:r>
    </w:p>
    <w:p w14:paraId="1C39E629" w14:textId="19BD797A" w:rsidR="005720E4" w:rsidRPr="007E72DA" w:rsidRDefault="00000000" w:rsidP="007E72DA">
      <w:pPr>
        <w:pStyle w:val="BodyText"/>
        <w:jc w:val="both"/>
        <w:rPr>
          <w:rFonts w:ascii="Calibri" w:hAnsi="Calibri" w:cs="Calibri"/>
        </w:rPr>
      </w:pPr>
      <w:r w:rsidRPr="007E72DA">
        <w:rPr>
          <w:rFonts w:ascii="Calibri" w:hAnsi="Calibri" w:cs="Calibri"/>
        </w:rPr>
        <w:t xml:space="preserve">Across cases, early co-design is relatively rare (e.g., Yanyuwa, PhD KG, Inuvialuit, InTaVia, ARCA); many projects involve late-stage evaluation or continuous crowdsourcing, with limited documentation of process rigor. Methodologically, co-design workshops, usability testing, and crowdsourcing dominate, while AI-assisted co-creation appears in emerging NeSy pipelines; crowdsourcing often lacks reported quality assurance or contributor motivation strategies. Most participation sits at consult/involve; few projects reach collaborate/empower, and citizen-science roles tend to remain scientific/educational rather than political/community agency. Epistemic justice is explicit mainly in community-led initiatives (Inuvialuit, HyperReal, Yanyuwa); most omit gender/intersectionality and bias checks, and contested-label provenance is rarely addressed. Evaluation is largely confined to usability/IR metrics, leaving participation effects and equity impacts under-measured </w:t>
      </w:r>
      <w:hyperlink r:id="rId20">
        <w:r w:rsidR="005720E4" w:rsidRPr="007E72DA">
          <w:rPr>
            <w:rStyle w:val="Hyperlink"/>
            <w:rFonts w:ascii="Calibri" w:hAnsi="Calibri" w:cs="Calibri"/>
          </w:rPr>
          <w:t>(Fox &amp; Chandrasekar, 2021)</w:t>
        </w:r>
      </w:hyperlink>
      <w:r w:rsidRPr="007E72DA">
        <w:rPr>
          <w:rFonts w:ascii="Calibri" w:hAnsi="Calibri" w:cs="Calibri"/>
        </w:rPr>
        <w:t xml:space="preserve">. Sparse EJ safeguards risk testimonial and hermeneutical injustice </w:t>
      </w:r>
      <w:hyperlink r:id="rId21">
        <w:r w:rsidR="005720E4" w:rsidRPr="007E72DA">
          <w:rPr>
            <w:rStyle w:val="Hyperlink"/>
            <w:rFonts w:ascii="Calibri" w:hAnsi="Calibri" w:cs="Calibri"/>
          </w:rPr>
          <w:t>(Fricker, Miranda, 2007)</w:t>
        </w:r>
      </w:hyperlink>
      <w:r w:rsidRPr="007E72DA">
        <w:rPr>
          <w:rFonts w:ascii="Calibri" w:hAnsi="Calibri" w:cs="Calibri"/>
        </w:rPr>
        <w:t xml:space="preserve"> and neglect situated accountability (“no view from nowhere”) </w:t>
      </w:r>
      <w:hyperlink r:id="rId22">
        <w:r w:rsidR="005720E4" w:rsidRPr="007E72DA">
          <w:rPr>
            <w:rStyle w:val="Hyperlink"/>
            <w:rFonts w:ascii="Calibri" w:hAnsi="Calibri" w:cs="Calibri"/>
          </w:rPr>
          <w:t>(Donna Haraway, 1991)</w:t>
        </w:r>
      </w:hyperlink>
      <w:r w:rsidRPr="007E72DA">
        <w:rPr>
          <w:rFonts w:ascii="Calibri" w:hAnsi="Calibri" w:cs="Calibri"/>
        </w:rPr>
        <w:t xml:space="preserve">; without epistemic disobedience, communities may be “spoken for” rather than co-authoring meaning </w:t>
      </w:r>
      <w:hyperlink r:id="rId23">
        <w:r w:rsidR="005720E4" w:rsidRPr="007E72DA">
          <w:rPr>
            <w:rStyle w:val="Hyperlink"/>
            <w:rFonts w:ascii="Calibri" w:hAnsi="Calibri" w:cs="Calibri"/>
          </w:rPr>
          <w:t>(Isabelle Stengers &amp; Vincianne Despret, 2014)</w:t>
        </w:r>
      </w:hyperlink>
      <w:r w:rsidRPr="007E72DA">
        <w:rPr>
          <w:rFonts w:ascii="Calibri" w:hAnsi="Calibri" w:cs="Calibri"/>
        </w:rPr>
        <w:t>. Documentation remains uneven; hybrid projects resist neat classification; language and geography skew toward English/Global North cases.</w:t>
      </w:r>
    </w:p>
    <w:p w14:paraId="743F7C2C" w14:textId="77777777" w:rsidR="005720E4" w:rsidRPr="007E72DA" w:rsidRDefault="00000000" w:rsidP="007E72DA">
      <w:pPr>
        <w:pStyle w:val="BodyText"/>
        <w:jc w:val="both"/>
        <w:rPr>
          <w:rFonts w:ascii="Calibri" w:hAnsi="Calibri" w:cs="Calibri"/>
        </w:rPr>
      </w:pPr>
      <w:r w:rsidRPr="2ED50C8C">
        <w:rPr>
          <w:rFonts w:ascii="Calibri" w:hAnsi="Calibri" w:cs="Calibri"/>
        </w:rPr>
        <w:t xml:space="preserve">This synthesis delivers (i) an inventory of 22 semantic-participatory projects; (ii) a classification framework spanning process phase, tools, participation level, and EJ/representational gaps; (iii) methodological foundations integrating participatory design, citizen science, HCI, and EJ; and (iv) future directions emphasizing participatory phases in ontology/KG workflows, lightweight but systematic evaluation, EJ reviews, and community governance. Practically, user roles must </w:t>
      </w:r>
      <w:r w:rsidRPr="2ED50C8C">
        <w:rPr>
          <w:rFonts w:ascii="Calibri" w:hAnsi="Calibri" w:cs="Calibri"/>
        </w:rPr>
        <w:lastRenderedPageBreak/>
        <w:t>match domain sensitivity and social responsibility: embed early or continuous participation where stakes are high; pair participatory steps with evaluation that measures engagement, equity, and outcomes; build provenance, bias checks, and community control into semantic infrastructures; and document methods to enable comparability and reuse. Strengthening participatory design, measurable evaluation, and explicit epistemic justice will be essential for inclusive, accountable semantic/NeSy systems.</w:t>
      </w:r>
      <w:commentRangeEnd w:id="318"/>
      <w:r w:rsidRPr="007E72DA">
        <w:rPr>
          <w:rStyle w:val="CommentReference"/>
          <w:rFonts w:ascii="Calibri" w:hAnsi="Calibri" w:cs="Calibri"/>
          <w:sz w:val="24"/>
          <w:szCs w:val="24"/>
        </w:rPr>
        <w:commentReference w:id="318"/>
      </w:r>
    </w:p>
    <w:p w14:paraId="428B968D" w14:textId="6F5E9E0D" w:rsidR="005720E4" w:rsidRPr="007E72DA" w:rsidRDefault="27736DF5" w:rsidP="2ED50C8C">
      <w:pPr>
        <w:pStyle w:val="Heading1"/>
        <w:jc w:val="both"/>
        <w:rPr>
          <w:rFonts w:ascii="Calibri" w:hAnsi="Calibri" w:cs="Calibri"/>
        </w:rPr>
      </w:pPr>
      <w:bookmarkStart w:id="319" w:name="findings"/>
      <w:bookmarkEnd w:id="39"/>
      <w:commentRangeStart w:id="320"/>
      <w:ins w:id="321" w:author="Núria Ferran Ferrer" w:date="2025-12-17T18:12:00Z">
        <w:r w:rsidRPr="2ED50C8C">
          <w:rPr>
            <w:rFonts w:ascii="Calibri" w:hAnsi="Calibri" w:cs="Calibri"/>
          </w:rPr>
          <w:t xml:space="preserve">4. </w:t>
        </w:r>
      </w:ins>
      <w:r w:rsidR="00000000" w:rsidRPr="2ED50C8C">
        <w:rPr>
          <w:rFonts w:ascii="Calibri" w:hAnsi="Calibri" w:cs="Calibri"/>
        </w:rPr>
        <w:t>Findings:</w:t>
      </w:r>
      <w:commentRangeEnd w:id="320"/>
      <w:r w:rsidR="00000000" w:rsidRPr="007E72DA">
        <w:rPr>
          <w:rStyle w:val="CommentReference"/>
          <w:rFonts w:ascii="Calibri" w:hAnsi="Calibri" w:cs="Calibri"/>
          <w:sz w:val="40"/>
          <w:szCs w:val="40"/>
        </w:rPr>
        <w:commentReference w:id="320"/>
      </w:r>
    </w:p>
    <w:p w14:paraId="5D10F2FA" w14:textId="3A3A46D2" w:rsidR="005720E4" w:rsidRPr="007E72DA" w:rsidRDefault="00000000" w:rsidP="2ED50C8C">
      <w:pPr>
        <w:pStyle w:val="BodyText"/>
        <w:jc w:val="both"/>
        <w:rPr>
          <w:ins w:id="322" w:author="Núria Ferran Ferrer" w:date="2025-12-17T18:08:00Z" w16du:dateUtc="2025-12-17T18:08:52Z"/>
          <w:rFonts w:ascii="Calibri" w:hAnsi="Calibri" w:cs="Calibri"/>
        </w:rPr>
      </w:pPr>
      <w:del w:id="323" w:author="Núria Ferran Ferrer" w:date="2025-12-17T18:08:00Z">
        <w:r w:rsidDel="176C5FBC">
          <w:delText xml:space="preserve">The findings will be described for each of the analysis components explained in the Methodological Section. Firstly, there will be a description of the NeSy Ai – semantic use-case analysis set, followed by a methodological analysis with the four dimensions described in the Methodological Section. Finally, a transversal analysis of methodological insights will address future directions for user-centred digital libraries with semantic/NeSy Ai approaches. </w:delText>
        </w:r>
      </w:del>
      <w:r w:rsidR="176C5FBC">
        <w:t xml:space="preserve"> </w:t>
      </w:r>
    </w:p>
    <w:p w14:paraId="3E5C30D6" w14:textId="375605D3" w:rsidR="005720E4" w:rsidRPr="007E72DA" w:rsidRDefault="7DECC4F9">
      <w:pPr>
        <w:pStyle w:val="BodyText"/>
        <w:jc w:val="both"/>
        <w:rPr>
          <w:ins w:id="324" w:author="Núria Ferran Ferrer" w:date="2025-12-17T18:12:00Z" w16du:dateUtc="2025-12-17T18:12:34Z"/>
        </w:rPr>
        <w:pPrChange w:id="325" w:author="Núria Ferran Ferrer" w:date="2025-12-17T18:08:00Z">
          <w:pPr/>
        </w:pPrChange>
      </w:pPr>
      <w:ins w:id="326" w:author="Núria Ferran Ferrer" w:date="2025-12-17T18:08:00Z">
        <w:r w:rsidRPr="2ED50C8C">
          <w:t>The presentation of findings is explicitly structured according to the analytical codebook defined in the Methods section</w:t>
        </w:r>
      </w:ins>
      <w:ins w:id="327" w:author="Núria Ferran Ferrer" w:date="2025-12-17T18:09:00Z">
        <w:r w:rsidRPr="2ED50C8C">
          <w:t xml:space="preserve"> (See Table 1)</w:t>
        </w:r>
      </w:ins>
      <w:ins w:id="328" w:author="Núria Ferran Ferrer" w:date="2025-12-17T18:08:00Z">
        <w:r w:rsidRPr="2ED50C8C">
          <w:t>. Each subsection of the findings corresponds to one or more analytical variables used in the content analysis of the 22 use cases. The initial overview of the use-case set provides contextual grounding for the corpus, while the subsequent sections report results following the four coding dimensions: (i) user integration phase and process-driven patterns, (ii) participatory approaches and methodological tools, (iii) levels and types of user participation and agency, and (iv) representational gaps and epistemic justice considerations. Within each subsection, results are reported by aggregating observations across use cases coded under the same variables, enabling systematic cross-case comparison. This structure ensures traceability between the analytical framework and the empirical results, making explicit how observed patterns and gaps derive directly from the underlying coding scheme rather than from post hoc interpretation.</w:t>
        </w:r>
      </w:ins>
    </w:p>
    <w:p w14:paraId="6D311D64" w14:textId="338CE866" w:rsidR="005720E4" w:rsidRPr="007E72DA" w:rsidRDefault="005720E4" w:rsidP="2ED50C8C">
      <w:pPr>
        <w:pStyle w:val="BodyText"/>
        <w:jc w:val="both"/>
        <w:rPr>
          <w:ins w:id="329" w:author="Núria Ferran Ferrer" w:date="2025-12-17T18:12:00Z" w16du:dateUtc="2025-12-17T18:12:45Z"/>
        </w:rPr>
      </w:pPr>
    </w:p>
    <w:p w14:paraId="21199E73" w14:textId="00116755" w:rsidR="005720E4" w:rsidRPr="007E72DA" w:rsidRDefault="4D3EFB00" w:rsidP="2ED50C8C">
      <w:pPr>
        <w:pStyle w:val="BodyText"/>
        <w:jc w:val="both"/>
        <w:rPr>
          <w:ins w:id="330" w:author="Núria Ferran Ferrer" w:date="2025-12-17T18:13:00Z" w16du:dateUtc="2025-12-17T18:13:13Z"/>
        </w:rPr>
      </w:pPr>
      <w:commentRangeStart w:id="331"/>
      <w:ins w:id="332" w:author="Núria Ferran Ferrer" w:date="2025-12-17T18:12:00Z">
        <w:r w:rsidRPr="2ED50C8C">
          <w:t xml:space="preserve">4.1. </w:t>
        </w:r>
      </w:ins>
      <w:ins w:id="333" w:author="Núria Ferran Ferrer" w:date="2025-12-17T18:13:00Z">
        <w:r w:rsidRPr="2ED50C8C">
          <w:t>U</w:t>
        </w:r>
      </w:ins>
      <w:ins w:id="334" w:author="Núria Ferran Ferrer" w:date="2025-12-17T18:12:00Z">
        <w:r w:rsidRPr="2ED50C8C">
          <w:t>ser integration phase and process-driven patterns</w:t>
        </w:r>
      </w:ins>
    </w:p>
    <w:p w14:paraId="49CC3F6C" w14:textId="1C074452" w:rsidR="005720E4" w:rsidRPr="007E72DA" w:rsidRDefault="4D3EFB00" w:rsidP="2ED50C8C">
      <w:pPr>
        <w:pStyle w:val="BodyText"/>
        <w:jc w:val="both"/>
        <w:rPr>
          <w:ins w:id="335" w:author="Núria Ferran Ferrer" w:date="2025-12-17T18:13:00Z" w16du:dateUtc="2025-12-17T18:13:20Z"/>
        </w:rPr>
      </w:pPr>
      <w:ins w:id="336" w:author="Núria Ferran Ferrer" w:date="2025-12-17T18:13:00Z">
        <w:r w:rsidRPr="2ED50C8C">
          <w:t>4.2. P</w:t>
        </w:r>
      </w:ins>
      <w:ins w:id="337" w:author="Núria Ferran Ferrer" w:date="2025-12-17T18:12:00Z">
        <w:r w:rsidRPr="2ED50C8C">
          <w:t>articipatory approaches and methodological tools</w:t>
        </w:r>
      </w:ins>
    </w:p>
    <w:p w14:paraId="2B2FC136" w14:textId="23729D20" w:rsidR="005720E4" w:rsidRPr="007E72DA" w:rsidRDefault="4D3EFB00" w:rsidP="2ED50C8C">
      <w:pPr>
        <w:pStyle w:val="BodyText"/>
        <w:jc w:val="both"/>
        <w:rPr>
          <w:ins w:id="338" w:author="Núria Ferran Ferrer" w:date="2025-12-17T18:13:00Z" w16du:dateUtc="2025-12-17T18:13:28Z"/>
        </w:rPr>
      </w:pPr>
      <w:ins w:id="339" w:author="Núria Ferran Ferrer" w:date="2025-12-17T18:13:00Z">
        <w:r w:rsidRPr="2ED50C8C">
          <w:t>4.3. L</w:t>
        </w:r>
      </w:ins>
      <w:ins w:id="340" w:author="Núria Ferran Ferrer" w:date="2025-12-17T18:12:00Z">
        <w:r w:rsidRPr="2ED50C8C">
          <w:t>evels and types of user participation and agency</w:t>
        </w:r>
      </w:ins>
    </w:p>
    <w:p w14:paraId="37518C63" w14:textId="06D0DA27" w:rsidR="005720E4" w:rsidRPr="007E72DA" w:rsidRDefault="4D3EFB00" w:rsidP="2ED50C8C">
      <w:pPr>
        <w:pStyle w:val="BodyText"/>
        <w:jc w:val="both"/>
        <w:rPr>
          <w:ins w:id="341" w:author="Núria Ferran Ferrer" w:date="2025-12-17T18:14:00Z" w16du:dateUtc="2025-12-17T18:14:05Z"/>
        </w:rPr>
      </w:pPr>
      <w:ins w:id="342" w:author="Núria Ferran Ferrer" w:date="2025-12-17T18:13:00Z">
        <w:r w:rsidRPr="2ED50C8C">
          <w:t>4.4. R</w:t>
        </w:r>
      </w:ins>
      <w:ins w:id="343" w:author="Núria Ferran Ferrer" w:date="2025-12-17T18:12:00Z">
        <w:r w:rsidRPr="2ED50C8C">
          <w:t>epresentational gaps and epistemic justice considerations</w:t>
        </w:r>
      </w:ins>
      <w:commentRangeEnd w:id="331"/>
      <w:r w:rsidR="00000000" w:rsidRPr="007E72DA">
        <w:rPr>
          <w:rStyle w:val="CommentReference"/>
          <w:sz w:val="24"/>
          <w:szCs w:val="24"/>
        </w:rPr>
        <w:commentReference w:id="331"/>
      </w:r>
    </w:p>
    <w:p w14:paraId="65D32C2C" w14:textId="1DA285D5" w:rsidR="005720E4" w:rsidRPr="007E72DA" w:rsidRDefault="005720E4" w:rsidP="2ED50C8C">
      <w:pPr>
        <w:pStyle w:val="BodyText"/>
        <w:jc w:val="both"/>
        <w:rPr>
          <w:ins w:id="344" w:author="Núria Ferran Ferrer" w:date="2025-12-17T18:14:00Z" w16du:dateUtc="2025-12-17T18:14:05Z"/>
        </w:rPr>
      </w:pPr>
    </w:p>
    <w:p w14:paraId="22101EE2" w14:textId="76F79EDC" w:rsidR="005720E4" w:rsidRPr="007E72DA" w:rsidRDefault="005720E4" w:rsidP="2ED50C8C">
      <w:pPr>
        <w:pStyle w:val="BodyText"/>
        <w:jc w:val="both"/>
        <w:rPr>
          <w:rPrChange w:id="345" w:author="Núria Ferran Ferrer" w:date="2025-12-17T18:08:00Z">
            <w:rPr>
              <w:b/>
              <w:bCs/>
            </w:rPr>
          </w:rPrChange>
        </w:rPr>
      </w:pPr>
    </w:p>
    <w:p w14:paraId="001B6EBA" w14:textId="17008998" w:rsidR="005720E4" w:rsidRPr="007E72DA" w:rsidRDefault="00000000" w:rsidP="2ED50C8C">
      <w:pPr>
        <w:pStyle w:val="Heading2"/>
        <w:rPr>
          <w:rFonts w:ascii="Calibri" w:hAnsi="Calibri" w:cs="Calibri"/>
        </w:rPr>
      </w:pPr>
      <w:r>
        <w:lastRenderedPageBreak/>
        <w:t>1. NeSy Ai - semantic use-case analysis set</w:t>
      </w:r>
    </w:p>
    <w:p w14:paraId="37737E55" w14:textId="5600EF5D" w:rsidR="005720E4" w:rsidRPr="007E72DA" w:rsidRDefault="00000000" w:rsidP="007E72DA">
      <w:pPr>
        <w:pStyle w:val="BodyText"/>
        <w:jc w:val="both"/>
        <w:rPr>
          <w:rFonts w:ascii="Calibri" w:hAnsi="Calibri" w:cs="Calibri"/>
        </w:rPr>
      </w:pPr>
      <w:r w:rsidRPr="2ED50C8C">
        <w:rPr>
          <w:rFonts w:ascii="Calibri" w:hAnsi="Calibri" w:cs="Calibri"/>
        </w:rPr>
        <w:t xml:space="preserve">The first component is the analysis set spans 22 projects including different methodological approaches for the user integration into the development process. A general description is included and the details will be provided in Annex 1. The use-cases comprehend themes such as co-designed knowledge graphs for endangered-language storytelling (Yanyuwa) and interdisciplinary PhD support; reader-community integration for world literature; participatory archive graphs; education KGs; collaborative storytelling with GPT-assisted narratives (Polariscope); sensitive-domain ontologies (terrorism); participatory heritage graphs (numismatics/archaeology); user-oriented semantic portals (SAMPO); collaborative editing platforms (Wikibase); usability-focused cultural portals (Cultural Leaf); crowdsourced cultural mapping (European Cultural Gems); iterative semantic search and visualization systems (ARCA, InTaVia); participatory research KGs for Italian cultural heritage (ATLAS); neurosymbolic narrative generation; affective, crowd-driven art exploration (ArsEmotica); co-designed academic indexing; participatory provenance tracking (ProvKOS); community-led digital libraries with culturally grounded governance (Inuvialuit); multivocal exhibition design (HyperReal); and interactive KG exploration (Rhizomer). Design-led pipelines dominate, often without formal participatory design; a minority </w:t>
      </w:r>
      <w:r w:rsidR="102CA43A" w:rsidRPr="2ED50C8C">
        <w:rPr>
          <w:rFonts w:ascii="Calibri" w:hAnsi="Calibri" w:cs="Calibri"/>
        </w:rPr>
        <w:t>embeds</w:t>
      </w:r>
      <w:r w:rsidRPr="2ED50C8C">
        <w:rPr>
          <w:rFonts w:ascii="Calibri" w:hAnsi="Calibri" w:cs="Calibri"/>
        </w:rPr>
        <w:t xml:space="preserve"> early co-design and mixed-methods evaluation. Participation usually sits at consult/involve, with fewer collaborate/empower cases; crowdsourcing is common but documentation of motivation or quality control is sparse. Epistemic justice is explicit mainly in community-led initiatives; most projects lack gender/intersectionality checks or contested-label provenance.</w:t>
      </w:r>
    </w:p>
    <w:bookmarkEnd w:id="319"/>
    <w:p w14:paraId="64C25586" w14:textId="77777777" w:rsidR="005720E4" w:rsidRPr="007E72DA" w:rsidRDefault="00000000" w:rsidP="2ED50C8C">
      <w:pPr>
        <w:pStyle w:val="Heading2"/>
        <w:rPr>
          <w:rFonts w:ascii="Calibri" w:hAnsi="Calibri" w:cs="Calibri"/>
        </w:rPr>
      </w:pPr>
      <w:r>
        <w:t>2. Methodological analysis (process, tools, engagement and representational gaps)</w:t>
      </w:r>
    </w:p>
    <w:p w14:paraId="0E57EB52" w14:textId="558156FC" w:rsidR="005720E4" w:rsidRPr="007E72DA" w:rsidRDefault="00000000" w:rsidP="007E72DA">
      <w:pPr>
        <w:pStyle w:val="FirstParagraph"/>
        <w:jc w:val="both"/>
        <w:rPr>
          <w:rFonts w:ascii="Calibri" w:hAnsi="Calibri" w:cs="Calibri"/>
        </w:rPr>
      </w:pPr>
      <w:r w:rsidRPr="2ED50C8C">
        <w:rPr>
          <w:rFonts w:ascii="Calibri" w:hAnsi="Calibri" w:cs="Calibri"/>
        </w:rPr>
        <w:t xml:space="preserve">The methodological findings will be presented by each one of the </w:t>
      </w:r>
      <w:r w:rsidR="5154CF31" w:rsidRPr="2ED50C8C">
        <w:rPr>
          <w:rFonts w:ascii="Calibri" w:hAnsi="Calibri" w:cs="Calibri"/>
        </w:rPr>
        <w:t>analyzed</w:t>
      </w:r>
      <w:r w:rsidRPr="2ED50C8C">
        <w:rPr>
          <w:rFonts w:ascii="Calibri" w:hAnsi="Calibri" w:cs="Calibri"/>
        </w:rPr>
        <w:t xml:space="preserve"> dimensions (i) development phases where the user being integrated - process-driven dimension, then (ii)the methodological Tools and Models observed in the use-cases, (iii) levels of user participation and engagement and (iv) representational gaps and epistemic justice dimensions observable in the use-cases related literature.</w:t>
      </w:r>
    </w:p>
    <w:p w14:paraId="5DEB6302" w14:textId="42C06009" w:rsidR="005720E4" w:rsidRPr="007E72DA" w:rsidRDefault="00000000" w:rsidP="007E72DA">
      <w:pPr>
        <w:pStyle w:val="BodyText"/>
        <w:jc w:val="both"/>
        <w:rPr>
          <w:rFonts w:ascii="Calibri" w:hAnsi="Calibri" w:cs="Calibri"/>
        </w:rPr>
      </w:pPr>
      <w:r w:rsidRPr="007E72DA">
        <w:rPr>
          <w:rFonts w:ascii="Calibri" w:hAnsi="Calibri" w:cs="Calibri"/>
        </w:rPr>
        <w:t xml:space="preserve">The first dimension describes the (i) process-driven dimension. It examines when in the development lifecycle users are integrated into semantic and NeSy AI systems for digital libraries, distinguishing between early-stage co-design, late-stage evaluation, constant engagement, and cases where user integration is not explicitly documented. Analysis of the 22 use-cases is non-exclusive across phases: seven projects integrate users early in development, five engage users primarily during late evaluation, and six report constant engagement (e.g., ongoing crowdsourcing or continuous co-curation), while four do not explicitly document the participation phase. Constant participation doesn’t mean necessarily that users take part in the whole project’s phases, this can be due to a process that accepts contributions continuously but in a very specific way; such as Polariscope, that is presented as an online community for everyone to contribute although the users participated mainly by testing the tool in the final design stages </w:t>
      </w:r>
      <w:hyperlink r:id="rId24">
        <w:r w:rsidR="005720E4" w:rsidRPr="007E72DA">
          <w:rPr>
            <w:rStyle w:val="Hyperlink"/>
            <w:rFonts w:ascii="Calibri" w:hAnsi="Calibri" w:cs="Calibri"/>
          </w:rPr>
          <w:t>(Pedro Almeida et al., 2024)</w:t>
        </w:r>
      </w:hyperlink>
      <w:r w:rsidRPr="007E72DA">
        <w:rPr>
          <w:rFonts w:ascii="Calibri" w:hAnsi="Calibri" w:cs="Calibri"/>
        </w:rPr>
        <w:t xml:space="preserve">. Another example is </w:t>
      </w:r>
      <w:r w:rsidRPr="007E72DA">
        <w:rPr>
          <w:rFonts w:ascii="Calibri" w:hAnsi="Calibri" w:cs="Calibri"/>
          <w:i/>
          <w:iCs/>
        </w:rPr>
        <w:t>PhD Students’ Information-</w:t>
      </w:r>
      <w:r w:rsidRPr="007E72DA">
        <w:rPr>
          <w:rFonts w:ascii="Calibri" w:hAnsi="Calibri" w:cs="Calibri"/>
          <w:i/>
          <w:iCs/>
        </w:rPr>
        <w:lastRenderedPageBreak/>
        <w:t>Sharing KG</w:t>
      </w:r>
      <w:r w:rsidRPr="007E72DA">
        <w:rPr>
          <w:rFonts w:ascii="Calibri" w:hAnsi="Calibri" w:cs="Calibri"/>
        </w:rPr>
        <w:t xml:space="preserve"> (design + evaluation). This process integrates strategically interviews for understanding the system requirements, and sentiment analysis for evaluation </w:t>
      </w:r>
      <w:hyperlink r:id="rId25" w:history="1">
        <w:r w:rsidR="005720E4" w:rsidRPr="007E72DA">
          <w:rPr>
            <w:rStyle w:val="Hyperlink"/>
            <w:rFonts w:ascii="Calibri" w:hAnsi="Calibri" w:cs="Calibri"/>
          </w:rPr>
          <w:t xml:space="preserve"> (Gardasevic &amp; Lamba, 2024)</w:t>
        </w:r>
      </w:hyperlink>
      <w:r w:rsidRPr="007E72DA">
        <w:rPr>
          <w:rFonts w:ascii="Calibri" w:hAnsi="Calibri" w:cs="Calibri"/>
        </w:rPr>
        <w:t>.</w:t>
      </w:r>
    </w:p>
    <w:p w14:paraId="2A4222BD" w14:textId="02DE8534" w:rsidR="005720E4" w:rsidRPr="007E72DA" w:rsidRDefault="00000000" w:rsidP="007E72DA">
      <w:pPr>
        <w:pStyle w:val="BodyText"/>
        <w:jc w:val="both"/>
        <w:rPr>
          <w:rFonts w:ascii="Calibri" w:hAnsi="Calibri" w:cs="Calibri"/>
        </w:rPr>
      </w:pPr>
      <w:r w:rsidRPr="007E72DA">
        <w:rPr>
          <w:rFonts w:ascii="Calibri" w:hAnsi="Calibri" w:cs="Calibri"/>
        </w:rPr>
        <w:t xml:space="preserve">The distribution reflects a predominance of design-led approaches (15 projects) over research-driven or research process-driven methodologies (7 projects), with design-led projects more frequently incorporating early user integration compared to research-oriented initiatives that tend toward constant monitoring or late-stage evaluation. Early integration is one sign of treating users as partners rather than objects of study enabling shared ideation and early co-creation; although is not sufficient to the case. Leaving users as passive subjects risks expert-only assumptions, missing contextual needs and sustainable engagement for diverse communities </w:t>
      </w:r>
      <w:hyperlink r:id="rId26" w:anchor="page=2">
        <w:r w:rsidR="005720E4" w:rsidRPr="007E72DA">
          <w:rPr>
            <w:rStyle w:val="Hyperlink"/>
            <w:rFonts w:ascii="Calibri" w:hAnsi="Calibri" w:cs="Calibri"/>
          </w:rPr>
          <w:t>(Stappers &amp; Sanders, 2008)</w:t>
        </w:r>
      </w:hyperlink>
      <w:r w:rsidRPr="007E72DA">
        <w:rPr>
          <w:rFonts w:ascii="Calibri" w:hAnsi="Calibri" w:cs="Calibri"/>
        </w:rPr>
        <w:t xml:space="preserve"> and this has been a working principle since participative early days. This partnership stance is also necessary to confront HCAI challenges—inscrutable models, embedded bias against minorities, privacy risks, and “illusions of meaning”—that arise when AI systems act on personal and trace data without accountable co-design </w:t>
      </w:r>
      <w:hyperlink r:id="rId27" w:anchor="page=1">
        <w:r w:rsidR="005720E4" w:rsidRPr="007E72DA">
          <w:rPr>
            <w:rStyle w:val="Hyperlink"/>
            <w:rFonts w:ascii="Calibri" w:hAnsi="Calibri" w:cs="Calibri"/>
          </w:rPr>
          <w:t>(Capel &amp; Brereton, 2023)</w:t>
        </w:r>
      </w:hyperlink>
      <w:r w:rsidRPr="007E72DA">
        <w:rPr>
          <w:rFonts w:ascii="Calibri" w:hAnsi="Calibri" w:cs="Calibri"/>
        </w:rPr>
        <w:t>.</w:t>
      </w:r>
    </w:p>
    <w:p w14:paraId="463B6C6D" w14:textId="42E82FCA" w:rsidR="005720E4" w:rsidRPr="007E72DA" w:rsidRDefault="00000000" w:rsidP="007E72DA">
      <w:pPr>
        <w:pStyle w:val="BodyText"/>
        <w:jc w:val="both"/>
        <w:rPr>
          <w:rFonts w:ascii="Calibri" w:hAnsi="Calibri" w:cs="Calibri"/>
        </w:rPr>
      </w:pPr>
      <w:r w:rsidRPr="007E72DA">
        <w:rPr>
          <w:rFonts w:ascii="Calibri" w:hAnsi="Calibri" w:cs="Calibri"/>
        </w:rPr>
        <w:t xml:space="preserve">The next analysis is related with (ii) methodological tools observed in the use-cases. This dimension identifies the strategic use of techniques, frameworks </w:t>
      </w:r>
      <w:hyperlink r:id="rId28">
        <w:r w:rsidR="005720E4" w:rsidRPr="007E72DA">
          <w:rPr>
            <w:rStyle w:val="Hyperlink"/>
            <w:rFonts w:ascii="Calibri" w:hAnsi="Calibri" w:cs="Calibri"/>
          </w:rPr>
          <w:t>(Javier Gómez-Ferri, 2014)</w:t>
        </w:r>
      </w:hyperlink>
      <w:r w:rsidRPr="007E72DA">
        <w:rPr>
          <w:rFonts w:ascii="Calibri" w:hAnsi="Calibri" w:cs="Calibri"/>
        </w:rPr>
        <w:t>, and approaches employed to integrate users into semantic and NeSy AI systems for digital libraries, revealing a diverse toolkit ranging from structured participatory workshops to automated knowledge extraction pipelines. Analysis of the 22 use-cases demonstrates six primary methodological clusters: participatory and co-design approaches, which utilize co-construction workshops, participatory design processes, and community-led co-design sessions; user testing and user-centered design methods, which incorporate usability testing, requirement workshops, iterative test phases, and user-centered interface design; crowdsourcing and user-generated content strategies, which leverage collaborative editing environments, crowdsourced platforms, and implicit crowdsourcing through social media data collection.</w:t>
      </w:r>
    </w:p>
    <w:p w14:paraId="70BB5B2D" w14:textId="13B6D516" w:rsidR="005720E4" w:rsidRPr="007E72DA" w:rsidRDefault="00000000" w:rsidP="007E72DA">
      <w:pPr>
        <w:pStyle w:val="BodyText"/>
        <w:jc w:val="both"/>
        <w:rPr>
          <w:rFonts w:ascii="Calibri" w:hAnsi="Calibri" w:cs="Calibri"/>
        </w:rPr>
      </w:pPr>
      <w:r w:rsidRPr="007E72DA">
        <w:rPr>
          <w:rFonts w:ascii="Calibri" w:hAnsi="Calibri" w:cs="Calibri"/>
        </w:rPr>
        <w:t xml:space="preserve">Additionally, ontology and knowledge graph engineering methodologies represent structured technical development processes, integrating data description, annotation-based customization, characterization via crowdsourcing tools, and hackathon-based prototyping. The neuro-symbolic and AI-assisted methods integrate derivative narratives, creativity, and knowledge appropriation into participatory workflows, even there is a suggestion of lowering the cognitive load and promoting creativity </w:t>
      </w:r>
      <w:hyperlink r:id="rId29">
        <w:r w:rsidR="005720E4" w:rsidRPr="007E72DA">
          <w:rPr>
            <w:rStyle w:val="Hyperlink"/>
            <w:rFonts w:ascii="Calibri" w:hAnsi="Calibri" w:cs="Calibri"/>
          </w:rPr>
          <w:t>(Liu, Z., 2025)</w:t>
        </w:r>
      </w:hyperlink>
      <w:r w:rsidRPr="007E72DA">
        <w:rPr>
          <w:rFonts w:ascii="Calibri" w:hAnsi="Calibri" w:cs="Calibri"/>
        </w:rPr>
        <w:t xml:space="preserve">. Yet most approaches still lack robust participation evaluation (use-cases report efficiency/impact evaluations beyond usability/IR metrics—impact on participation remains under-documented). Design research also cautions that without explicit evaluation, users slip back into “subjects” observed by experts instead of co-creators steering goals and workflows, undermining the adaptive, user-driven exploration envisioned for future digital libraries </w:t>
      </w:r>
      <w:hyperlink r:id="rId30">
        <w:r w:rsidR="005720E4" w:rsidRPr="007E72DA">
          <w:rPr>
            <w:rStyle w:val="Hyperlink"/>
            <w:rFonts w:ascii="Calibri" w:hAnsi="Calibri" w:cs="Calibri"/>
          </w:rPr>
          <w:t>Fox &amp; Chandrasekar, 2021</w:t>
        </w:r>
      </w:hyperlink>
      <w:r w:rsidRPr="007E72DA">
        <w:rPr>
          <w:rFonts w:ascii="Calibri" w:hAnsi="Calibri" w:cs="Calibri"/>
        </w:rPr>
        <w:t>.</w:t>
      </w:r>
    </w:p>
    <w:p w14:paraId="5EA5B56C" w14:textId="66B260B9" w:rsidR="005720E4" w:rsidRPr="007E72DA" w:rsidRDefault="00000000" w:rsidP="007E72DA">
      <w:pPr>
        <w:pStyle w:val="BodyText"/>
        <w:jc w:val="both"/>
        <w:rPr>
          <w:rFonts w:ascii="Calibri" w:hAnsi="Calibri" w:cs="Calibri"/>
        </w:rPr>
      </w:pPr>
      <w:r w:rsidRPr="007E72DA">
        <w:rPr>
          <w:rFonts w:ascii="Calibri" w:hAnsi="Calibri" w:cs="Calibri"/>
        </w:rPr>
        <w:t xml:space="preserve">After this analysis its important to observe too the (iii) levels of user Participation and engagement. These levels maps the spectrum of user consultation and decision-making power and ownership </w:t>
      </w:r>
      <w:hyperlink r:id="rId31">
        <w:r w:rsidR="005720E4" w:rsidRPr="007E72DA">
          <w:rPr>
            <w:rStyle w:val="Hyperlink"/>
            <w:rFonts w:ascii="Calibri" w:hAnsi="Calibri" w:cs="Calibri"/>
          </w:rPr>
          <w:t>(Fernando Delgado et al., 2023)</w:t>
        </w:r>
      </w:hyperlink>
      <w:r w:rsidRPr="007E72DA">
        <w:rPr>
          <w:rFonts w:ascii="Calibri" w:hAnsi="Calibri" w:cs="Calibri"/>
        </w:rPr>
        <w:t xml:space="preserve"> within semantic and NeSy AI systems for digital </w:t>
      </w:r>
      <w:r w:rsidRPr="007E72DA">
        <w:rPr>
          <w:rFonts w:ascii="Calibri" w:hAnsi="Calibri" w:cs="Calibri"/>
        </w:rPr>
        <w:lastRenderedPageBreak/>
        <w:t xml:space="preserve">libraries, ranging from just knowledge building and scientific sphere to full community empowerment and political agency </w:t>
      </w:r>
      <w:hyperlink r:id="rId32">
        <w:r w:rsidR="005720E4" w:rsidRPr="007E72DA">
          <w:rPr>
            <w:rStyle w:val="Hyperlink"/>
            <w:rFonts w:ascii="Calibri" w:hAnsi="Calibri" w:cs="Calibri"/>
          </w:rPr>
          <w:t>(Stephanie MATT, 2015)</w:t>
        </w:r>
      </w:hyperlink>
      <w:r w:rsidRPr="007E72DA">
        <w:rPr>
          <w:rFonts w:ascii="Calibri" w:hAnsi="Calibri" w:cs="Calibri"/>
        </w:rPr>
        <w:t xml:space="preserve"> </w:t>
      </w:r>
      <w:hyperlink r:id="rId33">
        <w:r w:rsidR="005720E4" w:rsidRPr="007E72DA">
          <w:rPr>
            <w:rStyle w:val="Hyperlink"/>
            <w:rFonts w:ascii="Calibri" w:hAnsi="Calibri" w:cs="Calibri"/>
          </w:rPr>
          <w:t>(Katrin Vohland et al., 2021)</w:t>
        </w:r>
      </w:hyperlink>
      <w:r w:rsidRPr="007E72DA">
        <w:rPr>
          <w:rFonts w:ascii="Calibri" w:hAnsi="Calibri" w:cs="Calibri"/>
        </w:rPr>
        <w:t xml:space="preserve">. Analysis of the 22 use-cases reveals a concentration of projects at consultative and collaborative levels, with fewer instances of true empowerment or community agency models. Projects classified at the consult level position users primarily as informants whose feedback shapes system design but who do not participate in core decision-making processes, while projects at the involve/collaborate level (Polariscope Collaborative Storytelling Platform) engage users as active partners in co-creation activities. Citizen science literature argues that genuine co-production aims for transformative and democratic renewal rather than consultative feedback alone </w:t>
      </w:r>
      <w:hyperlink r:id="rId34" w:anchor="page=126&amp;annotation=27918R">
        <w:r w:rsidR="005720E4" w:rsidRPr="007E72DA">
          <w:rPr>
            <w:rStyle w:val="Hyperlink"/>
            <w:rFonts w:ascii="Calibri" w:hAnsi="Calibri" w:cs="Calibri"/>
          </w:rPr>
          <w:t>(Vohland et al., 2021)</w:t>
        </w:r>
      </w:hyperlink>
      <w:r w:rsidRPr="007E72DA">
        <w:rPr>
          <w:rFonts w:ascii="Calibri" w:hAnsi="Calibri" w:cs="Calibri"/>
        </w:rPr>
        <w:t xml:space="preserve"> but this is only possible in a situated knowledge context </w:t>
      </w:r>
      <w:hyperlink r:id="rId35">
        <w:r w:rsidR="005720E4" w:rsidRPr="007E72DA">
          <w:rPr>
            <w:rStyle w:val="Hyperlink"/>
            <w:rFonts w:ascii="Calibri" w:hAnsi="Calibri" w:cs="Calibri"/>
          </w:rPr>
          <w:t xml:space="preserve"> (Leave, J. Wenger, E. 1991)</w:t>
        </w:r>
      </w:hyperlink>
      <w:r w:rsidRPr="007E72DA">
        <w:rPr>
          <w:rFonts w:ascii="Calibri" w:hAnsi="Calibri" w:cs="Calibri"/>
        </w:rPr>
        <w:t>.</w:t>
      </w:r>
    </w:p>
    <w:p w14:paraId="162DD59D" w14:textId="77777777" w:rsidR="005720E4" w:rsidRPr="007E72DA" w:rsidRDefault="00000000" w:rsidP="007E72DA">
      <w:pPr>
        <w:pStyle w:val="BodyText"/>
        <w:jc w:val="both"/>
        <w:rPr>
          <w:rFonts w:ascii="Calibri" w:hAnsi="Calibri" w:cs="Calibri"/>
        </w:rPr>
      </w:pPr>
      <w:r w:rsidRPr="007E72DA">
        <w:rPr>
          <w:rFonts w:ascii="Calibri" w:hAnsi="Calibri" w:cs="Calibri"/>
        </w:rPr>
        <w:t>The most participatory projects operate at the collaborate/empower level (Yanyuwa Comic Project, PhD Students’ Information-Sharing Knowledge Graph, ProvKOS, HyperReal, and Neurosymbolic Narrative Generation), where users co-design system components, control narrative parameters, or participate in governance decisions. A distinct category emerges with projects that frame participation through scientific, educational, or social engagement models, which emphasize knowledge production, learning outcomes, or community contribution rather than explicit empowerment frameworks. Notably, two projects (Inuvialuit Digital Library and ArsEmotica) explicitly adopt political community agency perspectives, positioning users as co-owners of knowledge representation and cultural memory, with Inuvialuit Digital Library demonstrating the strongest community-led governance model through culturally appropriate access rules and community-determined metadata frameworks.</w:t>
      </w:r>
    </w:p>
    <w:p w14:paraId="7768B8A8" w14:textId="745CC382" w:rsidR="005720E4" w:rsidRPr="007E72DA" w:rsidRDefault="00000000" w:rsidP="007E72DA">
      <w:pPr>
        <w:pStyle w:val="BodyText"/>
        <w:jc w:val="both"/>
        <w:rPr>
          <w:rFonts w:ascii="Calibri" w:hAnsi="Calibri" w:cs="Calibri"/>
        </w:rPr>
      </w:pPr>
      <w:r w:rsidRPr="007E72DA">
        <w:rPr>
          <w:rFonts w:ascii="Calibri" w:hAnsi="Calibri" w:cs="Calibri"/>
        </w:rPr>
        <w:t xml:space="preserve">The last analyzed dimension is the representational gaps and epistemic justice one, which assesses how projects surface or mitigate power, bias, and inclusion issues in semantic/NeSy AI for digital libraries </w:t>
      </w:r>
      <w:hyperlink r:id="rId36">
        <w:r w:rsidR="005720E4" w:rsidRPr="007E72DA">
          <w:rPr>
            <w:rStyle w:val="Hyperlink"/>
            <w:rFonts w:ascii="Calibri" w:hAnsi="Calibri" w:cs="Calibri"/>
          </w:rPr>
          <w:t>(Nesterov, A. et. al.2023)</w:t>
        </w:r>
      </w:hyperlink>
      <w:r w:rsidRPr="007E72DA">
        <w:rPr>
          <w:rFonts w:ascii="Calibri" w:hAnsi="Calibri" w:cs="Calibri"/>
        </w:rPr>
        <w:t xml:space="preserve">. Evidence from this study shows only a small subset makes it explicit in some way. Yanyuwa-comics case treats with indigenous language revitalization; althugh focused on students none of them were involved. Another case, Inuvialuit Digital Library (community-controlled access and narratives) did work with its communities, and HyperReal experiments with platforms for multivocal curation of contents. Without the formal multi-actor workflow integration advocated by Fox and Chandrasekar—explicitly linking UX researchers, subject matter experts, and developers into extensible knowledge-graph-driven workflows—digital libraries fail to enable adaptive self-organization and tailored exploration for diverse stakeholders </w:t>
      </w:r>
      <w:hyperlink r:id="rId37">
        <w:r w:rsidR="005720E4" w:rsidRPr="007E72DA">
          <w:rPr>
            <w:rStyle w:val="Hyperlink"/>
            <w:rFonts w:ascii="Calibri" w:hAnsi="Calibri" w:cs="Calibri"/>
          </w:rPr>
          <w:t>Fox &amp; Chandrasekar, 2021</w:t>
        </w:r>
      </w:hyperlink>
      <w:r w:rsidRPr="007E72DA">
        <w:rPr>
          <w:rFonts w:ascii="Calibri" w:hAnsi="Calibri" w:cs="Calibri"/>
        </w:rPr>
        <w:t xml:space="preserve"> but still, the processes made contribute with a perspective and learnings from its own limitations for the strenghtening of the relationship between knowledge and societal relevance </w:t>
      </w:r>
      <w:hyperlink r:id="rId38">
        <w:r w:rsidR="005720E4" w:rsidRPr="007E72DA">
          <w:rPr>
            <w:rStyle w:val="Hyperlink"/>
            <w:rFonts w:ascii="Calibri" w:hAnsi="Calibri" w:cs="Calibri"/>
          </w:rPr>
          <w:t>(Davis, S. &amp; Horst, M. 2016)</w:t>
        </w:r>
      </w:hyperlink>
      <w:r w:rsidRPr="007E72DA">
        <w:rPr>
          <w:rFonts w:ascii="Calibri" w:hAnsi="Calibri" w:cs="Calibri"/>
        </w:rPr>
        <w:t>.</w:t>
      </w:r>
    </w:p>
    <w:p w14:paraId="0780EFF5" w14:textId="1B28AD22" w:rsidR="005720E4" w:rsidRPr="007E72DA" w:rsidRDefault="00000000" w:rsidP="007E72DA">
      <w:pPr>
        <w:pStyle w:val="BodyText"/>
        <w:jc w:val="both"/>
        <w:rPr>
          <w:rFonts w:ascii="Calibri" w:hAnsi="Calibri" w:cs="Calibri"/>
        </w:rPr>
      </w:pPr>
      <w:r w:rsidRPr="007E72DA">
        <w:rPr>
          <w:rFonts w:ascii="Calibri" w:hAnsi="Calibri" w:cs="Calibri"/>
        </w:rPr>
        <w:t xml:space="preserve">Bias-aware modelling appears in GTDOnto (sensitive terrorism domain) and ProvKOS (tracking controversial classifications), while a few projects signal representation aims (e.g., World Literature KG foregrounding non-Western authors). This can be understood as Haraway’s situated knowledges—there is no “view from nowhere,” demanding accountable, positioned description practices governed with those represented </w:t>
      </w:r>
      <w:hyperlink r:id="rId39">
        <w:r w:rsidR="005720E4" w:rsidRPr="007E72DA">
          <w:rPr>
            <w:rStyle w:val="Hyperlink"/>
            <w:rFonts w:ascii="Calibri" w:hAnsi="Calibri" w:cs="Calibri"/>
          </w:rPr>
          <w:t>(Donna Haraway, 1991)</w:t>
        </w:r>
      </w:hyperlink>
    </w:p>
    <w:p w14:paraId="78824545" w14:textId="77777777" w:rsidR="005720E4" w:rsidRPr="007E72DA" w:rsidRDefault="00000000" w:rsidP="007E72DA">
      <w:pPr>
        <w:pStyle w:val="BodyText"/>
        <w:jc w:val="both"/>
        <w:rPr>
          <w:rFonts w:ascii="Calibri" w:hAnsi="Calibri" w:cs="Calibri"/>
        </w:rPr>
      </w:pPr>
      <w:r w:rsidRPr="007E72DA">
        <w:rPr>
          <w:rFonts w:ascii="Calibri" w:hAnsi="Calibri" w:cs="Calibri"/>
        </w:rPr>
        <w:lastRenderedPageBreak/>
        <w:t>Most use-cases provide no explicit representational gaps framing (KnowEdu, ARCA, InTaVia, SAMPO, Wikibase, DigiNUMA, European Cultural Gems, ArsEmotica, Rhizomer, ATLAS, Polariscope, Neurosymbolic Narrative Generation), highlighting a gap between participatory rhetoric and concrete safeguards such as gender/intersectionality audits, provenance of contested labels, or community governance over description practices—elements emphasized in the methodological framework’s call for bias mitigation, culturally grounded metadata, and participatory control over meaning-making.</w:t>
      </w:r>
    </w:p>
    <w:p w14:paraId="38A85BE8" w14:textId="3DB6693A" w:rsidR="005720E4" w:rsidRPr="007E72DA" w:rsidRDefault="00000000" w:rsidP="007E72DA">
      <w:pPr>
        <w:pStyle w:val="BodyText"/>
        <w:jc w:val="both"/>
        <w:rPr>
          <w:rFonts w:ascii="Calibri" w:hAnsi="Calibri" w:cs="Calibri"/>
        </w:rPr>
      </w:pPr>
      <w:r w:rsidRPr="007E72DA">
        <w:rPr>
          <w:rFonts w:ascii="Calibri" w:hAnsi="Calibri" w:cs="Calibri"/>
        </w:rPr>
        <w:t xml:space="preserve">These practices need to be strengthened as Fricker’s (2011) account of epistemic injustice: testimonial credibility deficits and hermeneutical gaps persist when marginalized groups cannot contest or define classifications, leaving their knowledge underrepresented and misinterpreted—precisely the risk when epistemic justice safeguards are absent </w:t>
      </w:r>
      <w:hyperlink r:id="rId40" w:anchor="page=1">
        <w:r w:rsidR="005720E4" w:rsidRPr="007E72DA">
          <w:rPr>
            <w:rStyle w:val="Hyperlink"/>
            <w:rFonts w:ascii="Calibri" w:hAnsi="Calibri" w:cs="Calibri"/>
          </w:rPr>
          <w:t>(Fricker, 2011)</w:t>
        </w:r>
      </w:hyperlink>
      <w:r w:rsidRPr="007E72DA">
        <w:rPr>
          <w:rFonts w:ascii="Calibri" w:hAnsi="Calibri" w:cs="Calibri"/>
        </w:rPr>
        <w:t xml:space="preserve">; while Stengers &amp; Despret call for epistemic disobedience so communities are not merely “spoken for” but co-author classifications and meaning </w:t>
      </w:r>
      <w:hyperlink r:id="rId41">
        <w:r w:rsidR="005720E4" w:rsidRPr="007E72DA">
          <w:rPr>
            <w:rStyle w:val="Hyperlink"/>
            <w:rFonts w:ascii="Calibri" w:hAnsi="Calibri" w:cs="Calibri"/>
          </w:rPr>
          <w:t>(Stengers &amp; Despret, 2014)</w:t>
        </w:r>
      </w:hyperlink>
      <w:r w:rsidRPr="007E72DA">
        <w:rPr>
          <w:rFonts w:ascii="Calibri" w:hAnsi="Calibri" w:cs="Calibri"/>
        </w:rPr>
        <w:t>. No specific methodological processes, tools or engagement strategies were reported to operationalize these epistemic justice safeguards through participation.</w:t>
      </w:r>
    </w:p>
    <w:p w14:paraId="2DDAA614" w14:textId="77777777" w:rsidR="005720E4" w:rsidRPr="007E72DA" w:rsidRDefault="00000000" w:rsidP="2ED50C8C">
      <w:pPr>
        <w:pStyle w:val="Heading2"/>
        <w:rPr>
          <w:rFonts w:ascii="Calibri" w:hAnsi="Calibri" w:cs="Calibri"/>
        </w:rPr>
      </w:pPr>
      <w:r>
        <w:t>3. Methodological Insights and good practices</w:t>
      </w:r>
    </w:p>
    <w:p w14:paraId="38221C17" w14:textId="77777777" w:rsidR="005720E4" w:rsidRPr="007E72DA" w:rsidRDefault="00000000" w:rsidP="007E72DA">
      <w:pPr>
        <w:pStyle w:val="FirstParagraph"/>
        <w:jc w:val="both"/>
        <w:rPr>
          <w:rFonts w:ascii="Calibri" w:hAnsi="Calibri" w:cs="Calibri"/>
        </w:rPr>
      </w:pPr>
      <w:r w:rsidRPr="007E72DA">
        <w:rPr>
          <w:rFonts w:ascii="Calibri" w:hAnsi="Calibri" w:cs="Calibri"/>
        </w:rPr>
        <w:t>This section synthesizes recommendations and lessons learned from the analysis of the 25 use-cases, drawing on insights from project documentation, evaluation reports, and methodological reflections.</w:t>
      </w:r>
    </w:p>
    <w:p w14:paraId="77D34DD7" w14:textId="531BCC6E" w:rsidR="005720E4" w:rsidRPr="007E72DA" w:rsidRDefault="00000000" w:rsidP="2ED50C8C">
      <w:pPr>
        <w:pStyle w:val="BodyText"/>
        <w:jc w:val="both"/>
        <w:rPr>
          <w:rFonts w:ascii="Calibri" w:hAnsi="Calibri" w:cs="Calibri"/>
        </w:rPr>
      </w:pPr>
      <w:r w:rsidRPr="2ED50C8C">
        <w:rPr>
          <w:rFonts w:ascii="Calibri" w:hAnsi="Calibri" w:cs="Calibri"/>
        </w:rPr>
        <w:t xml:space="preserve">The analysis of 25 use-cases reveals six interconnected recommendation domains essential for effective semantic-participatory digital library projects. First, </w:t>
      </w:r>
      <w:r w:rsidRPr="2ED50C8C">
        <w:rPr>
          <w:rFonts w:ascii="Calibri" w:hAnsi="Calibri" w:cs="Calibri"/>
          <w:b/>
          <w:bCs/>
        </w:rPr>
        <w:t>process and methodology</w:t>
      </w:r>
      <w:r w:rsidRPr="2ED50C8C">
        <w:rPr>
          <w:rFonts w:ascii="Calibri" w:hAnsi="Calibri" w:cs="Calibri"/>
        </w:rPr>
        <w:t xml:space="preserve"> must prioritize early and continuous user integration, as demonstrated by </w:t>
      </w:r>
      <w:hyperlink r:id="rId42">
        <w:r w:rsidR="005720E4" w:rsidRPr="2ED50C8C">
          <w:rPr>
            <w:rStyle w:val="Hyperlink"/>
            <w:rFonts w:ascii="Calibri" w:hAnsi="Calibri" w:cs="Calibri"/>
          </w:rPr>
          <w:t>(Bernasconi et al., 2022)</w:t>
        </w:r>
      </w:hyperlink>
      <w:r w:rsidRPr="2ED50C8C">
        <w:rPr>
          <w:rFonts w:ascii="Calibri" w:hAnsi="Calibri" w:cs="Calibri"/>
        </w:rPr>
        <w:t xml:space="preserve">, </w:t>
      </w:r>
      <w:hyperlink>
        <w:r w:rsidR="005720E4" w:rsidRPr="2ED50C8C">
          <w:rPr>
            <w:rStyle w:val="Hyperlink"/>
            <w:rFonts w:ascii="Calibri" w:hAnsi="Calibri" w:cs="Calibri"/>
          </w:rPr>
          <w:t>(Mayr et al., 2022)</w:t>
        </w:r>
      </w:hyperlink>
      <w:r w:rsidRPr="2ED50C8C">
        <w:rPr>
          <w:rFonts w:ascii="Calibri" w:hAnsi="Calibri" w:cs="Calibri"/>
        </w:rPr>
        <w:t xml:space="preserve">, and </w:t>
      </w:r>
      <w:hyperlink r:id="rId43">
        <w:r w:rsidR="005720E4" w:rsidRPr="2ED50C8C">
          <w:rPr>
            <w:rStyle w:val="Hyperlink"/>
            <w:rFonts w:ascii="Calibri" w:hAnsi="Calibri" w:cs="Calibri"/>
          </w:rPr>
          <w:t>(Gardasevic &amp; Lamba, 2024)</w:t>
        </w:r>
      </w:hyperlink>
      <w:r w:rsidRPr="2ED50C8C">
        <w:rPr>
          <w:rFonts w:ascii="Calibri" w:hAnsi="Calibri" w:cs="Calibri"/>
        </w:rPr>
        <w:t xml:space="preserve">, which employed iterative user-centered design with multiple evaluation phases. Modular system architectures, exemplified by ARCA’s separation of semantic enrichment pipeline and user interface, facilitate maintenance and adaptation across contexts. Second, </w:t>
      </w:r>
      <w:r w:rsidRPr="2ED50C8C">
        <w:rPr>
          <w:rFonts w:ascii="Calibri" w:hAnsi="Calibri" w:cs="Calibri"/>
          <w:b/>
          <w:bCs/>
        </w:rPr>
        <w:t>community engagement and cultural appropriateness</w:t>
      </w:r>
      <w:r w:rsidRPr="2ED50C8C">
        <w:rPr>
          <w:rFonts w:ascii="Calibri" w:hAnsi="Calibri" w:cs="Calibri"/>
        </w:rPr>
        <w:t xml:space="preserve"> requires deep, long-term partnerships, as </w:t>
      </w:r>
      <w:hyperlink r:id="rId44">
        <w:r w:rsidR="005720E4" w:rsidRPr="2ED50C8C">
          <w:rPr>
            <w:rStyle w:val="Hyperlink"/>
            <w:rFonts w:ascii="Calibri" w:hAnsi="Calibri" w:cs="Calibri"/>
          </w:rPr>
          <w:t>(Farnel &amp; Shiri, 2019)</w:t>
        </w:r>
      </w:hyperlink>
      <w:r w:rsidRPr="2ED50C8C">
        <w:rPr>
          <w:rFonts w:ascii="Calibri" w:hAnsi="Calibri" w:cs="Calibri"/>
        </w:rPr>
        <w:t xml:space="preserve"> demonstrates through community-determined metadata structures, multilingual support for dialects, and flexible contributor role vocabularies that recognize storytellers, translators, and performers beyond standard creator distinctions. Third, </w:t>
      </w:r>
      <w:r w:rsidRPr="2ED50C8C">
        <w:rPr>
          <w:rFonts w:ascii="Calibri" w:hAnsi="Calibri" w:cs="Calibri"/>
          <w:b/>
          <w:bCs/>
        </w:rPr>
        <w:t>interface design</w:t>
      </w:r>
      <w:r w:rsidRPr="2ED50C8C">
        <w:rPr>
          <w:rFonts w:ascii="Calibri" w:hAnsi="Calibri" w:cs="Calibri"/>
        </w:rPr>
        <w:t xml:space="preserve"> must balance exploration capabilities with accessibility: ARCA’s graph navigation enables serendipitous discovery but requires contextual help systems, while Inuvialuit Digital Library prioritizes browse interfaces with visual elements over search-only systems. Fourth, </w:t>
      </w:r>
      <w:r w:rsidRPr="2ED50C8C">
        <w:rPr>
          <w:rFonts w:ascii="Calibri" w:hAnsi="Calibri" w:cs="Calibri"/>
          <w:b/>
          <w:bCs/>
        </w:rPr>
        <w:t>epistemic justice and bias mitigation</w:t>
      </w:r>
      <w:r w:rsidRPr="2ED50C8C">
        <w:rPr>
          <w:rFonts w:ascii="Calibri" w:hAnsi="Calibri" w:cs="Calibri"/>
        </w:rPr>
        <w:t xml:space="preserve"> demands provenance tracking mechanisms, as </w:t>
      </w:r>
      <w:hyperlink r:id="rId45">
        <w:r w:rsidR="005720E4" w:rsidRPr="2ED50C8C">
          <w:rPr>
            <w:rStyle w:val="Hyperlink"/>
            <w:rFonts w:ascii="Calibri" w:hAnsi="Calibri" w:cs="Calibri"/>
          </w:rPr>
          <w:t>(Choi &amp; Cheng, 2024)</w:t>
        </w:r>
      </w:hyperlink>
      <w:r w:rsidRPr="2ED50C8C">
        <w:rPr>
          <w:rFonts w:ascii="Calibri" w:hAnsi="Calibri" w:cs="Calibri"/>
        </w:rPr>
        <w:t xml:space="preserve"> shows for controversial classifications, alongside community control over representation—evident in Inuvialuit Digital Library’s culturally grounded access rules and </w:t>
      </w:r>
      <w:hyperlink r:id="rId46">
        <w:r w:rsidR="005720E4" w:rsidRPr="2ED50C8C">
          <w:rPr>
            <w:rStyle w:val="Hyperlink"/>
            <w:rFonts w:ascii="Calibri" w:hAnsi="Calibri" w:cs="Calibri"/>
          </w:rPr>
          <w:t>(Liang et al., 2024)</w:t>
        </w:r>
      </w:hyperlink>
      <w:r w:rsidRPr="2ED50C8C">
        <w:rPr>
          <w:rFonts w:ascii="Calibri" w:hAnsi="Calibri" w:cs="Calibri"/>
        </w:rPr>
        <w:t xml:space="preserve">’s contributor-controlled narratives. Fifth, </w:t>
      </w:r>
      <w:r w:rsidRPr="2ED50C8C">
        <w:rPr>
          <w:rFonts w:ascii="Calibri" w:hAnsi="Calibri" w:cs="Calibri"/>
          <w:b/>
          <w:bCs/>
        </w:rPr>
        <w:t>technical and data management</w:t>
      </w:r>
      <w:r w:rsidRPr="2ED50C8C">
        <w:rPr>
          <w:rFonts w:ascii="Calibri" w:hAnsi="Calibri" w:cs="Calibri"/>
        </w:rPr>
        <w:t xml:space="preserve"> should employ configurable semantic enrichment pipelines with pluggable components (ARCA), plan for data growth and quality maintenance, and balance standard vocabularies (Dublin Core, SKOS, CIDOC CRM) with domain-specific extensions. Sixth, </w:t>
      </w:r>
      <w:r w:rsidRPr="2ED50C8C">
        <w:rPr>
          <w:rFonts w:ascii="Calibri" w:hAnsi="Calibri" w:cs="Calibri"/>
          <w:b/>
          <w:bCs/>
        </w:rPr>
        <w:t>participatory design and co-creation</w:t>
      </w:r>
      <w:r w:rsidRPr="2ED50C8C">
        <w:rPr>
          <w:rFonts w:ascii="Calibri" w:hAnsi="Calibri" w:cs="Calibri"/>
        </w:rPr>
        <w:t xml:space="preserve"> benefits from structured co-design workshops, as </w:t>
      </w:r>
      <w:hyperlink r:id="rId47">
        <w:r w:rsidR="005720E4" w:rsidRPr="2ED50C8C">
          <w:rPr>
            <w:rStyle w:val="Hyperlink"/>
            <w:rFonts w:ascii="Calibri" w:hAnsi="Calibri" w:cs="Calibri"/>
          </w:rPr>
          <w:t>(Leblanc, 2020)</w:t>
        </w:r>
      </w:hyperlink>
      <w:r w:rsidRPr="2ED50C8C">
        <w:rPr>
          <w:rFonts w:ascii="Calibri" w:hAnsi="Calibri" w:cs="Calibri"/>
        </w:rPr>
        <w:t xml:space="preserve"> and PhD KG demonstrate, engaging diverse stakeholders (ProvKOS) and </w:t>
      </w:r>
      <w:r w:rsidRPr="2ED50C8C">
        <w:rPr>
          <w:rFonts w:ascii="Calibri" w:hAnsi="Calibri" w:cs="Calibri"/>
        </w:rPr>
        <w:lastRenderedPageBreak/>
        <w:t xml:space="preserve">employing iterative refinement cycles with comparative testing (ARCA, InTaVia). These recommendations, when integrated, support the development of inclusive, sustainable semantic-participatory systems that respect community agency while enabling effective knowledge discovery. </w:t>
      </w:r>
    </w:p>
    <w:p w14:paraId="0F9C7B7F" w14:textId="3A62D984" w:rsidR="005720E4" w:rsidRPr="007E72DA" w:rsidRDefault="00000000" w:rsidP="2ED50C8C">
      <w:pPr>
        <w:pStyle w:val="Heading2"/>
        <w:rPr>
          <w:rFonts w:ascii="Calibri" w:hAnsi="Calibri" w:cs="Calibri"/>
        </w:rPr>
      </w:pPr>
      <w:r>
        <w:t>4. Future directions for methodological development for neurosymbolic library systems</w:t>
      </w:r>
    </w:p>
    <w:p w14:paraId="013A6226" w14:textId="77777777" w:rsidR="005720E4" w:rsidRPr="007E72DA" w:rsidRDefault="00000000" w:rsidP="007E72DA">
      <w:pPr>
        <w:pStyle w:val="BodyText"/>
        <w:jc w:val="both"/>
        <w:rPr>
          <w:rFonts w:ascii="Calibri" w:hAnsi="Calibri" w:cs="Calibri"/>
        </w:rPr>
      </w:pPr>
      <w:r w:rsidRPr="007E72DA">
        <w:rPr>
          <w:rFonts w:ascii="Calibri" w:hAnsi="Calibri" w:cs="Calibri"/>
        </w:rPr>
        <w:t>Across the use-cases, a coherent methodological pattern emerges that links participatory design, user-centered evaluation, epistemic justice, and semantic technologies into a mutually reinforcing ecosystem. Iterative, session-based co-design processes such as the Yanyuwa workshops (Liang et al., 2024) show how carefully scaffolded collaboration can translate highly technical knowledge graph structures into accessible, culturally grounded narratives, while ProvKOS (Choi &amp; Cheng, 2024) demonstrates that similarly structured, multi-step participatory processes are effective for abstract modelling tasks like provenance tracking. Community-led projects such as the Inuvialuit Digital Library (Farnel et al., 2019) extend this logic by combining diverse engagement formats with community-determined metadata, browsing structures, and access rules, foregrounding local epistemologies over inherited library schemes.</w:t>
      </w:r>
    </w:p>
    <w:p w14:paraId="37D40952" w14:textId="77777777" w:rsidR="005720E4" w:rsidRPr="007E72DA" w:rsidRDefault="00000000" w:rsidP="007E72DA">
      <w:pPr>
        <w:pStyle w:val="BodyText"/>
        <w:jc w:val="both"/>
        <w:rPr>
          <w:rFonts w:ascii="Calibri" w:hAnsi="Calibri" w:cs="Calibri"/>
        </w:rPr>
      </w:pPr>
      <w:r w:rsidRPr="007E72DA">
        <w:rPr>
          <w:rFonts w:ascii="Calibri" w:hAnsi="Calibri" w:cs="Calibri"/>
        </w:rPr>
        <w:t>On the evaluation side, ARCA (Bernasconi et al., 2022), the PhD Students’ Knowledge Graph (Gardasevic &amp; Lamba, 2024), and InTaVia (Mayr et al., 2022) illustrate that mixed methods—comparative usability testing, interviews, and sentiment analysis—are necessary to understand both effectiveness and experience. These projects also show that modular architectures (e.g., ARCA’s separation of semantic pipeline and UI) are key to sustaining iterative design.</w:t>
      </w:r>
    </w:p>
    <w:p w14:paraId="5C766D80" w14:textId="77777777" w:rsidR="005720E4" w:rsidRPr="007E72DA" w:rsidRDefault="00000000" w:rsidP="007E72DA">
      <w:pPr>
        <w:pStyle w:val="BodyText"/>
        <w:jc w:val="both"/>
        <w:rPr>
          <w:ins w:id="346" w:author="Núria Ferran Ferrer" w:date="2025-12-17T17:50:00Z" w16du:dateUtc="2025-12-17T17:50:30Z"/>
          <w:rFonts w:ascii="Calibri" w:hAnsi="Calibri" w:cs="Calibri"/>
        </w:rPr>
      </w:pPr>
      <w:r w:rsidRPr="2ED50C8C">
        <w:rPr>
          <w:rFonts w:ascii="Calibri" w:hAnsi="Calibri" w:cs="Calibri"/>
        </w:rPr>
        <w:t>Technically, the cases converge on principles of traceability, multi-modal alignment, and modularity: Yanyuwa’s insistence on source-level traceability, ARCA’s RDF-based enrichment pipelines, and Rhizomer’s task-oriented faceted exploration (García et al., 2022) collectively argue for semantic infrastructures that expose complexity without overwhelming users. Finally, across sensitive and marginalized domains, GTDOnto’s bias-aware ontology construction and the multivocal exhibition model of HyperReal (Sartini, 2025) underline that epistemic justice is best operationalized when community agency, provenance transparency, and plural perspectives are designed in from the outset rather than retrofitted as afterthoughts.</w:t>
      </w:r>
    </w:p>
    <w:p w14:paraId="12EE1C6C" w14:textId="6AE9F084" w:rsidR="6EE138BD" w:rsidRDefault="6EE138BD" w:rsidP="2ED50C8C">
      <w:pPr>
        <w:pStyle w:val="Heading1"/>
        <w:jc w:val="both"/>
        <w:rPr>
          <w:ins w:id="347" w:author="Núria Ferran Ferrer" w:date="2025-12-17T17:50:00Z" w16du:dateUtc="2025-12-17T17:50:34Z"/>
          <w:rFonts w:ascii="Calibri" w:hAnsi="Calibri" w:cs="Calibri"/>
        </w:rPr>
      </w:pPr>
      <w:ins w:id="348" w:author="Núria Ferran Ferrer" w:date="2025-12-17T18:15:00Z">
        <w:r w:rsidRPr="2ED50C8C">
          <w:rPr>
            <w:rFonts w:ascii="Calibri" w:hAnsi="Calibri" w:cs="Calibri"/>
          </w:rPr>
          <w:t xml:space="preserve">5. </w:t>
        </w:r>
      </w:ins>
      <w:ins w:id="349" w:author="Núria Ferran Ferrer" w:date="2025-12-17T17:50:00Z">
        <w:r w:rsidR="0525BC27" w:rsidRPr="2ED50C8C">
          <w:rPr>
            <w:rFonts w:ascii="Calibri" w:hAnsi="Calibri" w:cs="Calibri"/>
          </w:rPr>
          <w:t>Discussion</w:t>
        </w:r>
      </w:ins>
    </w:p>
    <w:p w14:paraId="2C2DFA19" w14:textId="2F2B67EB" w:rsidR="21137A11" w:rsidRDefault="21137A11">
      <w:pPr>
        <w:spacing w:before="240" w:after="240"/>
        <w:rPr>
          <w:ins w:id="350" w:author="Núria Ferran Ferrer" w:date="2025-12-17T18:22:00Z" w16du:dateUtc="2025-12-17T18:22:02Z"/>
          <w:rFonts w:ascii="Aptos" w:eastAsia="Aptos" w:hAnsi="Aptos" w:cs="Aptos"/>
        </w:rPr>
        <w:pPrChange w:id="351" w:author="Núria Ferran Ferrer" w:date="2025-12-17T18:22:00Z">
          <w:pPr/>
        </w:pPrChange>
      </w:pPr>
      <w:ins w:id="352" w:author="Núria Ferran Ferrer" w:date="2025-12-17T18:22:00Z">
        <w:r w:rsidRPr="2ED50C8C">
          <w:rPr>
            <w:rFonts w:ascii="Aptos" w:eastAsia="Aptos" w:hAnsi="Aptos" w:cs="Aptos"/>
          </w:rPr>
          <w:t xml:space="preserve">The findings of this study provide a critical perspective on the current state of human-centered semantic and neurosymbolic AI practices in digital libraries, viewed through the lens of the Cultural Cyber-Critical Ecosystem articulated in the call for papers. While participatory rhetoric is widespread, the empirical evidence shows that most projects continue to privilege technology-driven and design-led pipelines, with limited early or sustained user involvement. This gap has direct implications for </w:t>
        </w:r>
        <w:r w:rsidRPr="2ED50C8C">
          <w:rPr>
            <w:rFonts w:ascii="Aptos" w:eastAsia="Aptos" w:hAnsi="Aptos" w:cs="Aptos"/>
            <w:b/>
            <w:bCs/>
          </w:rPr>
          <w:t>trust</w:t>
        </w:r>
        <w:r w:rsidRPr="2ED50C8C">
          <w:rPr>
            <w:rFonts w:ascii="Aptos" w:eastAsia="Aptos" w:hAnsi="Aptos" w:cs="Aptos"/>
          </w:rPr>
          <w:t xml:space="preserve">, as systems that integrate users primarily at late evaluation stages risk reproducing expert-centric assumptions and opaque knowledge representations (Stappers &amp; Sanders, 2008; Fox &amp; </w:t>
        </w:r>
        <w:r w:rsidRPr="2ED50C8C">
          <w:rPr>
            <w:rFonts w:ascii="Aptos" w:eastAsia="Aptos" w:hAnsi="Aptos" w:cs="Aptos"/>
          </w:rPr>
          <w:lastRenderedPageBreak/>
          <w:t>Chandrasekar, 2021). Trust, in this context, emerges not as a purely technical property but as a socio-technical outcome dependent on meaningful participation, transparency of design choices, and accountability of representational decisions.</w:t>
        </w:r>
      </w:ins>
    </w:p>
    <w:p w14:paraId="404B7360" w14:textId="1CED8631" w:rsidR="21137A11" w:rsidRDefault="21137A11">
      <w:pPr>
        <w:spacing w:before="240" w:after="240"/>
        <w:rPr>
          <w:ins w:id="353" w:author="Núria Ferran Ferrer" w:date="2025-12-17T18:22:00Z" w16du:dateUtc="2025-12-17T18:22:02Z"/>
          <w:rFonts w:ascii="Aptos" w:eastAsia="Aptos" w:hAnsi="Aptos" w:cs="Aptos"/>
        </w:rPr>
        <w:pPrChange w:id="354" w:author="Núria Ferran Ferrer" w:date="2025-12-17T18:22:00Z">
          <w:pPr/>
        </w:pPrChange>
      </w:pPr>
      <w:ins w:id="355" w:author="Núria Ferran Ferrer" w:date="2025-12-17T18:22:00Z">
        <w:r w:rsidRPr="2ED50C8C">
          <w:rPr>
            <w:rFonts w:ascii="Aptos" w:eastAsia="Aptos" w:hAnsi="Aptos" w:cs="Aptos"/>
          </w:rPr>
          <w:t xml:space="preserve">Closely related to trust is the question of </w:t>
        </w:r>
        <w:r w:rsidRPr="2ED50C8C">
          <w:rPr>
            <w:rFonts w:ascii="Aptos" w:eastAsia="Aptos" w:hAnsi="Aptos" w:cs="Aptos"/>
            <w:b/>
            <w:bCs/>
          </w:rPr>
          <w:t>resilience</w:t>
        </w:r>
        <w:r w:rsidRPr="2ED50C8C">
          <w:rPr>
            <w:rFonts w:ascii="Aptos" w:eastAsia="Aptos" w:hAnsi="Aptos" w:cs="Aptos"/>
          </w:rPr>
          <w:t>. The predominance of consultative or contributory participation models suggests that many digital library systems remain vulnerable to social and institutional change, as they depend on narrow design rationales rather than adaptive, community-embedded practices. The few cases that embed community governance and long-term engagement—such as the Inuvialuit Digital Library or HyperReal—demonstrate greater capacity to respond to cultural sensitivities, contested knowledge, and evolving community needs (Farnel &amp; Shiri, 2019; Stengers &amp; Despret, 2014). These cases indicate that resilience in digital libraries is not only a matter of infrastructural robustness but also of sustained social relationships and distributed responsibility.</w:t>
        </w:r>
      </w:ins>
    </w:p>
    <w:p w14:paraId="70BEA0C5" w14:textId="0120D5FC" w:rsidR="21137A11" w:rsidRDefault="21137A11">
      <w:pPr>
        <w:spacing w:before="240" w:after="240"/>
        <w:rPr>
          <w:ins w:id="356" w:author="Núria Ferran Ferrer" w:date="2025-12-17T18:22:00Z" w16du:dateUtc="2025-12-17T18:22:02Z"/>
          <w:rFonts w:ascii="Aptos" w:eastAsia="Aptos" w:hAnsi="Aptos" w:cs="Aptos"/>
        </w:rPr>
        <w:pPrChange w:id="357" w:author="Núria Ferran Ferrer" w:date="2025-12-17T18:22:00Z">
          <w:pPr/>
        </w:pPrChange>
      </w:pPr>
      <w:ins w:id="358" w:author="Núria Ferran Ferrer" w:date="2025-12-17T18:22:00Z">
        <w:r w:rsidRPr="2ED50C8C">
          <w:rPr>
            <w:rFonts w:ascii="Aptos" w:eastAsia="Aptos" w:hAnsi="Aptos" w:cs="Aptos"/>
          </w:rPr>
          <w:t xml:space="preserve">From a </w:t>
        </w:r>
        <w:r w:rsidRPr="2ED50C8C">
          <w:rPr>
            <w:rFonts w:ascii="Aptos" w:eastAsia="Aptos" w:hAnsi="Aptos" w:cs="Aptos"/>
            <w:b/>
            <w:bCs/>
          </w:rPr>
          <w:t>sustainability</w:t>
        </w:r>
        <w:r w:rsidRPr="2ED50C8C">
          <w:rPr>
            <w:rFonts w:ascii="Aptos" w:eastAsia="Aptos" w:hAnsi="Aptos" w:cs="Aptos"/>
          </w:rPr>
          <w:t xml:space="preserve"> perspective, the results reveal a structural weakness in current participatory approaches. Crowdsourcing and user-generated content strategies are widely adopted, yet they frequently lack documented quality control mechanisms, contributor motivation strategies, or long-term maintenance plans (Matt, 2015; Ferran-Ferrer, 2015; Ranjgar et al., 2024). This undermines both the reliability of semantic data and the social sustainability of participation itself. Without explicit attention to contributor recognition, governance, and evaluation beyond usability or information retrieval metrics, participatory systems risk exhaustion, disengagement, and erosion of trust over time.</w:t>
        </w:r>
      </w:ins>
    </w:p>
    <w:p w14:paraId="6DBD8213" w14:textId="521EEB9B" w:rsidR="21137A11" w:rsidRDefault="21137A11">
      <w:pPr>
        <w:spacing w:before="240" w:after="240"/>
        <w:rPr>
          <w:ins w:id="359" w:author="Núria Ferran Ferrer" w:date="2025-12-17T18:22:00Z" w16du:dateUtc="2025-12-17T18:22:02Z"/>
          <w:rFonts w:ascii="Aptos" w:eastAsia="Aptos" w:hAnsi="Aptos" w:cs="Aptos"/>
        </w:rPr>
        <w:pPrChange w:id="360" w:author="Núria Ferran Ferrer" w:date="2025-12-17T18:22:00Z">
          <w:pPr/>
        </w:pPrChange>
      </w:pPr>
      <w:ins w:id="361" w:author="Núria Ferran Ferrer" w:date="2025-12-17T18:22:00Z">
        <w:r w:rsidRPr="2ED50C8C">
          <w:rPr>
            <w:rFonts w:ascii="Aptos" w:eastAsia="Aptos" w:hAnsi="Aptos" w:cs="Aptos"/>
          </w:rPr>
          <w:t xml:space="preserve">These patterns point to a broader challenge for </w:t>
        </w:r>
        <w:r w:rsidRPr="2ED50C8C">
          <w:rPr>
            <w:rFonts w:ascii="Aptos" w:eastAsia="Aptos" w:hAnsi="Aptos" w:cs="Aptos"/>
            <w:b/>
            <w:bCs/>
          </w:rPr>
          <w:t>transdisciplinary collaboration</w:t>
        </w:r>
        <w:r w:rsidRPr="2ED50C8C">
          <w:rPr>
            <w:rFonts w:ascii="Aptos" w:eastAsia="Aptos" w:hAnsi="Aptos" w:cs="Aptos"/>
          </w:rPr>
          <w:t>. Although the analyzed projects draw from diverse fields—computer science, library and information science, digital humanities, HCI, and citizen science—the integration of these perspectives often remains partial. Technical development and participatory design are frequently decoupled, rather than co-evolving through shared conceptual frameworks and evaluation criteria (Delgado et al., 2023; Capel &amp; Brereton, 2023). The lack of systematic evaluation of participation outcomes further limits the ability of transdisciplinary teams to learn from past initiatives and to transfer good practices across contexts.</w:t>
        </w:r>
      </w:ins>
    </w:p>
    <w:p w14:paraId="47621799" w14:textId="6B50FBB7" w:rsidR="21137A11" w:rsidRDefault="21137A11">
      <w:pPr>
        <w:spacing w:before="240" w:after="240"/>
        <w:rPr>
          <w:ins w:id="362" w:author="Núria Ferran Ferrer" w:date="2025-12-17T18:22:00Z" w16du:dateUtc="2025-12-17T18:22:02Z"/>
          <w:rFonts w:ascii="Aptos" w:eastAsia="Aptos" w:hAnsi="Aptos" w:cs="Aptos"/>
        </w:rPr>
        <w:pPrChange w:id="363" w:author="Núria Ferran Ferrer" w:date="2025-12-17T18:22:00Z">
          <w:pPr/>
        </w:pPrChange>
      </w:pPr>
      <w:ins w:id="364" w:author="Núria Ferran Ferrer" w:date="2025-12-17T18:22:00Z">
        <w:r w:rsidRPr="2ED50C8C">
          <w:rPr>
            <w:rFonts w:ascii="Aptos" w:eastAsia="Aptos" w:hAnsi="Aptos" w:cs="Aptos"/>
          </w:rPr>
          <w:t xml:space="preserve">At the same time, the findings expose persistent </w:t>
        </w:r>
        <w:r w:rsidRPr="2ED50C8C">
          <w:rPr>
            <w:rFonts w:ascii="Aptos" w:eastAsia="Aptos" w:hAnsi="Aptos" w:cs="Aptos"/>
            <w:b/>
            <w:bCs/>
          </w:rPr>
          <w:t>tensions around power, governance, and representation</w:t>
        </w:r>
        <w:r w:rsidRPr="2ED50C8C">
          <w:rPr>
            <w:rFonts w:ascii="Aptos" w:eastAsia="Aptos" w:hAnsi="Aptos" w:cs="Aptos"/>
          </w:rPr>
          <w:t>. Most use cases provide limited evidence of gender-sensitive or intersectional design practices, and only a small subset explicitly addresses epistemic justice concerns such as contested labels, provenance of classifications, or community authority over meaning-making (Fricker, 2007; Haraway, 1991). When such safeguards are absent, digital libraries risk perpetuating testimonial and hermeneutical injustices, whereby marginalized communities are included as data sources or contributors but excluded from interpretive control (Fricker, 2007; Stengers &amp; Despret, 2014). Bias-aware modeling and provenance tracking appear only in isolated cases (e.g., ProvKOS, GTDOnto), suggesting that auditability and accountability are still treated as exceptional rather than foundational design requirements.</w:t>
        </w:r>
      </w:ins>
    </w:p>
    <w:p w14:paraId="0F78DD34" w14:textId="00BA7821" w:rsidR="21137A11" w:rsidRDefault="21137A11">
      <w:pPr>
        <w:spacing w:before="240" w:after="240"/>
        <w:rPr>
          <w:ins w:id="365" w:author="Núria Ferran Ferrer" w:date="2025-12-17T18:22:00Z" w16du:dateUtc="2025-12-17T18:22:02Z"/>
          <w:rFonts w:ascii="Aptos" w:eastAsia="Aptos" w:hAnsi="Aptos" w:cs="Aptos"/>
        </w:rPr>
        <w:pPrChange w:id="366" w:author="Núria Ferran Ferrer" w:date="2025-12-17T18:22:00Z">
          <w:pPr/>
        </w:pPrChange>
      </w:pPr>
      <w:ins w:id="367" w:author="Núria Ferran Ferrer" w:date="2025-12-17T18:22:00Z">
        <w:r w:rsidRPr="2ED50C8C">
          <w:rPr>
            <w:rFonts w:ascii="Aptos" w:eastAsia="Aptos" w:hAnsi="Aptos" w:cs="Aptos"/>
          </w:rPr>
          <w:lastRenderedPageBreak/>
          <w:t xml:space="preserve">From a </w:t>
        </w:r>
        <w:r w:rsidRPr="2ED50C8C">
          <w:rPr>
            <w:rFonts w:ascii="Aptos" w:eastAsia="Aptos" w:hAnsi="Aptos" w:cs="Aptos"/>
            <w:b/>
            <w:bCs/>
          </w:rPr>
          <w:t>practical perspective</w:t>
        </w:r>
        <w:r w:rsidRPr="2ED50C8C">
          <w:rPr>
            <w:rFonts w:ascii="Aptos" w:eastAsia="Aptos" w:hAnsi="Aptos" w:cs="Aptos"/>
          </w:rPr>
          <w:t>, these results highlight the need for designers and managers of digital libraries to align participatory strategies with domain sensitivity and social responsibility. Early or continuous co-design should be prioritized in contexts involving cultural heritage, sensitive knowledge, or marginalized communities, and participatory steps should be systematically paired with evaluation methods that capture engagement quality, equity, and governance outcomes, not only usability or system performance (Fox &amp; Chandrasekar, 2021; Calvano, 2025). Moreover, semantic and neurosymbolic infrastructures should embed provenance mechanisms, bias checks, and configurable governance models from the outset to support long-term trust and adaptability.</w:t>
        </w:r>
      </w:ins>
    </w:p>
    <w:p w14:paraId="355907F8" w14:textId="41A11BE8" w:rsidR="21137A11" w:rsidRDefault="21137A11">
      <w:pPr>
        <w:spacing w:before="240" w:after="240"/>
        <w:rPr>
          <w:ins w:id="368" w:author="Núria Ferran Ferrer" w:date="2025-12-17T18:22:00Z" w16du:dateUtc="2025-12-17T18:22:02Z"/>
          <w:rFonts w:ascii="Aptos" w:eastAsia="Aptos" w:hAnsi="Aptos" w:cs="Aptos"/>
        </w:rPr>
        <w:pPrChange w:id="369" w:author="Núria Ferran Ferrer" w:date="2025-12-17T18:22:00Z">
          <w:pPr/>
        </w:pPrChange>
      </w:pPr>
      <w:ins w:id="370" w:author="Núria Ferran Ferrer" w:date="2025-12-17T18:22:00Z">
        <w:r w:rsidRPr="2ED50C8C">
          <w:rPr>
            <w:rFonts w:ascii="Aptos" w:eastAsia="Aptos" w:hAnsi="Aptos" w:cs="Aptos"/>
          </w:rPr>
          <w:t xml:space="preserve">The </w:t>
        </w:r>
        <w:r w:rsidRPr="2ED50C8C">
          <w:rPr>
            <w:rFonts w:ascii="Aptos" w:eastAsia="Aptos" w:hAnsi="Aptos" w:cs="Aptos"/>
            <w:b/>
            <w:bCs/>
          </w:rPr>
          <w:t>social implications</w:t>
        </w:r>
        <w:r w:rsidRPr="2ED50C8C">
          <w:rPr>
            <w:rFonts w:ascii="Aptos" w:eastAsia="Aptos" w:hAnsi="Aptos" w:cs="Aptos"/>
          </w:rPr>
          <w:t xml:space="preserve"> of these findings are equally significant. Digital libraries increasingly function as public knowledge infrastructures, shaping whose knowledge is preserved, discoverable, and legitimized. When participation is superficial or poorly documented, inclusion risks becoming symbolic rather than transformative. Conversely, community-led initiatives demonstrate that culturally grounded metadata, multivocal narratives, and shared authority over representation can strengthen the relationship between knowledge infrastructures and societal relevance (Escobar, 2016; Davis &amp; Horst, 2016). Embedding epistemic justice as an explicit design and governance concern is therefore essential for fostering inclusive and democratic digital libraries.</w:t>
        </w:r>
      </w:ins>
    </w:p>
    <w:p w14:paraId="714D2503" w14:textId="58B1F7B7" w:rsidR="21137A11" w:rsidRDefault="21137A11">
      <w:pPr>
        <w:spacing w:before="240" w:after="240"/>
        <w:rPr>
          <w:ins w:id="371" w:author="Núria Ferran Ferrer" w:date="2025-12-17T18:22:00Z" w16du:dateUtc="2025-12-17T18:22:02Z"/>
          <w:rFonts w:ascii="Aptos" w:eastAsia="Aptos" w:hAnsi="Aptos" w:cs="Aptos"/>
        </w:rPr>
        <w:pPrChange w:id="372" w:author="Núria Ferran Ferrer" w:date="2025-12-17T18:22:00Z">
          <w:pPr/>
        </w:pPrChange>
      </w:pPr>
      <w:ins w:id="373" w:author="Núria Ferran Ferrer" w:date="2025-12-17T18:22:00Z">
        <w:r w:rsidRPr="2ED50C8C">
          <w:rPr>
            <w:rFonts w:ascii="Aptos" w:eastAsia="Aptos" w:hAnsi="Aptos" w:cs="Aptos"/>
          </w:rPr>
          <w:t xml:space="preserve">Finally, this study has several </w:t>
        </w:r>
        <w:r w:rsidRPr="2ED50C8C">
          <w:rPr>
            <w:rFonts w:ascii="Aptos" w:eastAsia="Aptos" w:hAnsi="Aptos" w:cs="Aptos"/>
            <w:b/>
            <w:bCs/>
          </w:rPr>
          <w:t>limitations</w:t>
        </w:r>
        <w:r w:rsidRPr="2ED50C8C">
          <w:rPr>
            <w:rFonts w:ascii="Aptos" w:eastAsia="Aptos" w:hAnsi="Aptos" w:cs="Aptos"/>
          </w:rPr>
          <w:t xml:space="preserve"> that also suggest directions for future research. The analysis is constrained by uneven documentation across use cases, a temporal focus on the past decade, and a corpus dominated by English-language and Global North projects, which limits generalizability. Hybrid initiatives often resist neat categorization, highlighting the need for more transparent reporting of participatory processes and evaluation methods. Future research should pursue longitudinal and comparative studies, expand geographic and linguistic coverage, and further refine methodological tools for assessing participation, trust, and epistemic justice in human-centered AI systems for digital libraries.</w:t>
        </w:r>
      </w:ins>
    </w:p>
    <w:p w14:paraId="2F1A8849" w14:textId="48135FDF" w:rsidR="2ED50C8C" w:rsidRDefault="2ED50C8C" w:rsidP="2ED50C8C">
      <w:pPr>
        <w:spacing w:before="240" w:after="240"/>
        <w:rPr>
          <w:ins w:id="374" w:author="Núria Ferran Ferrer" w:date="2025-12-17T17:50:00Z" w16du:dateUtc="2025-12-17T17:50:31Z"/>
          <w:rPrChange w:id="375" w:author="Núria Ferran Ferrer" w:date="2025-12-17T17:50:00Z">
            <w:rPr>
              <w:ins w:id="376" w:author="Núria Ferran Ferrer" w:date="2025-12-17T17:50:00Z" w16du:dateUtc="2025-12-17T17:50:31Z"/>
              <w:rFonts w:ascii="Calibri" w:hAnsi="Calibri" w:cs="Calibri"/>
            </w:rPr>
          </w:rPrChange>
        </w:rPr>
      </w:pPr>
    </w:p>
    <w:p w14:paraId="2712A91B" w14:textId="3C005CD6" w:rsidR="0525BC27" w:rsidRDefault="0525BC27" w:rsidP="2ED50C8C">
      <w:pPr>
        <w:pStyle w:val="FirstParagraph"/>
        <w:jc w:val="both"/>
        <w:rPr>
          <w:ins w:id="377" w:author="Núria Ferran Ferrer" w:date="2025-12-17T17:50:00Z" w16du:dateUtc="2025-12-17T17:50:31Z"/>
          <w:rFonts w:ascii="Calibri" w:hAnsi="Calibri" w:cs="Calibri"/>
        </w:rPr>
      </w:pPr>
      <w:ins w:id="378" w:author="Núria Ferran Ferrer" w:date="2025-12-17T17:50:00Z">
        <w:r w:rsidRPr="2ED50C8C">
          <w:rPr>
            <w:rFonts w:ascii="Calibri" w:hAnsi="Calibri" w:cs="Calibri"/>
          </w:rPr>
          <w:t xml:space="preserve">The analysis highlights persistent gaps in how participatory methods are documented, compared, and sustained. Many projects describe user involvement only briefly, limiting reproducibility and transfer across contexts; longitudinal evidence on what works over time is scarce. Cross-case comparison is needed to disentangle when early co-design, late evaluation, or continuous crowdsourcing best fit different semantic/NeSy AI goals. Geographic coverage remains skewed toward English-language projects from North America and Europe, leaving Global South perspectives under-represented and constraining generalizability. Explicit integration of epistemic justice—gender, intersectionality, bias mitigation, and community ownership of meaning—remains limited, even where participation is claimed. Community agency over vocabularies, provenance, and access rules appears only in a few cases, underscoring a need for participatory governance of knowledge representation. Methodological limitations include uneven documentation quality, a 2014–2025 temporal </w:t>
        </w:r>
        <w:r w:rsidRPr="2ED50C8C">
          <w:rPr>
            <w:rFonts w:ascii="Calibri" w:hAnsi="Calibri" w:cs="Calibri"/>
          </w:rPr>
          <w:lastRenderedPageBreak/>
          <w:t>window that may omit earlier precedents, language barriers that filter out non-English work, and classification challenges where hybrid projects resist neat categorization. Addressing these gaps requires richer process reporting, longitudinal and comparative designs, broader geographic sampling, and intentional epistemic justice safeguards embedded in both design and governance of semantic infrastructures (Fox &amp; Chandrasekar, 2021; Vohland et al., 2021).</w:t>
        </w:r>
      </w:ins>
    </w:p>
    <w:p w14:paraId="3C79F6C5" w14:textId="08FA6DE8" w:rsidR="2ED50C8C" w:rsidRDefault="2ED50C8C" w:rsidP="2ED50C8C">
      <w:pPr>
        <w:pStyle w:val="BodyText"/>
        <w:jc w:val="both"/>
        <w:rPr>
          <w:rFonts w:ascii="Calibri" w:hAnsi="Calibri" w:cs="Calibri"/>
        </w:rPr>
      </w:pPr>
    </w:p>
    <w:p w14:paraId="46539D38" w14:textId="77777777" w:rsidR="005720E4" w:rsidRPr="007E72DA" w:rsidRDefault="00000000" w:rsidP="007E72DA">
      <w:pPr>
        <w:pStyle w:val="Heading1"/>
        <w:jc w:val="both"/>
        <w:rPr>
          <w:rFonts w:ascii="Calibri" w:hAnsi="Calibri" w:cs="Calibri"/>
        </w:rPr>
      </w:pPr>
      <w:bookmarkStart w:id="379" w:name="conclusions"/>
      <w:r w:rsidRPr="2ED50C8C">
        <w:rPr>
          <w:rFonts w:ascii="Calibri" w:hAnsi="Calibri" w:cs="Calibri"/>
        </w:rPr>
        <w:t>Conclusions</w:t>
      </w:r>
    </w:p>
    <w:p w14:paraId="4B657441" w14:textId="70C38759" w:rsidR="000156D4" w:rsidRDefault="00000000" w:rsidP="2ED50C8C">
      <w:pPr>
        <w:pStyle w:val="FirstParagraph"/>
        <w:spacing w:before="240" w:after="240"/>
        <w:rPr>
          <w:ins w:id="380" w:author="Núria Ferran Ferrer" w:date="2025-12-17T18:26:00Z" w16du:dateUtc="2025-12-17T18:26:42Z"/>
        </w:rPr>
      </w:pPr>
      <w:del w:id="381" w:author="Núria Ferran Ferrer" w:date="2025-12-17T18:26:00Z">
        <w:r w:rsidRPr="2ED50C8C">
          <w:rPr>
            <w:rFonts w:ascii="Calibri" w:hAnsi="Calibri" w:cs="Calibri"/>
          </w:rPr>
          <w:delText>Across 25 GLAM-oriented semantic/AI projects, design-led approaches prevail, with early co-design documented in only a handful of cases (e.g., Yanyuwa, PhD KG, Inuvialuit, InTaVia, ARCA). Evaluation is largely confined to usability/IR metrics, leaving the effects of participation on outcomes and equity under-examined. Epistemic justice appears mainly in community-led initiatives (Yanyuwa, Inuvialuit, HyperReal); most projects omit gender/intersectionality and bias checks, and crowdsourcing cases seldom report quality control or contributor motivation. This study contributes: (1) an inventory of 22 semantic-participatory initiatives; (2) a classification framework spanning process phase, methodological tools, participation level, and representational gaps; (3) synthesized methodological insights that contrast common practices (workshops, UCD/testing, crowdsourcing) with missing elements (early co-design, participation impact evaluation, epistemic justice safeguards); and (4) future directions that call for embedding participatory phases into ontology design workflows, pairing them with lightweight but systematic evaluation, and instituting knowledge representation reviews and community governance before release. Strengthening participatory design, measurable evaluation, and explicit social relevance attention is essential for inclusive, accountable, and sustainable semantic/NeSy infrastructures across computer science, LIS, digital humanities, and the communities these systems aim to serve.</w:delText>
        </w:r>
      </w:del>
      <w:ins w:id="382" w:author="Núria Ferran Ferrer" w:date="2025-12-17T18:26:00Z">
        <w:r w:rsidR="3AEAA887" w:rsidRPr="2ED50C8C">
          <w:t xml:space="preserve"> </w:t>
        </w:r>
      </w:ins>
    </w:p>
    <w:p w14:paraId="031386FE" w14:textId="1748CC75" w:rsidR="3AEAA887" w:rsidRDefault="3AEAA887" w:rsidP="2ED50C8C">
      <w:pPr>
        <w:pStyle w:val="FirstParagraph"/>
        <w:spacing w:before="240" w:after="240"/>
        <w:rPr>
          <w:ins w:id="383" w:author="Núria Ferran Ferrer" w:date="2025-12-17T18:26:00Z" w16du:dateUtc="2025-12-17T18:26:32Z"/>
        </w:rPr>
      </w:pPr>
      <w:ins w:id="384" w:author="Núria Ferran Ferrer" w:date="2025-12-17T18:26:00Z">
        <w:r w:rsidRPr="2ED50C8C">
          <w:t>This study set out to examine how users and communities are integrated into the development of human-centered semantic and neurosymbolic AI systems in digital libraries, with the aim of identifying methodological patterns, gaps, and opportunities for future transdisciplinary collaboration. By combining a scoping review of the scholarly literature with a content analysis of 22 use cases, the paper provides an empirical and comparative perspective on participatory practices across digital library contexts.</w:t>
        </w:r>
      </w:ins>
    </w:p>
    <w:p w14:paraId="230BC52F" w14:textId="5977B41C" w:rsidR="3AEAA887" w:rsidRDefault="3AEAA887">
      <w:pPr>
        <w:spacing w:before="240" w:after="240"/>
        <w:rPr>
          <w:ins w:id="385" w:author="Núria Ferran Ferrer" w:date="2025-12-17T18:26:00Z" w16du:dateUtc="2025-12-17T18:26:32Z"/>
        </w:rPr>
        <w:pPrChange w:id="386" w:author="Núria Ferran Ferrer" w:date="2025-12-17T18:26:00Z">
          <w:pPr/>
        </w:pPrChange>
      </w:pPr>
      <w:ins w:id="387" w:author="Núria Ferran Ferrer" w:date="2025-12-17T18:26:00Z">
        <w:r w:rsidRPr="2ED50C8C">
          <w:t xml:space="preserve">Across the analyzed cases, the findings reveal a clear predominance of </w:t>
        </w:r>
        <w:r w:rsidRPr="2ED50C8C">
          <w:rPr>
            <w:b/>
            <w:bCs/>
          </w:rPr>
          <w:t>design-led approaches</w:t>
        </w:r>
        <w:r w:rsidRPr="2ED50C8C">
          <w:t>, with early co-design documented in only a limited number of initiatives, such as Yanyuwa, the PhD Students’ Knowledge Graph, Inuvialuit Digital Library, InTaVia, and ARCA. User involvement is more commonly confined to late-stage evaluation or continuous but narrowly scoped contribution models, particularly in crowdsourcing-based projects. Evaluation practices remain largely restricted to usability and information retrieval metrics, leaving the broader effects of participation—such as trust-building, equity, community empowerment, and long-term sustainability—under-examined.</w:t>
        </w:r>
      </w:ins>
    </w:p>
    <w:p w14:paraId="30A76572" w14:textId="317DBA10" w:rsidR="3AEAA887" w:rsidRDefault="3AEAA887">
      <w:pPr>
        <w:spacing w:before="240" w:after="240"/>
        <w:rPr>
          <w:ins w:id="388" w:author="Núria Ferran Ferrer" w:date="2025-12-17T18:26:00Z" w16du:dateUtc="2025-12-17T18:26:32Z"/>
        </w:rPr>
        <w:pPrChange w:id="389" w:author="Núria Ferran Ferrer" w:date="2025-12-17T18:26:00Z">
          <w:pPr/>
        </w:pPrChange>
      </w:pPr>
      <w:ins w:id="390" w:author="Núria Ferran Ferrer" w:date="2025-12-17T18:26:00Z">
        <w:r w:rsidRPr="2ED50C8C">
          <w:lastRenderedPageBreak/>
          <w:t xml:space="preserve">A central contribution of this study lies in its </w:t>
        </w:r>
        <w:r w:rsidRPr="2ED50C8C">
          <w:rPr>
            <w:b/>
            <w:bCs/>
          </w:rPr>
          <w:t>systematic mapping of participatory practices against epistemic justice dimensions</w:t>
        </w:r>
        <w:r w:rsidRPr="2ED50C8C">
          <w:t>. Explicit attention to gender, intersectionality, bias mitigation, provenance of contested classifications, and community authority over meaning-making emerges primarily in community-led initiatives, while the majority of projects rely on implicit or assumed inclusivity. Where epistemic justice safeguards are absent, participatory claims risk masking persistent asymmetries of power, reinforcing testimonial and hermeneutical injustice rather than addressing it (Fricker, 2007; Haraway, 1991; Stengers &amp; Despret, 2014). Community agency over vocabularies, metadata schemas, and access rules remains the exception rather than the norm, underscoring the need for participatory governance of knowledge representation in digital libraries.</w:t>
        </w:r>
      </w:ins>
    </w:p>
    <w:p w14:paraId="7F9DE630" w14:textId="47539813" w:rsidR="3AEAA887" w:rsidRDefault="3AEAA887">
      <w:pPr>
        <w:spacing w:before="240" w:after="240"/>
        <w:rPr>
          <w:ins w:id="391" w:author="Núria Ferran Ferrer" w:date="2025-12-17T18:26:00Z" w16du:dateUtc="2025-12-17T18:26:32Z"/>
        </w:rPr>
        <w:pPrChange w:id="392" w:author="Núria Ferran Ferrer" w:date="2025-12-17T18:26:00Z">
          <w:pPr/>
        </w:pPrChange>
      </w:pPr>
      <w:ins w:id="393" w:author="Núria Ferran Ferrer" w:date="2025-12-17T18:26:00Z">
        <w:r w:rsidRPr="2ED50C8C">
          <w:t xml:space="preserve">Methodologically, the analysis highlights persistent gaps in how participatory processes are </w:t>
        </w:r>
        <w:r w:rsidRPr="2ED50C8C">
          <w:rPr>
            <w:b/>
            <w:bCs/>
          </w:rPr>
          <w:t>documented, compared, and sustained</w:t>
        </w:r>
        <w:r w:rsidRPr="2ED50C8C">
          <w:t>. Many projects provide only limited descriptions of user involvement, constraining reproducibility and cross-context transfer. Longitudinal evidence on what participatory configurations work over time is scarce, and cross-case comparison remains underdeveloped, making it difficult to assess when early co-design, late evaluation, or continuous crowdsourcing are most appropriate for different semantic or neurosymbolic AI goals. Geographic and linguistic coverage is skewed toward English-language projects from North America and Europe, leaving Global South perspectives under-represented and limiting generalizability.</w:t>
        </w:r>
      </w:ins>
    </w:p>
    <w:p w14:paraId="3AE5A2A1" w14:textId="7D50DE8E" w:rsidR="3AEAA887" w:rsidRDefault="3AEAA887">
      <w:pPr>
        <w:spacing w:before="240" w:after="240"/>
        <w:rPr>
          <w:ins w:id="394" w:author="Núria Ferran Ferrer" w:date="2025-12-17T18:26:00Z" w16du:dateUtc="2025-12-17T18:26:32Z"/>
        </w:rPr>
        <w:pPrChange w:id="395" w:author="Núria Ferran Ferrer" w:date="2025-12-17T18:26:00Z">
          <w:pPr/>
        </w:pPrChange>
      </w:pPr>
      <w:ins w:id="396" w:author="Núria Ferran Ferrer" w:date="2025-12-17T18:26:00Z">
        <w:r w:rsidRPr="2ED50C8C">
          <w:t xml:space="preserve">In response to these gaps, this study contributes: (1) an empirically grounded </w:t>
        </w:r>
        <w:r w:rsidRPr="2ED50C8C">
          <w:rPr>
            <w:b/>
            <w:bCs/>
          </w:rPr>
          <w:t>inventory of 22 semantic-participatory digital library initiatives</w:t>
        </w:r>
        <w:r w:rsidRPr="2ED50C8C">
          <w:t xml:space="preserve">; (2) a </w:t>
        </w:r>
        <w:r w:rsidRPr="2ED50C8C">
          <w:rPr>
            <w:b/>
            <w:bCs/>
          </w:rPr>
          <w:t>replicable analytical framework</w:t>
        </w:r>
        <w:r w:rsidRPr="2ED50C8C">
          <w:t xml:space="preserve"> spanning process phases, methodological tools, participation levels, and representational gaps; (3) a synthesis of methodological insights that contrast dominant practices—such as workshops, usability testing, and crowdsourcing—with systematically missing elements, including early co-design, participation impact evaluation, and epistemic justice safeguards; and (4) an agenda for future research and practice that calls for embedding participatory phases into ontology and knowledge graph workflows, pairing them with lightweight but systematic evaluation, and instituting community governance and representation reviews prior to system deployment.</w:t>
        </w:r>
      </w:ins>
    </w:p>
    <w:p w14:paraId="22B0C39B" w14:textId="23D1F847" w:rsidR="3AEAA887" w:rsidRDefault="3AEAA887">
      <w:pPr>
        <w:spacing w:before="240" w:after="240"/>
        <w:rPr>
          <w:ins w:id="397" w:author="Núria Ferran Ferrer" w:date="2025-12-17T18:26:00Z" w16du:dateUtc="2025-12-17T18:26:32Z"/>
        </w:rPr>
        <w:pPrChange w:id="398" w:author="Núria Ferran Ferrer" w:date="2025-12-17T18:26:00Z">
          <w:pPr/>
        </w:pPrChange>
      </w:pPr>
      <w:ins w:id="399" w:author="Núria Ferran Ferrer" w:date="2025-12-17T18:26:00Z">
        <w:r w:rsidRPr="2ED50C8C">
          <w:t xml:space="preserve">Overall, the study argues that strengthening participatory design, measurable evaluation, and explicit attention to epistemic justice is not an optional ethical add-on but a foundational requirement for developing </w:t>
        </w:r>
        <w:r w:rsidRPr="2ED50C8C">
          <w:rPr>
            <w:b/>
            <w:bCs/>
          </w:rPr>
          <w:t>inclusive, accountable, and sustainable semantic and neurosymbolic AI infrastructures</w:t>
        </w:r>
        <w:r w:rsidRPr="2ED50C8C">
          <w:t>. Addressing these challenges will require richer process reporting, longitudinal and comparative research designs, broader geographic sampling, and closer integration of technical, social, and cultural perspectives across computer science, library and information science, digital humanities, and the communities that digital libraries ultimately serve (Fox &amp; Chandrasekar, 2021; Vohland et al., 2021).</w:t>
        </w:r>
      </w:ins>
    </w:p>
    <w:p w14:paraId="04EA8D0B" w14:textId="6354206F" w:rsidR="2ED50C8C" w:rsidRDefault="2ED50C8C">
      <w:pPr>
        <w:pStyle w:val="BodyText"/>
        <w:rPr>
          <w:rPrChange w:id="400" w:author="Núria Ferran Ferrer" w:date="2025-12-17T18:26:00Z">
            <w:rPr>
              <w:rFonts w:ascii="Calibri" w:hAnsi="Calibri" w:cs="Calibri"/>
            </w:rPr>
          </w:rPrChange>
        </w:rPr>
        <w:pPrChange w:id="401" w:author="Núria Ferran Ferrer" w:date="2025-12-17T18:26:00Z">
          <w:pPr>
            <w:pStyle w:val="FirstParagraph"/>
            <w:jc w:val="both"/>
          </w:pPr>
        </w:pPrChange>
      </w:pPr>
    </w:p>
    <w:p w14:paraId="2D63B533" w14:textId="77777777" w:rsidR="005720E4" w:rsidRPr="007E72DA" w:rsidRDefault="00000000" w:rsidP="007E72DA">
      <w:pPr>
        <w:pStyle w:val="Heading1"/>
        <w:jc w:val="both"/>
        <w:rPr>
          <w:del w:id="402" w:author="Núria Ferran Ferrer" w:date="2025-12-17T17:50:00Z" w16du:dateUtc="2025-12-17T17:50:23Z"/>
          <w:rFonts w:ascii="Calibri" w:hAnsi="Calibri" w:cs="Calibri"/>
        </w:rPr>
      </w:pPr>
      <w:bookmarkStart w:id="403" w:name="discussion"/>
      <w:bookmarkEnd w:id="379"/>
      <w:del w:id="404" w:author="Núria Ferran Ferrer" w:date="2025-12-17T17:50:00Z">
        <w:r w:rsidRPr="2ED50C8C">
          <w:rPr>
            <w:rFonts w:ascii="Calibri" w:hAnsi="Calibri" w:cs="Calibri"/>
          </w:rPr>
          <w:lastRenderedPageBreak/>
          <w:delText>Discussion</w:delText>
        </w:r>
      </w:del>
    </w:p>
    <w:p w14:paraId="652B1F25" w14:textId="3C005CD6" w:rsidR="005720E4" w:rsidRPr="007E72DA" w:rsidRDefault="00000000" w:rsidP="007E72DA">
      <w:pPr>
        <w:pStyle w:val="FirstParagraph"/>
        <w:jc w:val="both"/>
        <w:rPr>
          <w:del w:id="405" w:author="Núria Ferran Ferrer" w:date="2025-12-17T17:50:00Z" w16du:dateUtc="2025-12-17T17:50:23Z"/>
          <w:rFonts w:ascii="Calibri" w:hAnsi="Calibri" w:cs="Calibri"/>
        </w:rPr>
      </w:pPr>
      <w:del w:id="406" w:author="Núria Ferran Ferrer" w:date="2025-12-17T17:50:00Z">
        <w:r w:rsidRPr="2ED50C8C">
          <w:rPr>
            <w:rFonts w:ascii="Calibri" w:hAnsi="Calibri" w:cs="Calibri"/>
          </w:rPr>
          <w:delText xml:space="preserve">The </w:delText>
        </w:r>
        <w:r w:rsidRPr="2ED50C8C" w:rsidDel="7CB6C585">
          <w:rPr>
            <w:rFonts w:ascii="Calibri" w:hAnsi="Calibri" w:cs="Calibri"/>
          </w:rPr>
          <w:delText>analysis</w:delText>
        </w:r>
        <w:r w:rsidRPr="2ED50C8C">
          <w:rPr>
            <w:rFonts w:ascii="Calibri" w:hAnsi="Calibri" w:cs="Calibri"/>
          </w:rPr>
          <w:delText xml:space="preserve"> highlights persistent gaps in how participatory methods are documented, compared, and sustained. Many projects describe user involvement only briefly, limiting reproducibility and transfer across contexts; longitudinal evidence on what works over time is scarce. Cross-case comparison is needed to disentangle when early co-design, late evaluation, or continuous crowdsourcing best fit different semantic/NeSy AI goals. Geographic coverage remains skewed toward English-language projects from North America and Europe, leaving Global South perspectives under-represented and constraining generalizability. Explicit integration of epistemic justice—gender, intersectionality, bias mitigation, and community ownership of meaning—remains limited, even where participation is claimed. Community agency over vocabularies, provenance, and access rules appears only in a few cases, underscoring a need for participatory governance of knowledge representation. Methodological limitations include uneven documentation quality, a 2014–2025 temporal window that may omit earlier precedents, language barriers that filter out non-English work, and classification challenges where hybrid projects resist neat categorization. Addressing these gaps requires richer process reporting, longitudinal and comparative designs, broader geographic sampling, and intentional epistemic justice safeguards embedded in both design and governance of semantic infrastructures (Fox &amp; Chandrasekar, 2021; Vohland et al., 2021).</w:delText>
        </w:r>
      </w:del>
    </w:p>
    <w:p w14:paraId="60BE1BFF" w14:textId="6C80DBB1" w:rsidR="007E72DA" w:rsidRPr="007E72DA" w:rsidRDefault="00000000" w:rsidP="007E72DA">
      <w:pPr>
        <w:pStyle w:val="Heading1"/>
        <w:jc w:val="both"/>
        <w:rPr>
          <w:rFonts w:ascii="Calibri" w:hAnsi="Calibri" w:cs="Calibri"/>
        </w:rPr>
      </w:pPr>
      <w:bookmarkStart w:id="407" w:name="references"/>
      <w:bookmarkEnd w:id="403"/>
      <w:r w:rsidRPr="007E72DA">
        <w:rPr>
          <w:rFonts w:ascii="Calibri" w:hAnsi="Calibri" w:cs="Calibri"/>
        </w:rPr>
        <w:t>References</w:t>
      </w:r>
    </w:p>
    <w:p w14:paraId="7844E398" w14:textId="6D4789DD" w:rsidR="007E72DA" w:rsidRDefault="007E72DA" w:rsidP="007E72DA">
      <w:pPr>
        <w:pStyle w:val="BodyText"/>
      </w:pPr>
      <w:r>
        <w:t>Zhiping Liang, Zijie Zeng, Gloria Fernandez Nieto, Yuheng Li, Yi Shan Tsai, Guanliang Chen, Zachari Swiecki, Dragan Gašević], John Bradley, Lele Sha" (2024). Data Storytelling on multi-modal knowledge graph via data comics a case study in Yanyuwa language.</w:t>
      </w:r>
    </w:p>
    <w:p w14:paraId="1D130402" w14:textId="75393357" w:rsidR="007E72DA" w:rsidRDefault="007E72DA" w:rsidP="007E72DA">
      <w:pPr>
        <w:pStyle w:val="BodyText"/>
      </w:pPr>
      <w:r>
        <w:t>Ana Paula Cardoso Ermel, D. P. Lacerda, Maria Isabel W. M. Morandi, &amp; Leandro Gauss (2021). *Literature Reviews Modern Methods for Investigating Scientific and Technological Knowledge*. . https://doi.org/10.1007/978-3-030-75722-9</w:t>
      </w:r>
    </w:p>
    <w:p w14:paraId="7D8D867B" w14:textId="77777777" w:rsidR="007E72DA" w:rsidRDefault="007E72DA" w:rsidP="007E72DA">
      <w:pPr>
        <w:pStyle w:val="BodyText"/>
      </w:pPr>
      <w:r>
        <w:t>Andrei Nesterov, Laura Hollink, Marieke van Erp, &amp; Jacco van Ossenbruggen (2023). A Knowledge Graph of Contentious Terminology for Inclusive Representation of Cultural Heritage. https://doi.org/10.5281/zenodo.7456064</w:t>
      </w:r>
    </w:p>
    <w:p w14:paraId="2A981B07" w14:textId="75B25166" w:rsidR="007E72DA" w:rsidRDefault="007E72DA" w:rsidP="007E72DA">
      <w:pPr>
        <w:pStyle w:val="BodyText"/>
      </w:pPr>
      <w:r>
        <w:t>Babak Ranjgar, Abolghasem Sadeghi</w:t>
      </w:r>
      <w:r w:rsidRPr="2ED50C8C">
        <w:rPr>
          <w:rFonts w:ascii="Cambria Math" w:hAnsi="Cambria Math" w:cs="Cambria Math"/>
        </w:rPr>
        <w:t>‐</w:t>
      </w:r>
      <w:r>
        <w:t>Niaraki, Maryam Shakeri, Fatema Rahimi, &amp; Soo-Mi Choi (2024). "Cultural Herita</w:t>
      </w:r>
      <w:r w:rsidRPr="2ED50C8C">
        <w:rPr>
          <w:highlight w:val="yellow"/>
        </w:rPr>
        <w:t>ge Information Retrieval Past Present and Future Trends". *"IEEE Access"*, 12, 42992-43026. https://doi.org/[]</w:t>
      </w:r>
    </w:p>
    <w:p w14:paraId="5C5E5F2F" w14:textId="6EE4CD80" w:rsidR="007E72DA" w:rsidRDefault="007E72DA" w:rsidP="007E72DA">
      <w:pPr>
        <w:pStyle w:val="BodyText"/>
      </w:pPr>
      <w:r>
        <w:t>Ben Shneiderman (2021). Human-Centered AI_ A New Synthesis _ Human-Computer Interaction – INTERACT 2021. *Lecture Notes in Computer Science*, 3-8. https://doi.org/10.1007/978-3-030-85623-6_1</w:t>
      </w:r>
    </w:p>
    <w:p w14:paraId="7BD8C702" w14:textId="00B5E309" w:rsidR="007E72DA" w:rsidRDefault="007E72DA" w:rsidP="007E72DA">
      <w:pPr>
        <w:pStyle w:val="BodyText"/>
      </w:pPr>
      <w:r>
        <w:t>Choi Inkyung &amp; Cheng Yi-Yun (2025). A conceptual model for tracking the provenance of activities in knowledge organization systems. https://doi-org.sire.ub.edu/10.1108/JD-05-2024-0101</w:t>
      </w:r>
    </w:p>
    <w:p w14:paraId="28ABBFCD" w14:textId="69662205" w:rsidR="007E72DA" w:rsidRDefault="007E72DA" w:rsidP="2ED50C8C">
      <w:pPr>
        <w:pStyle w:val="BodyText"/>
        <w:rPr>
          <w:lang w:val="es-ES"/>
        </w:rPr>
      </w:pPr>
      <w:r w:rsidRPr="2ED50C8C">
        <w:rPr>
          <w:lang w:val="es-ES"/>
        </w:rPr>
        <w:lastRenderedPageBreak/>
        <w:t>Donna Haraway (1991). *"Ciencia, cyborgs y mujeres: la reinvención de la naturaleza"*. Ediciones Cátedra, S.A..</w:t>
      </w:r>
    </w:p>
    <w:p w14:paraId="28C625AA" w14:textId="0FF127FA" w:rsidR="007E72DA" w:rsidRDefault="007E72DA" w:rsidP="007E72DA">
      <w:pPr>
        <w:pStyle w:val="BodyText"/>
      </w:pPr>
      <w:r>
        <w:t>Edward A. Fox &amp; Prashant Chandrasekar (2021). How Should One Explore the Digital Library of the Future?. *Data and Information Management,*.</w:t>
      </w:r>
    </w:p>
    <w:p w14:paraId="0F06E19D" w14:textId="1EF7BB43" w:rsidR="007E72DA" w:rsidRDefault="007E72DA" w:rsidP="007E72DA">
      <w:pPr>
        <w:pStyle w:val="BodyText"/>
      </w:pPr>
      <w:r>
        <w:t>Eleonora Bernasconi,, Miguel Ceriani, Massimo Mecella, Tiziana Catarci, &amp; C.M Nadeem Faisal (2022). Design, realization, and user evaluation of the ARCA system for exploring a digital library. https://link.springer.com/article/10.1007/s00799-022-00343-0</w:t>
      </w:r>
    </w:p>
    <w:p w14:paraId="16E7D416" w14:textId="0987056D" w:rsidR="007E72DA" w:rsidRDefault="007E72DA" w:rsidP="007E72DA">
      <w:pPr>
        <w:pStyle w:val="BodyText"/>
      </w:pPr>
      <w:r>
        <w:t>Elina Leblanc (2020). Participatory Indexing in the Eyes of Its Potential Users- An Example of a Co-design of Participatory Services in an Academic Digital Library. https://doi.org/10.1007/978-3-030-54956-5_ 12</w:t>
      </w:r>
    </w:p>
    <w:p w14:paraId="1E4C5009" w14:textId="65F57A6D" w:rsidR="007E72DA" w:rsidRDefault="007E72DA" w:rsidP="007E72DA">
      <w:pPr>
        <w:pStyle w:val="BodyText"/>
      </w:pPr>
      <w:r>
        <w:t>Emmanouel Garoufallou, María-Antonia Ovalle-Perandones, &amp; Andreas Vlachidis (2021). Metadata and Semantic Research - Conference. . https://doi.org/10.1007/978-3-030-98876-0</w:t>
      </w:r>
    </w:p>
    <w:p w14:paraId="5A6A8A7E" w14:textId="6617372F" w:rsidR="007E72DA" w:rsidRDefault="007E72DA" w:rsidP="007E72DA">
      <w:pPr>
        <w:pStyle w:val="BodyText"/>
      </w:pPr>
      <w:r>
        <w:t>Escobar, A. (2016). *Autonomía y diseño - La realización de lo comunal*. Editorial Universidad del Cauca.</w:t>
      </w:r>
    </w:p>
    <w:p w14:paraId="46E4627C" w14:textId="0E0EB995" w:rsidR="007E72DA" w:rsidRDefault="007E72DA" w:rsidP="007E72DA">
      <w:pPr>
        <w:pStyle w:val="BodyText"/>
      </w:pPr>
      <w:r>
        <w:t>Esther Turnhout, Tamara Metze, Carina Wyborn, Nicole Klenk, &amp; Elena Louder (2020). The politics of co-production participation, power, and transformation. *Current Opinion in Environmental Sustainability*, "42"(""). https://doi.org/10.1016/j.cosust.2019.11.009</w:t>
      </w:r>
    </w:p>
    <w:p w14:paraId="42A2FACD" w14:textId="77777777" w:rsidR="007E72DA" w:rsidRDefault="007E72DA" w:rsidP="007E72DA">
      <w:pPr>
        <w:pStyle w:val="BodyText"/>
      </w:pPr>
    </w:p>
    <w:p w14:paraId="017C5674" w14:textId="77777777" w:rsidR="007E72DA" w:rsidRDefault="007E72DA" w:rsidP="007E72DA">
      <w:pPr>
        <w:pStyle w:val="BodyText"/>
      </w:pPr>
      <w:r>
        <w:t>Eva Mayr, Florian Windhager, Johannes Liem, Samuel Beck, Steffen Koch, Jakob Kusnick, &amp; Stefan Jänicke (2022). The Multiple Faces of Cultural Heritage Towards an Integrated Visualization Platform for Tangible and Intangible Cultural Assets.</w:t>
      </w:r>
    </w:p>
    <w:p w14:paraId="0D5BD9EB" w14:textId="6B531C09" w:rsidR="007E72DA" w:rsidRDefault="007E72DA" w:rsidP="007E72DA">
      <w:pPr>
        <w:pStyle w:val="BodyText"/>
      </w:pPr>
      <w:r>
        <w:t>Fernando Delgado, Stephen Yang, Michael Madaio, &amp; Qian Yang (2023). The Participatory Turn in AI Design Theoretical Foundations and the Current State of Practice. *Equity and Access in Algorithms, Mechanisms, and Optimization*, 1-23. https://doi.org/10.1145/3617694.3623261</w:t>
      </w:r>
    </w:p>
    <w:p w14:paraId="4CBBFCE5" w14:textId="45DCF713" w:rsidR="007E72DA" w:rsidRDefault="007E72DA" w:rsidP="007E72DA">
      <w:pPr>
        <w:pStyle w:val="BodyText"/>
      </w:pPr>
      <w:r>
        <w:t>Fricker, Miranda ( 2007). *Miranda Fricker Epistemic Injustice Power and the Ethics of Knowing. Oxford, Oxford University Press, 2007.*. Oxford University Press.</w:t>
      </w:r>
    </w:p>
    <w:p w14:paraId="084D0EA6" w14:textId="21E39522" w:rsidR="007E72DA" w:rsidRDefault="007E72DA" w:rsidP="007E72DA">
      <w:pPr>
        <w:pStyle w:val="BodyText"/>
      </w:pPr>
      <w:r>
        <w:t>García-Zarza, P. et al. (2022). Towards a Teacher Application to Support Semantic Annotations of Learning Tasks in Cultural Heritage. https://doi.org/10.1145/3491140.3528335</w:t>
      </w:r>
    </w:p>
    <w:p w14:paraId="670B9D38" w14:textId="68F643CB" w:rsidR="007E72DA" w:rsidRDefault="007E72DA" w:rsidP="007E72DA">
      <w:pPr>
        <w:pStyle w:val="BodyText"/>
      </w:pPr>
      <w:r>
        <w:t>Haklay, Muki, Motion, Alice, Balázs, Bálint, Kieslinger, Barbara, Greshake Tzovaras, &amp; Bastian (2020). ECSA's Characteristics of Citizen Science.</w:t>
      </w:r>
    </w:p>
    <w:p w14:paraId="3C7BA8E5" w14:textId="7A5766A3" w:rsidR="007E72DA" w:rsidRDefault="007E72DA" w:rsidP="007E72DA">
      <w:pPr>
        <w:pStyle w:val="BodyText"/>
      </w:pPr>
      <w:r>
        <w:t>Isabelle Bonhoure, Rebekah Breding, Christian Peer, Beate Guba, Sebastian Harnacker, Tanya Yankelevich, Fabian Dembski, Raquel Segura Domenech, &amp; Josep Perelló (2025). Embedding CS in GLAMs.</w:t>
      </w:r>
    </w:p>
    <w:p w14:paraId="1A6F9A11" w14:textId="218AA92C" w:rsidR="007E72DA" w:rsidRDefault="007E72DA" w:rsidP="007E72DA">
      <w:pPr>
        <w:pStyle w:val="BodyText"/>
      </w:pPr>
      <w:r>
        <w:lastRenderedPageBreak/>
        <w:t>Isabelle Stengers &amp; Vincianne Despret (2014). "Women Who Make a Fuss: The Unfaithful Daughters of Virginia Woolf on JSTOR".</w:t>
      </w:r>
    </w:p>
    <w:p w14:paraId="3F78640C" w14:textId="003846E1" w:rsidR="007E72DA" w:rsidRDefault="007E72DA" w:rsidP="007E72DA">
      <w:pPr>
        <w:pStyle w:val="BodyText"/>
      </w:pPr>
      <w:r>
        <w:t>Javier Gómez-Ferri1 (2014). Ciència Ciutadana o Ciutadanies Científiques? Quatre Models de Participació en Ciència i Tecnologia. http://dx.doi.org/10.4471/demesci.2014.13</w:t>
      </w:r>
    </w:p>
    <w:p w14:paraId="6EE6CDE3" w14:textId="23D1DE8E" w:rsidR="007E72DA" w:rsidRDefault="007E72DA" w:rsidP="007E72DA">
      <w:pPr>
        <w:pStyle w:val="BodyText"/>
      </w:pPr>
      <w:r>
        <w:t>Katrin Vohland, Anne Land-Zandstra, Luigi Ceccaroni, Rob Lemmens, Josep Perelló, Marisa Ponti, Roeland Samson, &amp; Katherin Wagenknecht (2021). The Science of Citizen Science. ISBN 978-3-030-58277-7 ISBN 978-3-030-58278-4 (eBook) https://doi.org/10.1007/978-3-030-58278-4 ©</w:t>
      </w:r>
    </w:p>
    <w:p w14:paraId="5FBF2DBF" w14:textId="5B126E8E" w:rsidR="007E72DA" w:rsidRDefault="007E72DA" w:rsidP="007E72DA">
      <w:pPr>
        <w:pStyle w:val="BodyText"/>
      </w:pPr>
      <w:r>
        <w:t>Lave Jean &amp; Ettiene Wenger (n.d.). *"Situated learning : legitimate peripheral participation : Lave, Jean : Free Download, Borrow, and Streaming : Internet Archive"*. .</w:t>
      </w:r>
    </w:p>
    <w:p w14:paraId="0A57F43B" w14:textId="248BD01C" w:rsidR="007E72DA" w:rsidRDefault="007E72DA" w:rsidP="007E72DA">
      <w:pPr>
        <w:pStyle w:val="BodyText"/>
      </w:pPr>
      <w:r>
        <w:t>Liang, Z. (2022). A Multi-modal Knowledge Graph Platform Based on Medical Data Lake. *Lecture Notes in Computer Science*, 15-27. https://doi.org/10.1007/978-3-031-20309-1_2</w:t>
      </w:r>
    </w:p>
    <w:p w14:paraId="3EF38F58" w14:textId="44E001D9" w:rsidR="007E72DA" w:rsidRDefault="007E72DA" w:rsidP="007E72DA">
      <w:pPr>
        <w:pStyle w:val="BodyText"/>
      </w:pPr>
      <w:r>
        <w:t>Liu, Z. (2025). Human-AI Co-Creation A Framework for Collaborative Design in Intelligent Systems.</w:t>
      </w:r>
    </w:p>
    <w:p w14:paraId="3D0242B0" w14:textId="7C15B5A1" w:rsidR="007E72DA" w:rsidRDefault="007E72DA" w:rsidP="007E72DA">
      <w:pPr>
        <w:pStyle w:val="BodyText"/>
      </w:pPr>
      <w:r w:rsidRPr="2ED50C8C">
        <w:rPr>
          <w:lang w:val="es-ES"/>
        </w:rPr>
        <w:t>Lluís Codina (2023). Buscadores alternativos a Google con IA generativa análisis de You.com, Perplexity AI y Bing Chat. *Infonomy*, 1(1). https://doi.org/10.3145/infonomy.23.002</w:t>
      </w:r>
    </w:p>
    <w:p w14:paraId="1701D1C4" w14:textId="76BA0B85" w:rsidR="007E72DA" w:rsidRDefault="007E72DA" w:rsidP="007E72DA">
      <w:pPr>
        <w:pStyle w:val="BodyText"/>
      </w:pPr>
      <w:r w:rsidRPr="2ED50C8C">
        <w:rPr>
          <w:lang w:val="es-ES"/>
        </w:rPr>
        <w:t>Lopezosa, Carlos, Codina, Lluís, &amp; Ferran-Ferrer, Núria (2024). ChatGPT como apoyo a las systematic scoping reviews- integrando la inteligencia artificial con el framework SALSA. *Col·lecció del CRICC*. https://diposit.ub.edu/dspace/handle/2445/193691</w:t>
      </w:r>
    </w:p>
    <w:p w14:paraId="1011B9A9" w14:textId="640CBE54" w:rsidR="007E72DA" w:rsidRDefault="007E72DA" w:rsidP="007E72DA">
      <w:pPr>
        <w:pStyle w:val="BodyText"/>
      </w:pPr>
      <w:r>
        <w:t>Lukas Waidelich, Alexander Richter, Bernhard Kolmel, &amp; Rebecca Bulander (2018). Design Thinking Process Model Review. *2018 IEEE International Conference on Engineering, Technology and Innovation (ICE/ITMC)*, 1-9. https://doi.org/10.1109/ice.2018.8436281</w:t>
      </w:r>
    </w:p>
    <w:p w14:paraId="585EA04D" w14:textId="60676C42" w:rsidR="007E72DA" w:rsidRDefault="007E72DA" w:rsidP="007E72DA">
      <w:pPr>
        <w:pStyle w:val="BodyText"/>
      </w:pPr>
      <w:r>
        <w:t>M.J. Cobo, A.G. López-Herrera, E. Herrera-Viedma, F. Herrera, Manuel J. Cobo, A.G. López</w:t>
      </w:r>
      <w:r w:rsidRPr="2ED50C8C">
        <w:rPr>
          <w:rFonts w:ascii="Cambria Math" w:hAnsi="Cambria Math" w:cs="Cambria Math"/>
        </w:rPr>
        <w:t>‐</w:t>
      </w:r>
      <w:r>
        <w:t>Herrera, Enrique Herrera</w:t>
      </w:r>
      <w:r w:rsidRPr="2ED50C8C">
        <w:rPr>
          <w:rFonts w:ascii="Cambria Math" w:hAnsi="Cambria Math" w:cs="Cambria Math"/>
        </w:rPr>
        <w:t>‐</w:t>
      </w:r>
      <w:r>
        <w:t>Viedma, &amp; Francisco Herrera (2011). "Science mapping software tools Review, analysis, and cooperative study among tools". *"Journal of the American Society for Information Science and Technology"*, 62(7), 1382-1402. https://doi.org/10.1002/asi.21525</w:t>
      </w:r>
    </w:p>
    <w:p w14:paraId="333930CD" w14:textId="245B55B4" w:rsidR="007E72DA" w:rsidRDefault="007E72DA" w:rsidP="007E72DA">
      <w:pPr>
        <w:pStyle w:val="BodyText"/>
      </w:pPr>
      <w:r>
        <w:t>Mahdie Shojaei Baghini, Mehdi Mohammadi, &amp; Narges Norouzkhani (2024). Usability Testing A Bibliometric Analysis Based on WoS Data – Journal of Scientometric Research. *Journal of Scientometric Research*, 13(1), 09-24. https://doi.org/10.5530/jscires.13.1.2</w:t>
      </w:r>
    </w:p>
    <w:p w14:paraId="2F602639" w14:textId="1159E66F" w:rsidR="007E72DA" w:rsidRDefault="007E72DA" w:rsidP="007E72DA">
      <w:pPr>
        <w:pStyle w:val="BodyText"/>
      </w:pPr>
      <w:r>
        <w:t>Miriana Calvano (2024). Design and evaluation of high-quality simbolic AI systems. https://doi.org/10.1145/3661167.3661223</w:t>
      </w:r>
    </w:p>
    <w:p w14:paraId="244E58EF" w14:textId="653C0C93" w:rsidR="007E72DA" w:rsidRDefault="007E72DA" w:rsidP="007E72DA">
      <w:pPr>
        <w:pStyle w:val="BodyText"/>
      </w:pPr>
      <w:r>
        <w:lastRenderedPageBreak/>
        <w:t>Miriana Calvano (2025). Techniques and Methods to Evaluate Human-Centered Symbiotic AI Systems | Companion Proceedings of the 30th International Conference on Intelligent User Interfaces. https://doi.org/10.1145/3708557.3716153</w:t>
      </w:r>
    </w:p>
    <w:p w14:paraId="33074266" w14:textId="50C8E5DF" w:rsidR="007E72DA" w:rsidRDefault="007E72DA" w:rsidP="007E72DA">
      <w:pPr>
        <w:pStyle w:val="BodyText"/>
      </w:pPr>
      <w:r>
        <w:t>Nigel Ford, David Bawden, &amp; Lyn Robinson (2015). *Introduction to Information Behaviour -- Nigel Ford; David Bawden; Lyn Robinson -- Lightning Source Inc (Tier 3), London, 2015 -- Facet publishing -- 9781783301843 -- d7235b693fbe00293f70942ecfba2735 -- Anna’s Archive*. Lightning Source Inc_ (Tier 3), London.==</w:t>
      </w:r>
    </w:p>
    <w:p w14:paraId="388B1ED8" w14:textId="77777777" w:rsidR="007E72DA" w:rsidRDefault="007E72DA" w:rsidP="007E72DA">
      <w:pPr>
        <w:pStyle w:val="BodyText"/>
      </w:pPr>
    </w:p>
    <w:p w14:paraId="4C2B0B80" w14:textId="77777777" w:rsidR="007E72DA" w:rsidRDefault="007E72DA" w:rsidP="007E72DA">
      <w:pPr>
        <w:pStyle w:val="BodyText"/>
      </w:pPr>
      <w:r>
        <w:t>Núria Ferran-Ferrer (2015). Volunteer participation in citizen science projects. *El Profesional de la Información*, 24(6), 827. https://doi.org/10.3145/epi.2015.nov.15</w:t>
      </w:r>
    </w:p>
    <w:p w14:paraId="01F6D959" w14:textId="42577453" w:rsidR="007E72DA" w:rsidRDefault="007E72DA" w:rsidP="007E72DA">
      <w:pPr>
        <w:pStyle w:val="BodyText"/>
      </w:pPr>
      <w:r>
        <w:t>Pedro Almeida, Ana Teixeira, Ana Velhinho, Rui Raposo, Telmo Silva, &amp; Luis Pedro (2024). "Remixing a</w:t>
      </w:r>
      <w:r w:rsidRPr="2ED50C8C">
        <w:rPr>
          <w:highlight w:val="yellow"/>
        </w:rPr>
        <w:t>nd repurposing cultural heritage archives through a collaborative and AI-generated storytelling digital platform". *"Proceedings of the 2024 ACM International Conference on Interactive Media Experiences Workshops"*, 100-104. https://doi.org/10.1145/3672406.3672419</w:t>
      </w:r>
    </w:p>
    <w:p w14:paraId="0266AC95" w14:textId="51EA0444" w:rsidR="007E72DA" w:rsidRDefault="007E72DA" w:rsidP="007E72DA">
      <w:pPr>
        <w:pStyle w:val="BodyText"/>
      </w:pPr>
      <w:r>
        <w:t>Peter Wacnik, Shanna Daly, &amp; Aditi Verma (2025). Participatory design a systematic review and insights for future practice. *Design Science*, "11". https://doi.org/10.1017/dsj.2025.10009</w:t>
      </w:r>
    </w:p>
    <w:p w14:paraId="2DCB5F9F" w14:textId="6358A526" w:rsidR="007E72DA" w:rsidRDefault="007E72DA" w:rsidP="007E72DA">
      <w:pPr>
        <w:pStyle w:val="BodyText"/>
      </w:pPr>
      <w:r>
        <w:t>Pieter Jan Stappers &amp; Elizabeth Sanders (2008). Co-creation and the new landscapes of design. *CoDesign*, 4(1), 5-18. https://doi.org/10.1080/15710880701875068</w:t>
      </w:r>
    </w:p>
    <w:p w14:paraId="62C78332" w14:textId="079478A6" w:rsidR="007E72DA" w:rsidRDefault="007E72DA" w:rsidP="007E72DA">
      <w:pPr>
        <w:pStyle w:val="BodyText"/>
      </w:pPr>
      <w:r>
        <w:t>Sarah R. Davies &amp; Maja Horst (2016). Science Communication Culture, Identity and Citizenship.</w:t>
      </w:r>
    </w:p>
    <w:p w14:paraId="0F6A7931" w14:textId="333E159F" w:rsidR="007E72DA" w:rsidRDefault="007E72DA" w:rsidP="007E72DA">
      <w:pPr>
        <w:pStyle w:val="BodyText"/>
      </w:pPr>
      <w:r>
        <w:t>Stanislava Gardasevic &amp; Manika Lamba (2024). It answers questions that I didn't know I had" PhD students' evaluation of an information sharing knowledge graph. *Digital Library Perspectives Vol. 40 No. 4,*, 40. https://doi.org/0.1108/DLP-02-2024-0025</w:t>
      </w:r>
    </w:p>
    <w:p w14:paraId="68E0EA99" w14:textId="4E59CD03" w:rsidR="007E72DA" w:rsidRDefault="007E72DA" w:rsidP="007E72DA">
      <w:pPr>
        <w:pStyle w:val="BodyText"/>
      </w:pPr>
      <w:r>
        <w:t>Stephanie MATT (n.d.). "White Paper on Citizen Science".</w:t>
      </w:r>
    </w:p>
    <w:p w14:paraId="478C1D06" w14:textId="26645940" w:rsidR="007E72DA" w:rsidRDefault="007E72DA" w:rsidP="007E72DA">
      <w:pPr>
        <w:pStyle w:val="BodyText"/>
      </w:pPr>
      <w:r>
        <w:t>Sudarsan Desul,, Rabindra Kumar Mahapatra,, Raj Kishore Patra,, Mrutyunjay Sethy, &amp; Neha Pandey (2023). *Semantic technology for cultural heritage a bibliometric-based review*. Emerald. https://doi.org/10.1108/GKMC-04-2023-0125</w:t>
      </w:r>
    </w:p>
    <w:p w14:paraId="39294B4F" w14:textId="7F058AA4" w:rsidR="007E72DA" w:rsidRDefault="007E72DA" w:rsidP="007E72DA">
      <w:pPr>
        <w:pStyle w:val="BodyText"/>
      </w:pPr>
      <w:r>
        <w:t>Tara Capel, &amp; Margot Brereton (2023). What is Human-Centered about Human-Centered AI? A Map of the Research Landscape. *Proceedings of the 2023 CHI Conference on Human Factors in Computing Systems*, 1-23. https://doi.org/10.1145/3544548.3580959</w:t>
      </w:r>
    </w:p>
    <w:p w14:paraId="53DCE541" w14:textId="15B296BF" w:rsidR="007E72DA" w:rsidRPr="007E72DA" w:rsidRDefault="007E72DA" w:rsidP="007E72DA">
      <w:pPr>
        <w:pStyle w:val="BodyText"/>
      </w:pPr>
      <w:r>
        <w:t>Wang, H. et al. (2024). Digital Humanities &amp; Large Language Models Practice and Research in Semantic Retrieval of Ancient Documents. https://doi.org/10.13998/j.cnki.issn1002-1248.24-0615</w:t>
      </w:r>
      <w:bookmarkEnd w:id="407"/>
    </w:p>
    <w:sectPr w:rsidR="007E72DA" w:rsidRPr="007E72DA">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LENA GÓMEZ RICO" w:date="2025-12-17T15:25:00Z" w:initials="ER">
    <w:p w14:paraId="7A52B823" w14:textId="5A343FE5" w:rsidR="00000000" w:rsidRDefault="00000000">
      <w:r>
        <w:annotationRef/>
      </w:r>
      <w:r>
        <w:fldChar w:fldCharType="begin"/>
      </w:r>
      <w:r>
        <w:instrText xml:space="preserve"> HYPERLINK "mailto:nferranf@ub.edu"</w:instrText>
      </w:r>
      <w:bookmarkStart w:id="2" w:name="_@_5FD576E04D194516B656DE3F84B4DA4EZ"/>
      <w:r>
        <w:fldChar w:fldCharType="separate"/>
      </w:r>
      <w:bookmarkEnd w:id="2"/>
      <w:r w:rsidRPr="001CA67F">
        <w:rPr>
          <w:noProof/>
        </w:rPr>
        <w:t>@Núria Ferran Ferrer</w:t>
      </w:r>
      <w:r>
        <w:fldChar w:fldCharType="end"/>
      </w:r>
      <w:r w:rsidRPr="17BA7417">
        <w:t xml:space="preserve"> </w:t>
      </w:r>
      <w:r>
        <w:fldChar w:fldCharType="begin"/>
      </w:r>
      <w:r>
        <w:instrText xml:space="preserve"> HYPERLINK "mailto:miquel.centelles@ub.edu"</w:instrText>
      </w:r>
      <w:bookmarkStart w:id="3" w:name="_@_D26DBD231E0D485594B876F93BDECA6EZ"/>
      <w:r>
        <w:fldChar w:fldCharType="separate"/>
      </w:r>
      <w:bookmarkEnd w:id="3"/>
      <w:r w:rsidRPr="3B86E5AE">
        <w:rPr>
          <w:noProof/>
        </w:rPr>
        <w:t>@Miquel Centelles Velilla</w:t>
      </w:r>
      <w:r>
        <w:fldChar w:fldCharType="end"/>
      </w:r>
      <w:r w:rsidRPr="4C7BD98D">
        <w:t xml:space="preserve">  Bon día!! Todos los detalles relacionados con la citación en línea los estoy revisando, pero ya está  completo y legible. Atenta la las observaciones. Falta: 1. organizar la citación. 2. organizar el lenguaje para que los temas de representational gaps estén en la línea de los temas de inclusión de la revista. 3. Organizar los aspectos de formato y forma que piden en la revista. Muy atenta a las observaciones pertinentes. </w:t>
      </w:r>
    </w:p>
  </w:comment>
  <w:comment w:id="7" w:author="Núria Ferran Ferrer" w:date="2025-12-17T18:40:00Z" w:initials="NF">
    <w:p w14:paraId="66F2B1B9" w14:textId="06ECE8A1" w:rsidR="00000000" w:rsidRDefault="00000000">
      <w:r>
        <w:annotationRef/>
      </w:r>
      <w:r w:rsidRPr="07E3E6BF">
        <w:t>Adapto esta parte al CfP: Purpose: As digital libraries evolve into human-centered socio-technical ecosystems, semantic and neurosymbolic AI systems increasingly mediate access, representation, and meaning-making across cultural and knowledge domains. This study examines how users and communities are integrated into the development of such systems in digital libraries, with the aim of identifying methodological trends, gaps, and opportunities for transdisciplinary collaboration. Particular attention is give</w:t>
      </w:r>
      <w:r w:rsidRPr="07E3E6BF">
        <w:t>n to trust, accountability, and epistemic justice, including gender perspectives, intersectionality, and the representation of marginalized voices within AI-enabled digital library infrastructures.</w:t>
      </w:r>
    </w:p>
  </w:comment>
  <w:comment w:id="12" w:author="Núria Ferran Ferrer" w:date="2025-12-17T18:41:00Z" w:initials="NF">
    <w:p w14:paraId="0AFEBE82" w14:textId="6B02A0BB" w:rsidR="00000000" w:rsidRDefault="00000000">
      <w:r>
        <w:annotationRef/>
      </w:r>
      <w:r w:rsidRPr="68095B20">
        <w:t>By systematically mapping who is involved, when, how, and with what degree of agency and epistemic responsibility, this study offers a structured analytical lens for assessing the inclusiveness, trustworthiness, and accountability of human-centered AI practices in digital libraries. The resulting framework contributes to understanding digital libraries as reliable socio-technical systems within a Cultural Cyber-Critical Ecosystem and serves both as an analytical tool for researchers and a pragmatic guide fo</w:t>
      </w:r>
      <w:r w:rsidRPr="68095B20">
        <w:t>r practitioners seeking to embed co-design, citizen science, and bias-aware modelling into the sustainable governance of future digital library infrastructures.</w:t>
      </w:r>
    </w:p>
  </w:comment>
  <w:comment w:id="63" w:author="Núria Ferran Ferrer" w:date="2025-12-17T18:55:00Z" w:initials="NF">
    <w:p w14:paraId="74178428" w14:textId="155EFC48" w:rsidR="00000000" w:rsidRDefault="00000000">
      <w:r>
        <w:annotationRef/>
      </w:r>
      <w:r w:rsidRPr="76DBEC16">
        <w:t>Posa l'estratègia de cerca, bases de dades, criteris d’inclusió/exclusió, procés de selecció</w:t>
      </w:r>
    </w:p>
  </w:comment>
  <w:comment w:id="318" w:author="Núria Ferran Ferrer" w:date="2025-12-17T18:57:00Z" w:initials="NF">
    <w:p w14:paraId="65E896D0" w14:textId="525D927C" w:rsidR="00000000" w:rsidRDefault="00000000">
      <w:r>
        <w:annotationRef/>
      </w:r>
      <w:r w:rsidRPr="2CC07D06">
        <w:t>aquest text barreja resultats i metodologia, mira de separar-ho tal com t'ho estic posant en l'estructura</w:t>
      </w:r>
    </w:p>
  </w:comment>
  <w:comment w:id="320" w:author="Núria Ferran Ferrer" w:date="2025-12-17T19:07:00Z" w:initials="NF">
    <w:p w14:paraId="34349FD7" w14:textId="4CC6DBA9" w:rsidR="00000000" w:rsidRDefault="00000000">
      <w:r>
        <w:annotationRef/>
      </w:r>
      <w:r w:rsidRPr="6A96CB09">
        <w:t>Part del que tens a “Findings” és “Discussion” (interpretació normativa)</w:t>
      </w:r>
    </w:p>
    <w:p w14:paraId="38F0DC4B" w14:textId="2954B5F5" w:rsidR="00000000" w:rsidRDefault="00000000">
      <w:r w:rsidRPr="703843F3">
        <w:t>Frases com:</w:t>
      </w:r>
    </w:p>
    <w:p w14:paraId="6DF89536" w14:textId="0F01BBAC" w:rsidR="00000000" w:rsidRDefault="00000000">
      <w:r w:rsidRPr="59291887">
        <w:t>“Sparse EJ safeguards risk testimonial and hermeneutical injustice…”</w:t>
      </w:r>
    </w:p>
    <w:p w14:paraId="6DA95431" w14:textId="0556F28A" w:rsidR="00000000" w:rsidRDefault="00000000">
      <w:r w:rsidRPr="0B61147F">
        <w:t>“Without epistemic disobedience… communities may be ‘spoken for’…”</w:t>
      </w:r>
    </w:p>
    <w:p w14:paraId="38CF11BF" w14:textId="6C830D06" w:rsidR="00000000" w:rsidRDefault="00000000">
      <w:r w:rsidRPr="11B2F85C">
        <w:t>“language and geography skew…”</w:t>
      </w:r>
    </w:p>
    <w:p w14:paraId="764335C4" w14:textId="2B846E73" w:rsidR="00000000" w:rsidRDefault="00000000">
      <w:r w:rsidRPr="653AF533">
        <w:t xml:space="preserve"> Són molt bones, però </w:t>
      </w:r>
      <w:r w:rsidRPr="471ABE00">
        <w:rPr>
          <w:b/>
          <w:bCs/>
        </w:rPr>
        <w:t>no són resultats descriptius</w:t>
      </w:r>
      <w:r w:rsidRPr="52E979F7">
        <w:t xml:space="preserve">; són </w:t>
      </w:r>
      <w:r w:rsidRPr="6EAA74C4">
        <w:rPr>
          <w:b/>
          <w:bCs/>
        </w:rPr>
        <w:t>interpretació/implicacions</w:t>
      </w:r>
      <w:r w:rsidRPr="0069A814">
        <w:t>.</w:t>
      </w:r>
    </w:p>
    <w:p w14:paraId="24908DA3" w14:textId="148FCAA5" w:rsidR="00000000" w:rsidRDefault="00000000">
      <w:r w:rsidRPr="13D4BDDB">
        <w:t>Recomanació:</w:t>
      </w:r>
    </w:p>
    <w:p w14:paraId="6DDC16F1" w14:textId="0D2970C0" w:rsidR="00000000" w:rsidRDefault="00000000">
      <w:r w:rsidRPr="54013521">
        <w:rPr>
          <w:b/>
          <w:bCs/>
        </w:rPr>
        <w:t>Results/Findings</w:t>
      </w:r>
      <w:r w:rsidRPr="5CBF94C5">
        <w:t>: què has observat al corpus (freqüències, patrons, absències documentades).</w:t>
      </w:r>
    </w:p>
    <w:p w14:paraId="59D80BA7" w14:textId="632FD959" w:rsidR="00000000" w:rsidRDefault="00000000">
      <w:r w:rsidRPr="709A0104">
        <w:rPr>
          <w:b/>
          <w:bCs/>
        </w:rPr>
        <w:t>Discussion</w:t>
      </w:r>
      <w:r w:rsidRPr="63C450C7">
        <w:t>: què implica això (Fricker/Haraway/Stengers, riscos, recomanacions, lectura crítica</w:t>
      </w:r>
    </w:p>
  </w:comment>
  <w:comment w:id="331" w:author="Núria Ferran Ferrer" w:date="2025-12-17T19:15:00Z" w:initials="NF">
    <w:p w14:paraId="18327D4B" w14:textId="206C55AB" w:rsidR="00000000" w:rsidRDefault="00000000">
      <w:r>
        <w:annotationRef/>
      </w:r>
      <w:r w:rsidRPr="17380F22">
        <w:t>Els resultats han de ser molt objectius, per tant potser faria la classificació seguint el codebook amb les agraupacions que dius. Després a la Discussiió pots fer una anàlisi mes lliure i basant-la amb la literatura existent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52B823" w15:done="0"/>
  <w15:commentEx w15:paraId="66F2B1B9" w15:done="0"/>
  <w15:commentEx w15:paraId="0AFEBE82" w15:done="0"/>
  <w15:commentEx w15:paraId="74178428" w15:done="0"/>
  <w15:commentEx w15:paraId="65E896D0" w15:done="0"/>
  <w15:commentEx w15:paraId="59D80BA7" w15:done="0"/>
  <w15:commentEx w15:paraId="18327D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6CDA67" w16cex:dateUtc="2025-12-17T14:25:00Z"/>
  <w16cex:commentExtensible w16cex:durableId="3E29CA35" w16cex:dateUtc="2025-12-17T17:40:00Z"/>
  <w16cex:commentExtensible w16cex:durableId="72C67761" w16cex:dateUtc="2025-12-17T17:41:00Z"/>
  <w16cex:commentExtensible w16cex:durableId="09821E97" w16cex:dateUtc="2025-12-17T17:55:00Z"/>
  <w16cex:commentExtensible w16cex:durableId="4BDFEDD1" w16cex:dateUtc="2025-12-17T17:57:00Z"/>
  <w16cex:commentExtensible w16cex:durableId="378FE7D1" w16cex:dateUtc="2025-12-17T18:07:00Z"/>
  <w16cex:commentExtensible w16cex:durableId="1FB396BA" w16cex:dateUtc="2025-12-17T1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52B823" w16cid:durableId="106CDA67"/>
  <w16cid:commentId w16cid:paraId="66F2B1B9" w16cid:durableId="3E29CA35"/>
  <w16cid:commentId w16cid:paraId="0AFEBE82" w16cid:durableId="72C67761"/>
  <w16cid:commentId w16cid:paraId="74178428" w16cid:durableId="09821E97"/>
  <w16cid:commentId w16cid:paraId="65E896D0" w16cid:durableId="4BDFEDD1"/>
  <w16cid:commentId w16cid:paraId="59D80BA7" w16cid:durableId="378FE7D1"/>
  <w16cid:commentId w16cid:paraId="18327D4B" w16cid:durableId="1FB396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B8C+IBM7AlfFKH" int2:id="9NdpTlH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9EDD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2E1CE6"/>
    <w:multiLevelType w:val="hybridMultilevel"/>
    <w:tmpl w:val="11E62370"/>
    <w:lvl w:ilvl="0" w:tplc="C43CEB1C">
      <w:start w:val="1"/>
      <w:numFmt w:val="bullet"/>
      <w:lvlText w:val=""/>
      <w:lvlJc w:val="left"/>
      <w:pPr>
        <w:ind w:left="720" w:hanging="360"/>
      </w:pPr>
      <w:rPr>
        <w:rFonts w:ascii="Symbol" w:hAnsi="Symbol" w:hint="default"/>
      </w:rPr>
    </w:lvl>
    <w:lvl w:ilvl="1" w:tplc="12B623EA">
      <w:start w:val="1"/>
      <w:numFmt w:val="bullet"/>
      <w:lvlText w:val="o"/>
      <w:lvlJc w:val="left"/>
      <w:pPr>
        <w:ind w:left="1440" w:hanging="360"/>
      </w:pPr>
      <w:rPr>
        <w:rFonts w:ascii="Courier New" w:hAnsi="Courier New" w:hint="default"/>
      </w:rPr>
    </w:lvl>
    <w:lvl w:ilvl="2" w:tplc="5330C386">
      <w:start w:val="1"/>
      <w:numFmt w:val="bullet"/>
      <w:lvlText w:val=""/>
      <w:lvlJc w:val="left"/>
      <w:pPr>
        <w:ind w:left="2160" w:hanging="360"/>
      </w:pPr>
      <w:rPr>
        <w:rFonts w:ascii="Wingdings" w:hAnsi="Wingdings" w:hint="default"/>
      </w:rPr>
    </w:lvl>
    <w:lvl w:ilvl="3" w:tplc="918C0FB4">
      <w:start w:val="1"/>
      <w:numFmt w:val="bullet"/>
      <w:lvlText w:val=""/>
      <w:lvlJc w:val="left"/>
      <w:pPr>
        <w:ind w:left="2880" w:hanging="360"/>
      </w:pPr>
      <w:rPr>
        <w:rFonts w:ascii="Symbol" w:hAnsi="Symbol" w:hint="default"/>
      </w:rPr>
    </w:lvl>
    <w:lvl w:ilvl="4" w:tplc="B7F4C586">
      <w:start w:val="1"/>
      <w:numFmt w:val="bullet"/>
      <w:lvlText w:val="o"/>
      <w:lvlJc w:val="left"/>
      <w:pPr>
        <w:ind w:left="3600" w:hanging="360"/>
      </w:pPr>
      <w:rPr>
        <w:rFonts w:ascii="Courier New" w:hAnsi="Courier New" w:hint="default"/>
      </w:rPr>
    </w:lvl>
    <w:lvl w:ilvl="5" w:tplc="25C09BA2">
      <w:start w:val="1"/>
      <w:numFmt w:val="bullet"/>
      <w:lvlText w:val=""/>
      <w:lvlJc w:val="left"/>
      <w:pPr>
        <w:ind w:left="4320" w:hanging="360"/>
      </w:pPr>
      <w:rPr>
        <w:rFonts w:ascii="Wingdings" w:hAnsi="Wingdings" w:hint="default"/>
      </w:rPr>
    </w:lvl>
    <w:lvl w:ilvl="6" w:tplc="28EA098A">
      <w:start w:val="1"/>
      <w:numFmt w:val="bullet"/>
      <w:lvlText w:val=""/>
      <w:lvlJc w:val="left"/>
      <w:pPr>
        <w:ind w:left="5040" w:hanging="360"/>
      </w:pPr>
      <w:rPr>
        <w:rFonts w:ascii="Symbol" w:hAnsi="Symbol" w:hint="default"/>
      </w:rPr>
    </w:lvl>
    <w:lvl w:ilvl="7" w:tplc="6700DAF8">
      <w:start w:val="1"/>
      <w:numFmt w:val="bullet"/>
      <w:lvlText w:val="o"/>
      <w:lvlJc w:val="left"/>
      <w:pPr>
        <w:ind w:left="5760" w:hanging="360"/>
      </w:pPr>
      <w:rPr>
        <w:rFonts w:ascii="Courier New" w:hAnsi="Courier New" w:hint="default"/>
      </w:rPr>
    </w:lvl>
    <w:lvl w:ilvl="8" w:tplc="02BE99BC">
      <w:start w:val="1"/>
      <w:numFmt w:val="bullet"/>
      <w:lvlText w:val=""/>
      <w:lvlJc w:val="left"/>
      <w:pPr>
        <w:ind w:left="6480" w:hanging="360"/>
      </w:pPr>
      <w:rPr>
        <w:rFonts w:ascii="Wingdings" w:hAnsi="Wingdings" w:hint="default"/>
      </w:rPr>
    </w:lvl>
  </w:abstractNum>
  <w:abstractNum w:abstractNumId="2" w15:restartNumberingAfterBreak="0">
    <w:nsid w:val="33BE3859"/>
    <w:multiLevelType w:val="hybridMultilevel"/>
    <w:tmpl w:val="57780BEA"/>
    <w:lvl w:ilvl="0" w:tplc="644C4834">
      <w:start w:val="1"/>
      <w:numFmt w:val="decimal"/>
      <w:lvlText w:val="%1."/>
      <w:lvlJc w:val="left"/>
      <w:pPr>
        <w:ind w:left="720" w:hanging="360"/>
      </w:pPr>
    </w:lvl>
    <w:lvl w:ilvl="1" w:tplc="725A43D4">
      <w:start w:val="1"/>
      <w:numFmt w:val="lowerLetter"/>
      <w:lvlText w:val="%2."/>
      <w:lvlJc w:val="left"/>
      <w:pPr>
        <w:ind w:left="1440" w:hanging="360"/>
      </w:pPr>
    </w:lvl>
    <w:lvl w:ilvl="2" w:tplc="9FE23A3A">
      <w:start w:val="1"/>
      <w:numFmt w:val="lowerRoman"/>
      <w:lvlText w:val="%3."/>
      <w:lvlJc w:val="right"/>
      <w:pPr>
        <w:ind w:left="2160" w:hanging="180"/>
      </w:pPr>
    </w:lvl>
    <w:lvl w:ilvl="3" w:tplc="4244BF00">
      <w:start w:val="1"/>
      <w:numFmt w:val="decimal"/>
      <w:lvlText w:val="%4."/>
      <w:lvlJc w:val="left"/>
      <w:pPr>
        <w:ind w:left="2880" w:hanging="360"/>
      </w:pPr>
    </w:lvl>
    <w:lvl w:ilvl="4" w:tplc="E27C62B0">
      <w:start w:val="1"/>
      <w:numFmt w:val="lowerLetter"/>
      <w:lvlText w:val="%5."/>
      <w:lvlJc w:val="left"/>
      <w:pPr>
        <w:ind w:left="3600" w:hanging="360"/>
      </w:pPr>
    </w:lvl>
    <w:lvl w:ilvl="5" w:tplc="8778A660">
      <w:start w:val="1"/>
      <w:numFmt w:val="lowerRoman"/>
      <w:lvlText w:val="%6."/>
      <w:lvlJc w:val="right"/>
      <w:pPr>
        <w:ind w:left="4320" w:hanging="180"/>
      </w:pPr>
    </w:lvl>
    <w:lvl w:ilvl="6" w:tplc="29DE81D8">
      <w:start w:val="1"/>
      <w:numFmt w:val="decimal"/>
      <w:lvlText w:val="%7."/>
      <w:lvlJc w:val="left"/>
      <w:pPr>
        <w:ind w:left="5040" w:hanging="360"/>
      </w:pPr>
    </w:lvl>
    <w:lvl w:ilvl="7" w:tplc="B49C6CC8">
      <w:start w:val="1"/>
      <w:numFmt w:val="lowerLetter"/>
      <w:lvlText w:val="%8."/>
      <w:lvlJc w:val="left"/>
      <w:pPr>
        <w:ind w:left="5760" w:hanging="360"/>
      </w:pPr>
    </w:lvl>
    <w:lvl w:ilvl="8" w:tplc="B9F435CA">
      <w:start w:val="1"/>
      <w:numFmt w:val="lowerRoman"/>
      <w:lvlText w:val="%9."/>
      <w:lvlJc w:val="right"/>
      <w:pPr>
        <w:ind w:left="6480" w:hanging="180"/>
      </w:pPr>
    </w:lvl>
  </w:abstractNum>
  <w:abstractNum w:abstractNumId="3" w15:restartNumberingAfterBreak="0">
    <w:nsid w:val="5DA40AA9"/>
    <w:multiLevelType w:val="hybridMultilevel"/>
    <w:tmpl w:val="89700944"/>
    <w:lvl w:ilvl="0" w:tplc="B664A4AE">
      <w:start w:val="1"/>
      <w:numFmt w:val="bullet"/>
      <w:lvlText w:val=""/>
      <w:lvlJc w:val="left"/>
      <w:pPr>
        <w:ind w:left="720" w:hanging="360"/>
      </w:pPr>
      <w:rPr>
        <w:rFonts w:ascii="Symbol" w:hAnsi="Symbol" w:hint="default"/>
      </w:rPr>
    </w:lvl>
    <w:lvl w:ilvl="1" w:tplc="598227BC">
      <w:start w:val="1"/>
      <w:numFmt w:val="bullet"/>
      <w:lvlText w:val="o"/>
      <w:lvlJc w:val="left"/>
      <w:pPr>
        <w:ind w:left="1440" w:hanging="360"/>
      </w:pPr>
      <w:rPr>
        <w:rFonts w:ascii="Courier New" w:hAnsi="Courier New" w:hint="default"/>
      </w:rPr>
    </w:lvl>
    <w:lvl w:ilvl="2" w:tplc="E0EA3730">
      <w:start w:val="1"/>
      <w:numFmt w:val="bullet"/>
      <w:lvlText w:val=""/>
      <w:lvlJc w:val="left"/>
      <w:pPr>
        <w:ind w:left="2160" w:hanging="360"/>
      </w:pPr>
      <w:rPr>
        <w:rFonts w:ascii="Wingdings" w:hAnsi="Wingdings" w:hint="default"/>
      </w:rPr>
    </w:lvl>
    <w:lvl w:ilvl="3" w:tplc="91167C9A">
      <w:start w:val="1"/>
      <w:numFmt w:val="bullet"/>
      <w:lvlText w:val=""/>
      <w:lvlJc w:val="left"/>
      <w:pPr>
        <w:ind w:left="2880" w:hanging="360"/>
      </w:pPr>
      <w:rPr>
        <w:rFonts w:ascii="Symbol" w:hAnsi="Symbol" w:hint="default"/>
      </w:rPr>
    </w:lvl>
    <w:lvl w:ilvl="4" w:tplc="AD6EF830">
      <w:start w:val="1"/>
      <w:numFmt w:val="bullet"/>
      <w:lvlText w:val="o"/>
      <w:lvlJc w:val="left"/>
      <w:pPr>
        <w:ind w:left="3600" w:hanging="360"/>
      </w:pPr>
      <w:rPr>
        <w:rFonts w:ascii="Courier New" w:hAnsi="Courier New" w:hint="default"/>
      </w:rPr>
    </w:lvl>
    <w:lvl w:ilvl="5" w:tplc="EAF691A6">
      <w:start w:val="1"/>
      <w:numFmt w:val="bullet"/>
      <w:lvlText w:val=""/>
      <w:lvlJc w:val="left"/>
      <w:pPr>
        <w:ind w:left="4320" w:hanging="360"/>
      </w:pPr>
      <w:rPr>
        <w:rFonts w:ascii="Wingdings" w:hAnsi="Wingdings" w:hint="default"/>
      </w:rPr>
    </w:lvl>
    <w:lvl w:ilvl="6" w:tplc="F40AD272">
      <w:start w:val="1"/>
      <w:numFmt w:val="bullet"/>
      <w:lvlText w:val=""/>
      <w:lvlJc w:val="left"/>
      <w:pPr>
        <w:ind w:left="5040" w:hanging="360"/>
      </w:pPr>
      <w:rPr>
        <w:rFonts w:ascii="Symbol" w:hAnsi="Symbol" w:hint="default"/>
      </w:rPr>
    </w:lvl>
    <w:lvl w:ilvl="7" w:tplc="D4EACE22">
      <w:start w:val="1"/>
      <w:numFmt w:val="bullet"/>
      <w:lvlText w:val="o"/>
      <w:lvlJc w:val="left"/>
      <w:pPr>
        <w:ind w:left="5760" w:hanging="360"/>
      </w:pPr>
      <w:rPr>
        <w:rFonts w:ascii="Courier New" w:hAnsi="Courier New" w:hint="default"/>
      </w:rPr>
    </w:lvl>
    <w:lvl w:ilvl="8" w:tplc="8188E5C6">
      <w:start w:val="1"/>
      <w:numFmt w:val="bullet"/>
      <w:lvlText w:val=""/>
      <w:lvlJc w:val="left"/>
      <w:pPr>
        <w:ind w:left="6480" w:hanging="360"/>
      </w:pPr>
      <w:rPr>
        <w:rFonts w:ascii="Wingdings" w:hAnsi="Wingdings" w:hint="default"/>
      </w:rPr>
    </w:lvl>
  </w:abstractNum>
  <w:num w:numId="1" w16cid:durableId="1061058141">
    <w:abstractNumId w:val="3"/>
  </w:num>
  <w:num w:numId="2" w16cid:durableId="1684940467">
    <w:abstractNumId w:val="1"/>
  </w:num>
  <w:num w:numId="3" w16cid:durableId="809133539">
    <w:abstractNumId w:val="2"/>
  </w:num>
  <w:num w:numId="4" w16cid:durableId="5881994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ENA GÓMEZ RICO">
    <w15:presenceInfo w15:providerId="AD" w15:userId="S::egomezri119@alumnes.ub.edu::258c64dc-1d05-448f-96dc-a580b6044193"/>
  </w15:person>
  <w15:person w15:author="Núria Ferran Ferrer">
    <w15:presenceInfo w15:providerId="AD" w15:userId="S::nferranf@ub.edu::f558ba13-11d1-49b8-9b9f-0125043f3f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0E4"/>
    <w:rsid w:val="000128CA"/>
    <w:rsid w:val="000156D4"/>
    <w:rsid w:val="003C3AA1"/>
    <w:rsid w:val="0052321B"/>
    <w:rsid w:val="005720E4"/>
    <w:rsid w:val="007E72DA"/>
    <w:rsid w:val="00DE312A"/>
    <w:rsid w:val="00E436AF"/>
    <w:rsid w:val="0114E77A"/>
    <w:rsid w:val="01DFF4B8"/>
    <w:rsid w:val="0213A4D0"/>
    <w:rsid w:val="0525BC27"/>
    <w:rsid w:val="095E3781"/>
    <w:rsid w:val="0AA06E30"/>
    <w:rsid w:val="0B77649E"/>
    <w:rsid w:val="0B79695B"/>
    <w:rsid w:val="0B8DE9B5"/>
    <w:rsid w:val="0F3C8EC7"/>
    <w:rsid w:val="0F3E2FB5"/>
    <w:rsid w:val="10072B0A"/>
    <w:rsid w:val="102CA43A"/>
    <w:rsid w:val="10C3F080"/>
    <w:rsid w:val="1178C8A6"/>
    <w:rsid w:val="12256716"/>
    <w:rsid w:val="16CE7244"/>
    <w:rsid w:val="16D6CD5F"/>
    <w:rsid w:val="176C5FBC"/>
    <w:rsid w:val="1858D27A"/>
    <w:rsid w:val="1BD24701"/>
    <w:rsid w:val="1CCE0267"/>
    <w:rsid w:val="1D0FE26C"/>
    <w:rsid w:val="1EBF8F6C"/>
    <w:rsid w:val="1FB5FA75"/>
    <w:rsid w:val="20D74C17"/>
    <w:rsid w:val="21137A11"/>
    <w:rsid w:val="21749F44"/>
    <w:rsid w:val="27389AF3"/>
    <w:rsid w:val="27736DF5"/>
    <w:rsid w:val="2A37AE38"/>
    <w:rsid w:val="2A7F7116"/>
    <w:rsid w:val="2B446690"/>
    <w:rsid w:val="2C499818"/>
    <w:rsid w:val="2E9198BE"/>
    <w:rsid w:val="2ED50C8C"/>
    <w:rsid w:val="30EA0344"/>
    <w:rsid w:val="3102AE2A"/>
    <w:rsid w:val="31A19160"/>
    <w:rsid w:val="35543EE3"/>
    <w:rsid w:val="35F4CA33"/>
    <w:rsid w:val="391708C4"/>
    <w:rsid w:val="395E2E78"/>
    <w:rsid w:val="3AC4A3A4"/>
    <w:rsid w:val="3AEAA887"/>
    <w:rsid w:val="3BDEBC6A"/>
    <w:rsid w:val="3C0C6204"/>
    <w:rsid w:val="3CF2A6BD"/>
    <w:rsid w:val="3D4F8228"/>
    <w:rsid w:val="3DE5F443"/>
    <w:rsid w:val="3DFA9057"/>
    <w:rsid w:val="406381CB"/>
    <w:rsid w:val="40BA1400"/>
    <w:rsid w:val="41245803"/>
    <w:rsid w:val="4453E88C"/>
    <w:rsid w:val="47AA2025"/>
    <w:rsid w:val="492A0FA4"/>
    <w:rsid w:val="4937EDE9"/>
    <w:rsid w:val="4C5B8647"/>
    <w:rsid w:val="4D3EFB00"/>
    <w:rsid w:val="4DD9B974"/>
    <w:rsid w:val="4F895B21"/>
    <w:rsid w:val="5154CF31"/>
    <w:rsid w:val="5B6A88F0"/>
    <w:rsid w:val="5BC6AB41"/>
    <w:rsid w:val="5E6286A0"/>
    <w:rsid w:val="60318E62"/>
    <w:rsid w:val="609BA050"/>
    <w:rsid w:val="62C80E94"/>
    <w:rsid w:val="657087C1"/>
    <w:rsid w:val="6BEBDFA0"/>
    <w:rsid w:val="6EE138BD"/>
    <w:rsid w:val="705A4C84"/>
    <w:rsid w:val="71BBD132"/>
    <w:rsid w:val="7430DBFB"/>
    <w:rsid w:val="75B2D69F"/>
    <w:rsid w:val="79AA1F23"/>
    <w:rsid w:val="7B39D95A"/>
    <w:rsid w:val="7C59D10B"/>
    <w:rsid w:val="7CB6C585"/>
    <w:rsid w:val="7DECC4F9"/>
    <w:rsid w:val="7E08464D"/>
    <w:rsid w:val="7F2D9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8F17B"/>
  <w15:docId w15:val="{86C20CFD-14DF-274C-A5BD-17DF6239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2ED50C8C"/>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elenagomez/Library/Mobile%20Documents/iCloud~md~obsidian/Documents/Drafts/Digital%20libraries/The%20politics%20of%20co-production%20participation,%20power,%20and%20transformation.pdf" TargetMode="External"/><Relationship Id="rId18" Type="http://schemas.openxmlformats.org/officeDocument/2006/relationships/hyperlink" Target="https://Human_AI_Co_Creation_A_Framework_for_Collaborative_Design_in_Intelligent_Systems" TargetMode="External"/><Relationship Id="rId26" Type="http://schemas.openxmlformats.org/officeDocument/2006/relationships/hyperlink" Target="file:///Users/elenagomez/Library/Mobile%20Documents/iCloud~md~obsidian/Documents/Drafts/Digital%20libraries/Co-creation%20and%20the%20new%20landscapes%20of%20design.pdf" TargetMode="External"/><Relationship Id="rId39" Type="http://schemas.openxmlformats.org/officeDocument/2006/relationships/hyperlink" Target="file:///Users/elenagomez/Library/Mobile%20Documents/iCloud~md~obsidian/Documents/Drafts/Digital%20libraries/Ciencia,%20cyborgs%20y%20mujeres%20-%20la%20reinvencio&#769;n%20de%20la%20naturaleza" TargetMode="External"/><Relationship Id="rId21" Type="http://schemas.openxmlformats.org/officeDocument/2006/relationships/hyperlink" Target="file:///Users/elenagomez/Library/Mobile%20Documents/iCloud~md~obsidian/Documents/Drafts/Digital%20libraries/Epistemic%20Injustice%20_%20Power%20and%20the%20Ethics%20of%20Knowing%20--%20Fricker,%20Miranda(Author)%20--%20Repr,%202011%20--%20Oxford%20University%20Press,%20USA" TargetMode="External"/><Relationship Id="rId34" Type="http://schemas.openxmlformats.org/officeDocument/2006/relationships/hyperlink" Target="file:///Users/elenagomez/Library/Mobile%20Documents/iCloud~md~obsidian/Documents/Drafts/Digital%20libraries/The%20science%20of%20citizen%20science.pdf" TargetMode="External"/><Relationship Id="rId42" Type="http://schemas.openxmlformats.org/officeDocument/2006/relationships/hyperlink" Target="https://Clippings/Design,%20realization,%20and%20user%20evaluation%20of%20the%20ARCA%20system%20for%20exploring%20a%20digital%20library" TargetMode="External"/><Relationship Id="rId47" Type="http://schemas.openxmlformats.org/officeDocument/2006/relationships/hyperlink" Target="https://Clippings/Participatory%20Indexing%20in%20the%20Eyes%20of%20Its%20Potential%20Users-%20An%20Example%20of%20a%20Co-design%20of%20Participatory%20Services%20in%20an%20Academic%20Digital%20Library" TargetMode="External"/><Relationship Id="rId50"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Participatory_design_A_systematic_review_and_insights_for_future_practice" TargetMode="External"/><Relationship Id="rId29" Type="http://schemas.openxmlformats.org/officeDocument/2006/relationships/hyperlink" Target="file:///Users/elenagomez/Library/Mobile%20Documents/iCloud~md~obsidian/Documents/Drafts/Digital%20libraries/Human_AI_Co_Creation_A_Framework_for_Collaborative_Design_in_Intelligent_Systems" TargetMode="External"/><Relationship Id="rId11" Type="http://schemas.openxmlformats.org/officeDocument/2006/relationships/hyperlink" Target="file:///Users/elenagomez/Library/Mobile%20Documents/iCloud~md~obsidian/Documents/Drafts/Digital%20libraries/Design%20and%20evaluation%20of%20high-quality%20simbolic%20AI%20systems.pdf" TargetMode="External"/><Relationship Id="rId24" Type="http://schemas.openxmlformats.org/officeDocument/2006/relationships/hyperlink" Target="file:///Users/elenagomez/Library/Mobile%20Documents/iCloud~md~obsidian/Documents/Drafts/Digital%20libraries/Clippings/Remixing%20and%20repurposing%20cultural%20heritage%20archives%20through%20a%20collaborative%20and%20AI-generated%20storytelling%20digital%20platform" TargetMode="External"/><Relationship Id="rId32" Type="http://schemas.openxmlformats.org/officeDocument/2006/relationships/hyperlink" Target="file:///Users/elenagomez/Library/Mobile%20Documents/iCloud~md~obsidian/Documents/Drafts/Digital%20libraries/White%20Paper%20on%20Citizen%20Science%20for%20Europe" TargetMode="External"/><Relationship Id="rId37" Type="http://schemas.openxmlformats.org/officeDocument/2006/relationships/hyperlink" Target="file:////Users/elenagomez/Library/Mobile%20Documents/iCloud~md~obsidian/Documents/Drafts/Digital%20libraries/How%20Should%20One%20Explore%20the%20Digital%20Library%20of%20the%20Future%3f" TargetMode="External"/><Relationship Id="rId40" Type="http://schemas.openxmlformats.org/officeDocument/2006/relationships/hyperlink" Target="file:///Users/elenagomez/Library/Mobile%20Documents/iCloud~md~obsidian/Documents/Drafts/Digital%20libraries/Epistemic%20Injustice%20_%20Power%20and%20the%20Ethics%20of%20Knowing%20--%20Fricker,%20Miranda(Author)%20--%20Repr,%202011%20--%20Oxford%20University%20Press,%20USA.pdf" TargetMode="External"/><Relationship Id="rId45" Type="http://schemas.openxmlformats.org/officeDocument/2006/relationships/hyperlink" Target="https://Clippings/A%20conceptual%20model%20for%20tracking%20the%20provenance%20of%20activities%20in%20knowledge%20organization%20systems" TargetMode="External"/><Relationship Id="rId5" Type="http://schemas.openxmlformats.org/officeDocument/2006/relationships/comments" Target="comments.xml"/><Relationship Id="rId15" Type="http://schemas.openxmlformats.org/officeDocument/2006/relationships/hyperlink" Target="file:///Users/elenagomez/Library/Mobile%20Documents/iCloud~md~obsidian/Documents/Drafts/Digital%20libraries/What%20is%20Human-Centered%20about%20Human-Centered%20AI_%20A%20Map%20of%20the%20Research%20Landscape%20_%20Proceedings%20of%20the%202023%20CHI%20Conference%20on%20Human%20Factors%20in%20Computing%20Systems.pdf" TargetMode="External"/><Relationship Id="rId23" Type="http://schemas.openxmlformats.org/officeDocument/2006/relationships/hyperlink" Target="file:///Users/elenagomez/Library/Mobile%20Documents/iCloud~md~obsidian/Documents/Drafts/Digital%20libraries/Women%20Who%20Make%20a%20Fuss%20%20The%20Unfaithful%20Daughters%20of%20Virginia%20Woolf%20on%20JSTOR" TargetMode="External"/><Relationship Id="rId28" Type="http://schemas.openxmlformats.org/officeDocument/2006/relationships/hyperlink" Target="file:////Users/elenagomez/Library/Mobile%20Documents/iCloud~md~obsidian/Documents/Drafts/Digital%20libraries/Cie&#768;ncia%20Ciutadana%20o%20Ciutadanies%20Cienti&#769;fiques%3f%2520Quatre%2520Models%2520de%2520Participacio&#769;%2520en%2520Cie&#768;ncia%2520i%2520Tecnologia" TargetMode="External"/><Relationship Id="rId36" Type="http://schemas.openxmlformats.org/officeDocument/2006/relationships/hyperlink" Target="file:///Users/elenagomez/Library/Mobile%20Documents/iCloud~md~obsidian/Documents/Drafts/Digital%20libraries/A%20Knowledge%20Graph%20of%20Contentious%20Terminology%20for%20Inclusive%20Representation%20of%20Cultural%20Heritage" TargetMode="External"/><Relationship Id="rId49" Type="http://schemas.microsoft.com/office/2011/relationships/people" Target="people.xml"/><Relationship Id="rId10" Type="http://schemas.openxmlformats.org/officeDocument/2006/relationships/hyperlink" Target="file:////Users/elenagomez/Library/Mobile%20Documents/iCloud~md~obsidian/Documents/Drafts/Digital%20libraries/How%20Should%20One%20Explore%20the%20Digital%20Library%20of%20the%20Future%3f" TargetMode="External"/><Relationship Id="rId19" Type="http://schemas.openxmlformats.org/officeDocument/2006/relationships/hyperlink" Target="https://Clippings/Usability%20Testing%20%20A%20Bibliometric%20Analysis%20Based%20on%20WoS%20Data%20&#8211;%20Journal%20of%20Scientometric%20Research" TargetMode="External"/><Relationship Id="rId31" Type="http://schemas.openxmlformats.org/officeDocument/2006/relationships/hyperlink" Target="file:///Users/elenagomez/Library/Mobile%20Documents/iCloud~md~obsidian/Documents/Drafts/Digital%20libraries/The%20Participatory%20Turn%20in%20AI%20Design%20Theoretical%20Foundations%20and%20the%20Current%20State%20of%20Practice" TargetMode="External"/><Relationship Id="rId44" Type="http://schemas.openxmlformats.org/officeDocument/2006/relationships/hyperlink" Target="https://Clippings/Community-Driven%20Knowledge%20Organization%20for%20Cultural%20Heritage%20Digital%20Libraries%20The%20Case%20of%20the%20Inuvialuit%20Settlement%20Region" TargetMode="External"/><Relationship Id="rId4" Type="http://schemas.openxmlformats.org/officeDocument/2006/relationships/webSettings" Target="webSettings.xml"/><Relationship Id="rId9" Type="http://schemas.openxmlformats.org/officeDocument/2006/relationships/hyperlink" Target="file:///Users/elenagomez/Library/Mobile%20Documents/iCloud~md~obsidian/Documents/Drafts/Digital%20libraries/Clippings/Participatory%20Indexing%20in%20the%20Eyes%20of%20Its%20Potential%20Users-%20An%20Example%20of%20a%20Co-design%20of%20Participatory%20Services%20in%20an%20Academic%20Digital%20Library" TargetMode="External"/><Relationship Id="rId14" Type="http://schemas.openxmlformats.org/officeDocument/2006/relationships/hyperlink" Target="file:///Users/elenagomez/Library/Mobile%20Documents/iCloud~md~obsidian/Documents/Drafts/Digital%20libraries/Metadata%20and%20Semantic%20Research%20-%20Conference.pdf" TargetMode="External"/><Relationship Id="rId22" Type="http://schemas.openxmlformats.org/officeDocument/2006/relationships/hyperlink" Target="file:///Users/elenagomez/Library/Mobile%20Documents/iCloud~md~obsidian/Documents/Drafts/Digital%20libraries/Ciencia,%20cyborgs%20y%20mujeres%20-%20la%20reinvencio&#769;n%20de%20la%20naturaleza" TargetMode="External"/><Relationship Id="rId27" Type="http://schemas.openxmlformats.org/officeDocument/2006/relationships/hyperlink" Target="file:///Users/elenagomez/Library/Mobile%20Documents/iCloud~md~obsidian/Documents/Drafts/Digital%20libraries/What%20is%20Human-Centered%20about%20Human-Centered%20AI_%20A%20Map%20of%20the%20Research%20Landscape%20_%20Proceedings%20of%20the%202023%20CHI%20Conference%20on%20Human%20Factors%20in%20Computing%20Systems.pdf" TargetMode="External"/><Relationship Id="rId30" Type="http://schemas.openxmlformats.org/officeDocument/2006/relationships/hyperlink" Target="file:////Users/elenagomez/Library/Mobile%20Documents/iCloud~md~obsidian/Documents/Drafts/Digital%20libraries/How%20Should%20One%20Explore%20the%20Digital%20Library%20of%20the%20Future%3f" TargetMode="External"/><Relationship Id="rId35" Type="http://schemas.openxmlformats.org/officeDocument/2006/relationships/hyperlink" Target="file:///Users/elenagomez/Library/Mobile%20Documents/iCloud~md~obsidian/Documents/Drafts/Digital%20libraries/Situated%20learning%20_%20legitimate%20peripheral%20participation%20_%20Lave,%20Jean%20_%20Free%20Download,%20Borrow,%20and%20Streaming%20_%20Internet%20Archive" TargetMode="External"/><Relationship Id="rId43" Type="http://schemas.openxmlformats.org/officeDocument/2006/relationships/hyperlink" Target="https://Clippings/It%20answers%20questions%20that%20I%20didn't%20know%20I%20had%22%20PhD%20students'%20evaluation%20of%20an%20information%20sharing%20knowledge%20graph" TargetMode="External"/><Relationship Id="rId48" Type="http://schemas.openxmlformats.org/officeDocument/2006/relationships/fontTable" Target="fontTable.xml"/><Relationship Id="rId8" Type="http://schemas.microsoft.com/office/2018/08/relationships/commentsExtensible" Target="commentsExtensible.xml"/><Relationship Id="rId51" Type="http://schemas.microsoft.com/office/2020/10/relationships/intelligence" Target="intelligence2.xml"/><Relationship Id="rId3" Type="http://schemas.openxmlformats.org/officeDocument/2006/relationships/settings" Target="settings.xml"/><Relationship Id="rId12" Type="http://schemas.openxmlformats.org/officeDocument/2006/relationships/hyperlink" Target="file:///Users/elenagomez/Library/Mobile%20Documents/iCloud~md~obsidian/Documents/Drafts/Digital%20libraries/Design%20and%20evaluation%20of%20high-quality%20simbolic%20AI%20systems.pdf" TargetMode="External"/><Relationship Id="rId17" Type="http://schemas.openxmlformats.org/officeDocument/2006/relationships/hyperlink" Target="https://ecsa_characteristics_of_citizen_science_explanation_notes_-_v1_final" TargetMode="External"/><Relationship Id="rId25" Type="http://schemas.openxmlformats.org/officeDocument/2006/relationships/hyperlink" Target="file:///Users/elenagomez/Library/Mobile%20Documents/iCloud~md~obsidian/Documents/Drafts/Digital%20libraries/Clippings/It%20answers%20questions%20that%20I%20didn't%20know%20I%20had%22%20PhD%20students'%20evaluation%20of%20an%20information%20sharing%20knowledge%20graph" TargetMode="External"/><Relationship Id="rId33" Type="http://schemas.openxmlformats.org/officeDocument/2006/relationships/hyperlink" Target="file:///Users/elenagomez/Library/Mobile%20Documents/iCloud~md~obsidian/Documents/Drafts/Digital%20libraries/The%20Science%20of%20Citizen%20Science" TargetMode="External"/><Relationship Id="rId38" Type="http://schemas.openxmlformats.org/officeDocument/2006/relationships/hyperlink" Target="file:///Users/elenagomez/Library/Mobile%20Documents/iCloud~md~obsidian/Documents/Drafts/Digital%20libraries/Science%20Communication%20Culture,%20Identity%20and%20Citizenship" TargetMode="External"/><Relationship Id="rId46" Type="http://schemas.openxmlformats.org/officeDocument/2006/relationships/hyperlink" Target="https://Clippings/Data%20Storytelling%20on%20Multi-modal%20Knowledge%20graph%20via%20data%20comics" TargetMode="External"/><Relationship Id="rId20" Type="http://schemas.openxmlformats.org/officeDocument/2006/relationships/hyperlink" Target="file:////Users/elenagomez/Library/Mobile%20Documents/iCloud~md~obsidian/Documents/Drafts/Digital%20libraries/How%20Should%20One%20Explore%20the%20Digital%20Library%20of%20the%20Future%3f" TargetMode="External"/><Relationship Id="rId41" Type="http://schemas.openxmlformats.org/officeDocument/2006/relationships/hyperlink" Target="file:///Users/elenagomez/Library/Mobile%20Documents/iCloud~md~obsidian/Documents/Drafts/Digital%20libraries/Women%20Who%20Make%20a%20Fuss%20%20The%20Unfaithful%20Daughters%20of%20Virginia%20Woolf%20on%20JSTOR" TargetMode="External"/><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8692</Words>
  <Characters>60591</Characters>
  <Application>Microsoft Office Word</Application>
  <DocSecurity>0</DocSecurity>
  <Lines>1063</Lines>
  <Paragraphs>248</Paragraphs>
  <ScaleCrop>false</ScaleCrop>
  <Company/>
  <LinksUpToDate>false</LinksUpToDate>
  <CharactersWithSpaces>69035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GÓMEZ RICO</dc:creator>
  <cp:keywords/>
  <cp:lastModifiedBy>ELENA GÓMEZ RICO</cp:lastModifiedBy>
  <cp:revision>3</cp:revision>
  <dcterms:created xsi:type="dcterms:W3CDTF">2026-03-09T16:58:00Z</dcterms:created>
  <dcterms:modified xsi:type="dcterms:W3CDTF">2026-03-09T16:59:00Z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2025-12-12</vt:lpwstr>
  </property>
  <property fmtid="{D5CDD505-2E9C-101B-9397-08002B2CF9AE}" pid="3" name="tags">
    <vt:lpwstr/>
  </property>
</Properties>
</file>