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5C1D" w14:textId="7CFC59CA" w:rsidR="00B25068" w:rsidRPr="002E77E4" w:rsidRDefault="00000000">
      <w:pPr>
        <w:pStyle w:val="Heading1"/>
        <w:rPr>
          <w:rFonts w:ascii="Times New Roman" w:hAnsi="Times New Roman" w:cs="Times New Roman"/>
          <w:sz w:val="24"/>
          <w:szCs w:val="24"/>
        </w:rPr>
      </w:pPr>
      <w:bookmarkStart w:id="0" w:name="Xd1d2ef0c239cd7050e7d22e942871c5ae9dc401"/>
      <w:r w:rsidRPr="002E77E4">
        <w:rPr>
          <w:rFonts w:ascii="Times New Roman" w:hAnsi="Times New Roman" w:cs="Times New Roman"/>
          <w:sz w:val="24"/>
          <w:szCs w:val="24"/>
        </w:rPr>
        <w:t xml:space="preserve">Title: </w:t>
      </w:r>
      <w:r w:rsidR="00E2052A" w:rsidRPr="002E77E4">
        <w:rPr>
          <w:rFonts w:ascii="Times New Roman" w:hAnsi="Times New Roman" w:cs="Times New Roman"/>
          <w:sz w:val="24"/>
          <w:szCs w:val="24"/>
        </w:rPr>
        <w:t>U</w:t>
      </w:r>
      <w:r w:rsidRPr="002E77E4">
        <w:rPr>
          <w:rFonts w:ascii="Times New Roman" w:hAnsi="Times New Roman" w:cs="Times New Roman"/>
          <w:sz w:val="24"/>
          <w:szCs w:val="24"/>
        </w:rPr>
        <w:t>ser-cent</w:t>
      </w:r>
      <w:r w:rsidR="00E2052A" w:rsidRPr="002E77E4">
        <w:rPr>
          <w:rFonts w:ascii="Times New Roman" w:hAnsi="Times New Roman" w:cs="Times New Roman"/>
          <w:sz w:val="24"/>
          <w:szCs w:val="24"/>
        </w:rPr>
        <w:t>e</w:t>
      </w:r>
      <w:r w:rsidRPr="002E77E4">
        <w:rPr>
          <w:rFonts w:ascii="Times New Roman" w:hAnsi="Times New Roman" w:cs="Times New Roman"/>
          <w:sz w:val="24"/>
          <w:szCs w:val="24"/>
        </w:rPr>
        <w:t>red</w:t>
      </w:r>
      <w:r w:rsidR="00E2052A" w:rsidRPr="002E77E4">
        <w:rPr>
          <w:rFonts w:ascii="Times New Roman" w:hAnsi="Times New Roman" w:cs="Times New Roman"/>
          <w:sz w:val="24"/>
          <w:szCs w:val="24"/>
        </w:rPr>
        <w:t xml:space="preserve"> </w:t>
      </w:r>
      <w:r w:rsidRPr="002E77E4">
        <w:rPr>
          <w:rFonts w:ascii="Times New Roman" w:hAnsi="Times New Roman" w:cs="Times New Roman"/>
          <w:sz w:val="24"/>
          <w:szCs w:val="24"/>
        </w:rPr>
        <w:t>semantic</w:t>
      </w:r>
      <w:r w:rsidR="00E2052A" w:rsidRPr="002E77E4">
        <w:rPr>
          <w:rFonts w:ascii="Times New Roman" w:hAnsi="Times New Roman" w:cs="Times New Roman"/>
          <w:sz w:val="24"/>
          <w:szCs w:val="24"/>
        </w:rPr>
        <w:t xml:space="preserve"> or </w:t>
      </w:r>
      <w:r w:rsidRPr="002E77E4">
        <w:rPr>
          <w:rFonts w:ascii="Times New Roman" w:hAnsi="Times New Roman" w:cs="Times New Roman"/>
          <w:sz w:val="24"/>
          <w:szCs w:val="24"/>
        </w:rPr>
        <w:t>neurosymbolic AI systems for cultural heritage and epistemic justice</w:t>
      </w:r>
    </w:p>
    <w:p w14:paraId="07C497EF" w14:textId="77777777" w:rsidR="00B25068" w:rsidRPr="002E77E4" w:rsidRDefault="00000000">
      <w:pPr>
        <w:pStyle w:val="FirstParagraph"/>
        <w:rPr>
          <w:rFonts w:ascii="Times New Roman" w:hAnsi="Times New Roman" w:cs="Times New Roman"/>
        </w:rPr>
      </w:pPr>
      <w:r w:rsidRPr="002E77E4">
        <w:rPr>
          <w:rFonts w:ascii="Times New Roman" w:hAnsi="Times New Roman" w:cs="Times New Roman"/>
          <w:b/>
          <w:bCs/>
        </w:rPr>
        <w:t>Acknowledgements</w:t>
      </w:r>
    </w:p>
    <w:p w14:paraId="1C0565A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The authors acknowledge the use of Perplexity AI for cross-disciplinary query refinement during the scoping review process, as referenced in the methodology section. AI-assisted language editing tools as DeepL were used to improve readability. The authors take full responsibility for all content, analysis, and conclusions presented in this manuscript.</w:t>
      </w:r>
    </w:p>
    <w:p w14:paraId="161A33A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b/>
          <w:bCs/>
        </w:rPr>
        <w:t>Purpose</w:t>
      </w:r>
    </w:p>
    <w:p w14:paraId="063C620B"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This article examines how users and communities are integrated into the design and evaluation process of semantic and neurosymbolic information systems in digital libraries and cultural heritage. The objective is to identify and describe multidisciplinary participatory practices involved in the development of semantic or neurosymbolic information systems through a structured scoping review and content-analysis process across academic databases. identifying methodological trends, gaps, and opportunities for transdisciplinary collaboration, with particular attention to trust, accountability, and epistemic justice.</w:t>
      </w:r>
    </w:p>
    <w:p w14:paraId="5589E157"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b/>
          <w:bCs/>
        </w:rPr>
        <w:t>Approach</w:t>
      </w:r>
    </w:p>
    <w:p w14:paraId="259699ED"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The study combines a SALSA-based scoping review with bibliometric mapping and a qualitative content analysis to identify documented participatory and user-centered design (UCD) practices, and observe their methodologies in four analytical dimensions: user integration phases and process-driven patterns, participatory approaches and methodological tools, levels of user participation and engagement, and inclusion, representational gaps, and epistemic-justice considerations.</w:t>
      </w:r>
    </w:p>
    <w:p w14:paraId="1D9BF257"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b/>
          <w:bCs/>
        </w:rPr>
        <w:t>Findings</w:t>
      </w:r>
      <w:r w:rsidRPr="002E77E4">
        <w:rPr>
          <w:rFonts w:ascii="Times New Roman" w:hAnsi="Times New Roman" w:cs="Times New Roman"/>
        </w:rPr>
        <w:t xml:space="preserve"> Analysis reveals several methodological trends: early user integration occurs in only seven practices, with most positioning users at late evaluation or continuous but narrow contribution stages; participatory tools cluster around co-design workshops, usability testing, and crowdscience, practices lack systematic participation evaluation; participation levels concentrate at consultative and collaborative stages (13 practices), with empowerment models appearing in only five cases. Epistemic justice considerations remain largely implicit. Bias-aware modeling and provenance tracking appear in isolated practices. Evaluation practices predominantly rely on usability and information-retrieval metrics, leaving participation impacts, trust-building, and inclusion outcomes under-documented.</w:t>
      </w:r>
    </w:p>
    <w:p w14:paraId="02ACB3E6" w14:textId="6530FA45" w:rsidR="00B25068" w:rsidRPr="002E77E4" w:rsidRDefault="00000000">
      <w:pPr>
        <w:pStyle w:val="BodyText"/>
        <w:rPr>
          <w:rFonts w:ascii="Times New Roman" w:hAnsi="Times New Roman" w:cs="Times New Roman"/>
        </w:rPr>
      </w:pPr>
      <w:r w:rsidRPr="002E77E4">
        <w:rPr>
          <w:rFonts w:ascii="Times New Roman" w:hAnsi="Times New Roman" w:cs="Times New Roman"/>
          <w:b/>
          <w:bCs/>
        </w:rPr>
        <w:t>Originality</w:t>
      </w:r>
      <w:r w:rsidRPr="002E77E4">
        <w:rPr>
          <w:rFonts w:ascii="Times New Roman" w:hAnsi="Times New Roman" w:cs="Times New Roman"/>
        </w:rPr>
        <w:br/>
        <w:t xml:space="preserve">By systematically mapping who is involved, when, how, and with what degree of agency and epistemic responsibility, this study offers a structured analytical lens for assessing the inclusiveness, trustworthiness and accountability of human-centered semantic and AI practices in digital libraries. The resulting framework contributes to understanding digital libraries as reliable socio-technical systems within a </w:t>
      </w:r>
      <w:r w:rsidR="002E77E4">
        <w:rPr>
          <w:rFonts w:ascii="Times New Roman" w:hAnsi="Times New Roman" w:cs="Times New Roman"/>
        </w:rPr>
        <w:t>c</w:t>
      </w:r>
      <w:r w:rsidRPr="002E77E4">
        <w:rPr>
          <w:rFonts w:ascii="Times New Roman" w:hAnsi="Times New Roman" w:cs="Times New Roman"/>
        </w:rPr>
        <w:t xml:space="preserve">ultural </w:t>
      </w:r>
      <w:r w:rsidR="002E77E4">
        <w:rPr>
          <w:rFonts w:ascii="Times New Roman" w:hAnsi="Times New Roman" w:cs="Times New Roman"/>
        </w:rPr>
        <w:t>digital</w:t>
      </w:r>
      <w:r w:rsidRPr="002E77E4">
        <w:rPr>
          <w:rFonts w:ascii="Times New Roman" w:hAnsi="Times New Roman" w:cs="Times New Roman"/>
        </w:rPr>
        <w:t xml:space="preserve"> </w:t>
      </w:r>
      <w:r w:rsidR="002E77E4">
        <w:rPr>
          <w:rFonts w:ascii="Times New Roman" w:hAnsi="Times New Roman" w:cs="Times New Roman"/>
        </w:rPr>
        <w:t>e</w:t>
      </w:r>
      <w:r w:rsidRPr="002E77E4">
        <w:rPr>
          <w:rFonts w:ascii="Times New Roman" w:hAnsi="Times New Roman" w:cs="Times New Roman"/>
        </w:rPr>
        <w:t>cosystem and serves both as an analytical tool for researchers and a pragmatic guide for practitioners seeking to embed co-design, citizen science, and bias-aware modeling into the sustainable governance of future digital library infrastructures.</w:t>
      </w:r>
    </w:p>
    <w:p w14:paraId="367E2C30"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b/>
          <w:bCs/>
        </w:rPr>
        <w:lastRenderedPageBreak/>
        <w:t>Limitations</w:t>
      </w:r>
      <w:r w:rsidRPr="002E77E4">
        <w:rPr>
          <w:rFonts w:ascii="Times New Roman" w:hAnsi="Times New Roman" w:cs="Times New Roman"/>
        </w:rPr>
        <w:t xml:space="preserve"> This study has several limitations that also suggest directions for future research. The analysis is constrained by uneven documentation across practices, a temporal focus on the past decade, and a corpus dominated by English-language and Global North practices, which limits generalizability. Hybrid initiatives often resist neat categorization, highlighting the need for more transparent reporting of participatory processes and evaluation methods. Future research should pursue longitudinal and comparative studies, expand geographic and linguistic coverage, and further refine methodological tools for assessing participation, trust, and epistemic justice in human-centered AI systems for digital libraries.</w:t>
      </w:r>
    </w:p>
    <w:p w14:paraId="2171F8A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b/>
          <w:bCs/>
        </w:rPr>
        <w:t>Keywords:</w:t>
      </w:r>
      <w:r w:rsidRPr="002E77E4">
        <w:rPr>
          <w:rFonts w:ascii="Times New Roman" w:hAnsi="Times New Roman" w:cs="Times New Roman"/>
        </w:rPr>
        <w:t xml:space="preserve"> User-centered design, participatory design, citizen science, human–computer interaction, epistemic justice, digital libraries, bibliometric analysis, SALSA, semantic web technologies, knowledge graphs, methodological analysis, gender-inclusive design.</w:t>
      </w:r>
    </w:p>
    <w:p w14:paraId="2C5D90B0" w14:textId="77777777" w:rsidR="00B25068" w:rsidRPr="002E77E4" w:rsidRDefault="00000000">
      <w:pPr>
        <w:pStyle w:val="Heading1"/>
        <w:rPr>
          <w:rFonts w:ascii="Times New Roman" w:hAnsi="Times New Roman" w:cs="Times New Roman"/>
          <w:sz w:val="24"/>
          <w:szCs w:val="24"/>
        </w:rPr>
      </w:pPr>
      <w:bookmarkStart w:id="1" w:name="introduction"/>
      <w:bookmarkEnd w:id="0"/>
      <w:r w:rsidRPr="002E77E4">
        <w:rPr>
          <w:rFonts w:ascii="Times New Roman" w:hAnsi="Times New Roman" w:cs="Times New Roman"/>
          <w:sz w:val="24"/>
          <w:szCs w:val="24"/>
        </w:rPr>
        <w:t>Introduction</w:t>
      </w:r>
    </w:p>
    <w:p w14:paraId="1C847E3D" w14:textId="3F27761D" w:rsidR="002F55D6" w:rsidRPr="002E77E4" w:rsidRDefault="00000000" w:rsidP="002F55D6">
      <w:pPr>
        <w:pStyle w:val="NormalWeb"/>
      </w:pPr>
      <w:r w:rsidRPr="002E77E4">
        <w:t xml:space="preserve">Digital libraries have shifted from technical repositories to socio-technical ecosystems mediating access, representation, and meaning-making across cultural and knowledge domains </w:t>
      </w:r>
      <w:hyperlink r:id="rId5">
        <w:r w:rsidR="00B25068" w:rsidRPr="002E77E4">
          <w:rPr>
            <w:rStyle w:val="Hyperlink"/>
          </w:rPr>
          <w:t>(Davies *et al.*, 2025)</w:t>
        </w:r>
      </w:hyperlink>
      <w:r w:rsidRPr="002E77E4">
        <w:t xml:space="preserve">. </w:t>
      </w:r>
      <w:r w:rsidR="007C6622" w:rsidRPr="007C6622">
        <w:t>A socio-technical system implies that infrastructures shape how cultural heritage is discovered, narrated, and contested</w:t>
      </w:r>
      <w:r w:rsidRPr="002E77E4">
        <w:t xml:space="preserve"> </w:t>
      </w:r>
      <w:hyperlink r:id="rId6">
        <w:r w:rsidR="00B25068" w:rsidRPr="002E77E4">
          <w:rPr>
            <w:rStyle w:val="Hyperlink"/>
          </w:rPr>
          <w:t>(Fox and Chandrasekar, 2021)</w:t>
        </w:r>
      </w:hyperlink>
      <w:r w:rsidRPr="002E77E4">
        <w:t>, raising questions about trust, accountability, and epistemic justice for diverse communities</w:t>
      </w:r>
      <w:r w:rsidR="007C6622">
        <w:t>;</w:t>
      </w:r>
      <w:r w:rsidRPr="002E77E4">
        <w:t xml:space="preserve"> </w:t>
      </w:r>
      <w:hyperlink r:id="rId7">
        <w:r w:rsidR="00B25068" w:rsidRPr="003A7D12">
          <w:rPr>
            <w:rStyle w:val="Hyperlink"/>
          </w:rPr>
          <w:t>(</w:t>
        </w:r>
        <w:proofErr w:type="spellStart"/>
        <w:r w:rsidR="00B25068" w:rsidRPr="003A7D12">
          <w:rPr>
            <w:rStyle w:val="Hyperlink"/>
          </w:rPr>
          <w:t>Shneiderman</w:t>
        </w:r>
        <w:proofErr w:type="spellEnd"/>
        <w:r w:rsidR="00B25068" w:rsidRPr="003A7D12">
          <w:rPr>
            <w:rStyle w:val="Hyperlink"/>
          </w:rPr>
          <w:t>, 2021)</w:t>
        </w:r>
      </w:hyperlink>
      <w:r w:rsidRPr="003A7D12">
        <w:t xml:space="preserve">; </w:t>
      </w:r>
      <w:hyperlink r:id="rId8">
        <w:r w:rsidR="00B25068" w:rsidRPr="003A7D12">
          <w:rPr>
            <w:rStyle w:val="Hyperlink"/>
          </w:rPr>
          <w:t>(Haraway, 1991)</w:t>
        </w:r>
      </w:hyperlink>
      <w:r w:rsidR="003A7D12" w:rsidRPr="003A7D12">
        <w:t xml:space="preserve">; </w:t>
      </w:r>
      <w:r w:rsidR="003A7D12" w:rsidRPr="003A7D12">
        <w:rPr>
          <w:rFonts w:eastAsiaTheme="minorHAnsi"/>
        </w:rPr>
        <w:t xml:space="preserve">(Wang </w:t>
      </w:r>
      <w:r w:rsidR="003A7D12" w:rsidRPr="003A7D12">
        <w:rPr>
          <w:rFonts w:eastAsiaTheme="minorHAnsi"/>
          <w:i/>
        </w:rPr>
        <w:t xml:space="preserve">et al., </w:t>
      </w:r>
      <w:r w:rsidR="003A7D12" w:rsidRPr="003A7D12">
        <w:rPr>
          <w:rFonts w:eastAsiaTheme="minorHAnsi"/>
        </w:rPr>
        <w:t>2024)</w:t>
      </w:r>
      <w:r w:rsidRPr="003A7D12">
        <w:t xml:space="preserve">. Cultural heritage is a multidimensional resource </w:t>
      </w:r>
      <w:hyperlink r:id="rId9">
        <w:r w:rsidR="00B25068" w:rsidRPr="003A7D12">
          <w:rPr>
            <w:rStyle w:val="Hyperlink"/>
          </w:rPr>
          <w:t>(Ranjgar *et al.*, 2024)</w:t>
        </w:r>
      </w:hyperlink>
      <w:r w:rsidRPr="003A7D12">
        <w:t xml:space="preserve"> supporting cultural memory, diversity, local development, and well-being. In designing these infrastructures, semantic and neurosymbolic AI (</w:t>
      </w:r>
      <w:proofErr w:type="spellStart"/>
      <w:r w:rsidRPr="003A7D12">
        <w:t>NeSyA</w:t>
      </w:r>
      <w:r w:rsidR="007C6622" w:rsidRPr="003A7D12">
        <w:t>I</w:t>
      </w:r>
      <w:proofErr w:type="spellEnd"/>
      <w:r w:rsidRPr="003A7D12">
        <w:t>) systems are i</w:t>
      </w:r>
      <w:r w:rsidRPr="002E77E4">
        <w:t xml:space="preserve">ncreasingly used </w:t>
      </w:r>
      <w:hyperlink r:id="rId10" w:anchor="page=11&amp;annotation=496R">
        <w:r w:rsidR="00B25068" w:rsidRPr="002E77E4">
          <w:rPr>
            <w:rStyle w:val="Hyperlink"/>
          </w:rPr>
          <w:t>(Desul *et al.*, 2023)</w:t>
        </w:r>
      </w:hyperlink>
      <w:r w:rsidRPr="002E77E4">
        <w:t xml:space="preserve">; </w:t>
      </w:r>
      <w:hyperlink r:id="rId11">
        <w:r w:rsidR="00B25068" w:rsidRPr="002E77E4">
          <w:rPr>
            <w:rStyle w:val="Hyperlink"/>
          </w:rPr>
          <w:t>(Ranjgar *et al.*, 2024)</w:t>
        </w:r>
      </w:hyperlink>
      <w:r w:rsidR="002F55D6">
        <w:t xml:space="preserve"> </w:t>
      </w:r>
      <w:r w:rsidR="002F55D6">
        <w:t xml:space="preserve">The semantic technologies comprise </w:t>
      </w:r>
      <w:r w:rsidR="002F55D6" w:rsidRPr="002E77E4">
        <w:t>ontolog</w:t>
      </w:r>
      <w:r w:rsidR="002F55D6">
        <w:t xml:space="preserve">ical models </w:t>
      </w:r>
      <w:r w:rsidR="002F55D6" w:rsidRPr="002E77E4">
        <w:t xml:space="preserve">and semantic-based </w:t>
      </w:r>
      <w:r w:rsidR="002F55D6">
        <w:t>data repositories</w:t>
      </w:r>
      <w:r w:rsidR="002F55D6">
        <w:t xml:space="preserve">, portals or searchers; also </w:t>
      </w:r>
      <w:r w:rsidR="002F55D6">
        <w:rPr>
          <w:rFonts w:eastAsiaTheme="minorHAnsi"/>
        </w:rPr>
        <w:t>k</w:t>
      </w:r>
      <w:r w:rsidR="002F55D6" w:rsidRPr="00492B76">
        <w:rPr>
          <w:rFonts w:eastAsiaTheme="minorHAnsi"/>
        </w:rPr>
        <w:t>nowledge graph-based systems</w:t>
      </w:r>
      <w:r w:rsidR="002F55D6">
        <w:rPr>
          <w:rFonts w:eastAsiaTheme="minorHAnsi"/>
        </w:rPr>
        <w:t>, l</w:t>
      </w:r>
      <w:r w:rsidR="002F55D6" w:rsidRPr="00026BF4">
        <w:rPr>
          <w:rFonts w:eastAsiaTheme="minorHAnsi"/>
        </w:rPr>
        <w:t xml:space="preserve">inked </w:t>
      </w:r>
      <w:r w:rsidR="002F55D6">
        <w:rPr>
          <w:rFonts w:eastAsiaTheme="minorHAnsi"/>
        </w:rPr>
        <w:t>o</w:t>
      </w:r>
      <w:r w:rsidR="002F55D6" w:rsidRPr="00026BF4">
        <w:rPr>
          <w:rFonts w:eastAsiaTheme="minorHAnsi"/>
        </w:rPr>
        <w:t xml:space="preserve">pen </w:t>
      </w:r>
      <w:r w:rsidR="002F55D6">
        <w:rPr>
          <w:rFonts w:eastAsiaTheme="minorHAnsi"/>
        </w:rPr>
        <w:t>d</w:t>
      </w:r>
      <w:r w:rsidR="002F55D6" w:rsidRPr="00026BF4">
        <w:rPr>
          <w:rFonts w:eastAsiaTheme="minorHAnsi"/>
        </w:rPr>
        <w:t xml:space="preserve">ata platforms </w:t>
      </w:r>
      <w:r w:rsidR="002F55D6">
        <w:rPr>
          <w:rFonts w:eastAsiaTheme="minorHAnsi"/>
        </w:rPr>
        <w:t>and other s</w:t>
      </w:r>
      <w:r w:rsidR="002F55D6" w:rsidRPr="00026BF4">
        <w:rPr>
          <w:rFonts w:eastAsiaTheme="minorHAnsi"/>
        </w:rPr>
        <w:t>pecialized semantic tools for knowledge organization needs</w:t>
      </w:r>
      <w:r w:rsidR="002F55D6">
        <w:rPr>
          <w:rFonts w:eastAsiaTheme="minorHAnsi"/>
        </w:rPr>
        <w:t xml:space="preserve"> </w:t>
      </w:r>
      <w:hyperlink r:id="rId12" w:history="1">
        <w:r w:rsidR="002F55D6">
          <w:rPr>
            <w:rStyle w:val="Hyperlink"/>
          </w:rPr>
          <w:t>(Garrafallou, 2021</w:t>
        </w:r>
      </w:hyperlink>
      <w:r w:rsidR="002F55D6">
        <w:fldChar w:fldCharType="begin"/>
      </w:r>
      <w:r w:rsidR="002F55D6">
        <w:instrText>HYPERLINK "file:///Users/elenagomez/Library/Mobile Documents/iCloud~md~obsidian/Documents/Drafts/Digital libraries/An Ontology-Based Chatbot to Enhance Experiential Learning in a Cultural Heritage Scenario-Web of Science Core Collection 1"</w:instrText>
      </w:r>
      <w:r w:rsidR="002F55D6">
        <w:fldChar w:fldCharType="separate"/>
      </w:r>
      <w:r w:rsidR="002F55D6">
        <w:rPr>
          <w:rStyle w:val="Hyperlink"/>
        </w:rPr>
        <w:t>;Krishna *et al.*, 2020)</w:t>
      </w:r>
      <w:r w:rsidR="002F55D6">
        <w:fldChar w:fldCharType="end"/>
      </w:r>
      <w:r w:rsidR="002F55D6">
        <w:rPr>
          <w:rFonts w:eastAsiaTheme="minorHAnsi"/>
        </w:rPr>
        <w:t xml:space="preserve">. </w:t>
      </w:r>
      <w:r w:rsidR="002F55D6">
        <w:t>T</w:t>
      </w:r>
      <w:r w:rsidR="002F55D6" w:rsidRPr="002E77E4">
        <w:t>he</w:t>
      </w:r>
      <w:r w:rsidR="002F55D6">
        <w:t xml:space="preserve"> NeSyAI</w:t>
      </w:r>
      <w:r w:rsidR="002F55D6" w:rsidRPr="002E77E4">
        <w:t xml:space="preserve"> </w:t>
      </w:r>
      <w:r w:rsidR="002F55D6">
        <w:t xml:space="preserve">refers to their </w:t>
      </w:r>
      <w:r w:rsidR="002F55D6" w:rsidRPr="002E77E4">
        <w:t xml:space="preserve">hybridization with artificial intelligence (AI) or artificial neural networks </w:t>
      </w:r>
      <w:r w:rsidR="002F55D6">
        <w:fldChar w:fldCharType="begin"/>
      </w:r>
      <w:r w:rsidR="002F55D6">
        <w:instrText>HYPERLINK "Introducing_Neuro-Symbolic_Artificial_Intelligence.pdf" \l "page=1&amp;annotation=138R" \h</w:instrText>
      </w:r>
      <w:r w:rsidR="002F55D6">
        <w:fldChar w:fldCharType="separate"/>
      </w:r>
      <w:r w:rsidR="002F55D6" w:rsidRPr="002E77E4">
        <w:rPr>
          <w:rStyle w:val="Hyperlink"/>
        </w:rPr>
        <w:t>(Huang, 2022, p.1)</w:t>
      </w:r>
      <w:r w:rsidR="002F55D6">
        <w:fldChar w:fldCharType="end"/>
      </w:r>
      <w:r w:rsidR="002F55D6" w:rsidRPr="002E77E4">
        <w:t>.</w:t>
      </w:r>
      <w:r w:rsidR="002F55D6" w:rsidRPr="002E77E4">
        <w:t xml:space="preserve"> </w:t>
      </w:r>
    </w:p>
    <w:p w14:paraId="21EBBCE2" w14:textId="79157672" w:rsidR="00B25068" w:rsidRPr="002E77E4" w:rsidRDefault="00000000" w:rsidP="002E77E4">
      <w:pPr>
        <w:pStyle w:val="BodyText"/>
        <w:jc w:val="both"/>
        <w:rPr>
          <w:rFonts w:ascii="Times New Roman" w:hAnsi="Times New Roman" w:cs="Times New Roman"/>
        </w:rPr>
      </w:pPr>
      <w:proofErr w:type="spellStart"/>
      <w:r w:rsidRPr="002E77E4">
        <w:rPr>
          <w:rFonts w:ascii="Times New Roman" w:hAnsi="Times New Roman" w:cs="Times New Roman"/>
        </w:rPr>
        <w:t>tion</w:t>
      </w:r>
      <w:proofErr w:type="spellEnd"/>
      <w:r w:rsidRPr="002E77E4">
        <w:rPr>
          <w:rFonts w:ascii="Times New Roman" w:hAnsi="Times New Roman" w:cs="Times New Roman"/>
        </w:rPr>
        <w:t xml:space="preserve">, within digital-library projects, social participation is a complex, context-dependent task drawing on multiple disciplines. A participatory turn in AI design </w:t>
      </w:r>
      <w:hyperlink r:id="rId13">
        <w:r w:rsidR="00B25068" w:rsidRPr="002E77E4">
          <w:rPr>
            <w:rStyle w:val="Hyperlink"/>
            <w:rFonts w:ascii="Times New Roman" w:hAnsi="Times New Roman" w:cs="Times New Roman"/>
          </w:rPr>
          <w:t>(Delgado *et al.*, 2023)</w:t>
        </w:r>
      </w:hyperlink>
      <w:r w:rsidRPr="002E77E4">
        <w:rPr>
          <w:rFonts w:ascii="Times New Roman" w:hAnsi="Times New Roman" w:cs="Times New Roman"/>
        </w:rPr>
        <w:t xml:space="preserve"> and in cultural-heritage collections </w:t>
      </w:r>
      <w:hyperlink r:id="rId14">
        <w:r w:rsidR="00B25068" w:rsidRPr="002E77E4">
          <w:rPr>
            <w:rStyle w:val="Hyperlink"/>
            <w:rFonts w:ascii="Times New Roman" w:hAnsi="Times New Roman" w:cs="Times New Roman"/>
          </w:rPr>
          <w:t>(Lähdesmäki *et al.*, 2025)</w:t>
        </w:r>
      </w:hyperlink>
      <w:r w:rsidRPr="002E77E4">
        <w:rPr>
          <w:rFonts w:ascii="Times New Roman" w:hAnsi="Times New Roman" w:cs="Times New Roman"/>
        </w:rPr>
        <w:t xml:space="preserve"> positions users as co-designers, annotators, evaluators, or data subjects, with responsibilities spanning usability, provenance, and bias mitigation. Epistemic-justice frameworks foreground how bias, representation, gender, and intersectionality</w:t>
      </w:r>
      <w:r w:rsidR="005C7123">
        <w:rPr>
          <w:rFonts w:ascii="Times New Roman" w:hAnsi="Times New Roman" w:cs="Times New Roman"/>
        </w:rPr>
        <w:t xml:space="preserve"> </w:t>
      </w:r>
      <w:hyperlink r:id="rId15">
        <w:r w:rsidR="005C7123" w:rsidRPr="002E77E4">
          <w:rPr>
            <w:rStyle w:val="Hyperlink"/>
            <w:rFonts w:ascii="Times New Roman" w:hAnsi="Times New Roman" w:cs="Times New Roman"/>
          </w:rPr>
          <w:t>(Fricker, 2007)</w:t>
        </w:r>
      </w:hyperlink>
      <w:r w:rsidRPr="002E77E4">
        <w:rPr>
          <w:rFonts w:ascii="Times New Roman" w:hAnsi="Times New Roman" w:cs="Times New Roman"/>
        </w:rPr>
        <w:t xml:space="preserve"> shape whose knowledge is recogni</w:t>
      </w:r>
      <w:r w:rsidR="005C7123">
        <w:rPr>
          <w:rFonts w:ascii="Times New Roman" w:hAnsi="Times New Roman" w:cs="Times New Roman"/>
        </w:rPr>
        <w:t>z</w:t>
      </w:r>
      <w:r w:rsidRPr="002E77E4">
        <w:rPr>
          <w:rFonts w:ascii="Times New Roman" w:hAnsi="Times New Roman" w:cs="Times New Roman"/>
        </w:rPr>
        <w:t xml:space="preserve">ed; </w:t>
      </w:r>
      <w:hyperlink r:id="rId16">
        <w:r w:rsidR="00B25068" w:rsidRPr="002E77E4">
          <w:rPr>
            <w:rStyle w:val="Hyperlink"/>
            <w:rFonts w:ascii="Times New Roman" w:hAnsi="Times New Roman" w:cs="Times New Roman"/>
          </w:rPr>
          <w:t>(Haraway, 1991)</w:t>
        </w:r>
      </w:hyperlink>
      <w:r w:rsidRPr="002E77E4">
        <w:rPr>
          <w:rFonts w:ascii="Times New Roman" w:hAnsi="Times New Roman" w:cs="Times New Roman"/>
        </w:rPr>
        <w:t xml:space="preserve">, while human-centred AI scholarship highlights risks of inscrutable models and embedded bias when systems lack accountability </w:t>
      </w:r>
      <w:hyperlink r:id="rId17">
        <w:r w:rsidR="00B25068" w:rsidRPr="002E77E4">
          <w:rPr>
            <w:rStyle w:val="Hyperlink"/>
            <w:rFonts w:ascii="Times New Roman" w:hAnsi="Times New Roman" w:cs="Times New Roman"/>
          </w:rPr>
          <w:t>(Capel and Brereton, 2023)</w:t>
        </w:r>
      </w:hyperlink>
      <w:r w:rsidRPr="002E77E4">
        <w:rPr>
          <w:rFonts w:ascii="Times New Roman" w:hAnsi="Times New Roman" w:cs="Times New Roman"/>
        </w:rPr>
        <w:t>. Where such safeguards are absent, participatory claims can mask persistent power asymmetries.</w:t>
      </w:r>
    </w:p>
    <w:p w14:paraId="6BB9F1F5" w14:textId="1B4F3BDE"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Existing research has examined Participatory Design (PD) practices</w:t>
      </w:r>
      <w:r w:rsidR="00E2052A" w:rsidRPr="002E77E4">
        <w:rPr>
          <w:rFonts w:ascii="Times New Roman" w:hAnsi="Times New Roman" w:cs="Times New Roman"/>
        </w:rPr>
        <w:t xml:space="preserve"> (</w:t>
      </w:r>
      <w:proofErr w:type="spellStart"/>
      <w:r w:rsidR="00E2052A" w:rsidRPr="002E77E4">
        <w:rPr>
          <w:rFonts w:ascii="Times New Roman" w:hAnsi="Times New Roman" w:cs="Times New Roman"/>
        </w:rPr>
        <w:t>Reymen</w:t>
      </w:r>
      <w:proofErr w:type="spellEnd"/>
      <w:r w:rsidR="00E2052A" w:rsidRPr="002E77E4">
        <w:rPr>
          <w:rFonts w:ascii="Times New Roman" w:hAnsi="Times New Roman" w:cs="Times New Roman"/>
        </w:rPr>
        <w:t>, I. 2001)</w:t>
      </w:r>
      <w:r w:rsidRPr="002E77E4">
        <w:rPr>
          <w:rFonts w:ascii="Times New Roman" w:hAnsi="Times New Roman" w:cs="Times New Roman"/>
        </w:rPr>
        <w:t xml:space="preserve">, co-design, and human-centred AI, showing how methods, roles, and power are configured in specific projects—e.g. participatory indexing surfaces user needs and tensions between expert vocabularies and lived practices </w:t>
      </w:r>
      <w:hyperlink r:id="rId18">
        <w:r w:rsidR="00B25068" w:rsidRPr="002E77E4">
          <w:rPr>
            <w:rStyle w:val="Hyperlink"/>
            <w:rFonts w:ascii="Times New Roman" w:hAnsi="Times New Roman" w:cs="Times New Roman"/>
          </w:rPr>
          <w:t>(Leblanc, 2020)</w:t>
        </w:r>
      </w:hyperlink>
      <w:r w:rsidR="00666D55">
        <w:rPr>
          <w:rFonts w:ascii="Times New Roman" w:hAnsi="Times New Roman" w:cs="Times New Roman"/>
        </w:rPr>
        <w:t>. H</w:t>
      </w:r>
      <w:r w:rsidRPr="002E77E4">
        <w:rPr>
          <w:rFonts w:ascii="Times New Roman" w:hAnsi="Times New Roman" w:cs="Times New Roman"/>
        </w:rPr>
        <w:t xml:space="preserve">uman-computer interaction (HCI) and Human-computer AI (HCAI) work stresses coupling UX researchers, domain experts, and developers in knowledge-graph workflows </w:t>
      </w:r>
      <w:hyperlink r:id="rId19">
        <w:r w:rsidR="00B25068" w:rsidRPr="002E77E4">
          <w:rPr>
            <w:rStyle w:val="Hyperlink"/>
            <w:rFonts w:ascii="Times New Roman" w:hAnsi="Times New Roman" w:cs="Times New Roman"/>
          </w:rPr>
          <w:t>(Fox and Chandrasekar, 2021)</w:t>
        </w:r>
      </w:hyperlink>
      <w:r w:rsidRPr="002E77E4">
        <w:rPr>
          <w:rFonts w:ascii="Times New Roman" w:hAnsi="Times New Roman" w:cs="Times New Roman"/>
        </w:rPr>
        <w:t xml:space="preserve">, and symbolic/NeSyAI evaluations stress human control as a design requirement </w:t>
      </w:r>
      <w:hyperlink r:id="rId20">
        <w:r w:rsidR="00B25068" w:rsidRPr="002E77E4">
          <w:rPr>
            <w:rStyle w:val="Hyperlink"/>
            <w:rFonts w:ascii="Times New Roman" w:hAnsi="Times New Roman" w:cs="Times New Roman"/>
          </w:rPr>
          <w:t>(Calvano, 2024)</w:t>
        </w:r>
      </w:hyperlink>
      <w:r w:rsidRPr="002E77E4">
        <w:rPr>
          <w:rFonts w:ascii="Times New Roman" w:hAnsi="Times New Roman" w:cs="Times New Roman"/>
        </w:rPr>
        <w:t xml:space="preserve">. Despite this, the literature remains fragmented in how it documents and compares user integration across </w:t>
      </w:r>
      <w:r w:rsidRPr="002E77E4">
        <w:rPr>
          <w:rFonts w:ascii="Times New Roman" w:hAnsi="Times New Roman" w:cs="Times New Roman"/>
        </w:rPr>
        <w:lastRenderedPageBreak/>
        <w:t xml:space="preserve">semantic and NeSyAI systems for cultural heritage. Approaches such as citizen science </w:t>
      </w:r>
      <w:hyperlink r:id="rId21">
        <w:r w:rsidR="00B25068" w:rsidRPr="002E77E4">
          <w:rPr>
            <w:rStyle w:val="Hyperlink"/>
            <w:rFonts w:ascii="Times New Roman" w:hAnsi="Times New Roman" w:cs="Times New Roman"/>
          </w:rPr>
          <w:t>(Lähdesmäki *et al.*, 2025)</w:t>
        </w:r>
      </w:hyperlink>
      <w:r w:rsidRPr="002E77E4">
        <w:rPr>
          <w:rFonts w:ascii="Times New Roman" w:hAnsi="Times New Roman" w:cs="Times New Roman"/>
        </w:rPr>
        <w:t xml:space="preserve">; </w:t>
      </w:r>
      <w:hyperlink r:id="rId22">
        <w:r w:rsidR="00B25068" w:rsidRPr="002E77E4">
          <w:rPr>
            <w:rStyle w:val="Hyperlink"/>
            <w:rFonts w:ascii="Times New Roman" w:hAnsi="Times New Roman" w:cs="Times New Roman"/>
          </w:rPr>
          <w:t>(Ridge *et al.*, 2021)</w:t>
        </w:r>
      </w:hyperlink>
      <w:r w:rsidRPr="002E77E4">
        <w:rPr>
          <w:rFonts w:ascii="Times New Roman" w:hAnsi="Times New Roman" w:cs="Times New Roman"/>
        </w:rPr>
        <w:t xml:space="preserve">, PD (including UCD, HCI, HCAI) </w:t>
      </w:r>
      <w:hyperlink r:id="rId23">
        <w:r w:rsidR="00B25068" w:rsidRPr="002E77E4">
          <w:rPr>
            <w:rStyle w:val="Hyperlink"/>
            <w:rFonts w:ascii="Times New Roman" w:hAnsi="Times New Roman" w:cs="Times New Roman"/>
          </w:rPr>
          <w:t>(Delgado *et al.*, 2023)</w:t>
        </w:r>
      </w:hyperlink>
      <w:r w:rsidRPr="002E77E4">
        <w:rPr>
          <w:rFonts w:ascii="Times New Roman" w:hAnsi="Times New Roman" w:cs="Times New Roman"/>
        </w:rPr>
        <w:t xml:space="preserve">; </w:t>
      </w:r>
      <w:hyperlink r:id="rId24">
        <w:r w:rsidR="00B25068" w:rsidRPr="002E77E4">
          <w:rPr>
            <w:rStyle w:val="Hyperlink"/>
            <w:rFonts w:ascii="Times New Roman" w:hAnsi="Times New Roman" w:cs="Times New Roman"/>
          </w:rPr>
          <w:t>(Stappers and Sanders, 2008)</w:t>
        </w:r>
      </w:hyperlink>
      <w:r w:rsidRPr="002E77E4">
        <w:rPr>
          <w:rFonts w:ascii="Times New Roman" w:hAnsi="Times New Roman" w:cs="Times New Roman"/>
        </w:rPr>
        <w:t>, co-design, and design thinking are often invoked with limited evidence of the participatory process, minimizing impact, replicability, and operationalization.</w:t>
      </w:r>
    </w:p>
    <w:p w14:paraId="57842542" w14:textId="2538EADD"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This article contributes to </w:t>
      </w:r>
      <w:r w:rsidR="00666D55">
        <w:rPr>
          <w:rFonts w:ascii="Times New Roman" w:hAnsi="Times New Roman" w:cs="Times New Roman"/>
        </w:rPr>
        <w:t xml:space="preserve">such </w:t>
      </w:r>
      <w:r w:rsidRPr="002E77E4">
        <w:rPr>
          <w:rFonts w:ascii="Times New Roman" w:hAnsi="Times New Roman" w:cs="Times New Roman"/>
        </w:rPr>
        <w:t>problem: although such systems increasingly invoke participatory and citizen-science language, the literature documents these practices in uneven, fragmented ways—when and how users are integrated, which tools are mobilized, and how far inclusion and epistemic justice are made explicit remain unclear, limiting the design of accountable, replicable infrastructures. Two research questions therefore guide this study:</w:t>
      </w:r>
    </w:p>
    <w:p w14:paraId="03964C57" w14:textId="77777777" w:rsidR="00B25068" w:rsidRPr="002E77E4" w:rsidRDefault="00000000" w:rsidP="002E77E4">
      <w:pPr>
        <w:pStyle w:val="Compact"/>
        <w:numPr>
          <w:ilvl w:val="0"/>
          <w:numId w:val="2"/>
        </w:numPr>
        <w:jc w:val="both"/>
        <w:rPr>
          <w:rFonts w:ascii="Times New Roman" w:hAnsi="Times New Roman" w:cs="Times New Roman"/>
        </w:rPr>
      </w:pPr>
      <w:r w:rsidRPr="002E77E4">
        <w:rPr>
          <w:rFonts w:ascii="Times New Roman" w:hAnsi="Times New Roman" w:cs="Times New Roman"/>
          <w:b/>
          <w:bCs/>
        </w:rPr>
        <w:t>RQ1.</w:t>
      </w:r>
      <w:r w:rsidRPr="002E77E4">
        <w:rPr>
          <w:rFonts w:ascii="Times New Roman" w:hAnsi="Times New Roman" w:cs="Times New Roman"/>
        </w:rPr>
        <w:t xml:space="preserve"> To what extent, and in which contexts, are participatory and citizen‑science practices integrated into the design and evaluation of semantic and NeSyAi systems for digital libraries and cultural heritage?</w:t>
      </w:r>
    </w:p>
    <w:p w14:paraId="37FB66A5" w14:textId="77777777" w:rsidR="00B25068" w:rsidRPr="002E77E4" w:rsidRDefault="00000000" w:rsidP="002E77E4">
      <w:pPr>
        <w:pStyle w:val="Compact"/>
        <w:numPr>
          <w:ilvl w:val="0"/>
          <w:numId w:val="2"/>
        </w:numPr>
        <w:jc w:val="both"/>
        <w:rPr>
          <w:rFonts w:ascii="Times New Roman" w:hAnsi="Times New Roman" w:cs="Times New Roman"/>
        </w:rPr>
      </w:pPr>
      <w:r w:rsidRPr="002E77E4">
        <w:rPr>
          <w:rFonts w:ascii="Times New Roman" w:hAnsi="Times New Roman" w:cs="Times New Roman"/>
          <w:b/>
          <w:bCs/>
        </w:rPr>
        <w:t>RQ2.</w:t>
      </w:r>
      <w:r w:rsidRPr="002E77E4">
        <w:rPr>
          <w:rFonts w:ascii="Times New Roman" w:hAnsi="Times New Roman" w:cs="Times New Roman"/>
        </w:rPr>
        <w:t xml:space="preserve"> How does the academic literature describe these participatory practices in terms of development phases, methodological tools, levels of user participation, and approaches to inclusion and epistemic justice?</w:t>
      </w:r>
    </w:p>
    <w:p w14:paraId="429D94E5" w14:textId="1780B12A"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This study examines 22 practices of semantic </w:t>
      </w:r>
      <w:r w:rsidR="00666D55">
        <w:rPr>
          <w:rFonts w:ascii="Times New Roman" w:hAnsi="Times New Roman" w:cs="Times New Roman"/>
        </w:rPr>
        <w:t>or</w:t>
      </w:r>
      <w:r w:rsidRPr="002E77E4">
        <w:rPr>
          <w:rFonts w:ascii="Times New Roman" w:hAnsi="Times New Roman" w:cs="Times New Roman"/>
        </w:rPr>
        <w:t xml:space="preserve"> NeSyAI systems for digital libraries and cultural heritage using the four analytical dimensions in RQ2. It aims to clarify patterns and blind spots and to offer a basis for more inclusive, accountable, and epistemically just infrastructures, supporting researchers and practitioners in aligning technical and institutional demands with the situated needs and rights of the communities concerned.</w:t>
      </w:r>
    </w:p>
    <w:p w14:paraId="3265DD93" w14:textId="77777777" w:rsidR="00B25068" w:rsidRPr="002E77E4" w:rsidRDefault="00000000" w:rsidP="002E77E4">
      <w:pPr>
        <w:pStyle w:val="Heading1"/>
        <w:jc w:val="both"/>
        <w:rPr>
          <w:rFonts w:ascii="Times New Roman" w:hAnsi="Times New Roman" w:cs="Times New Roman"/>
          <w:sz w:val="24"/>
          <w:szCs w:val="24"/>
        </w:rPr>
      </w:pPr>
      <w:bookmarkStart w:id="2" w:name="theoretical-framework"/>
      <w:bookmarkEnd w:id="1"/>
      <w:r w:rsidRPr="002E77E4">
        <w:rPr>
          <w:rFonts w:ascii="Times New Roman" w:hAnsi="Times New Roman" w:cs="Times New Roman"/>
          <w:sz w:val="24"/>
          <w:szCs w:val="24"/>
        </w:rPr>
        <w:t>Theoretical framework</w:t>
      </w:r>
    </w:p>
    <w:p w14:paraId="748EAB11" w14:textId="77777777" w:rsidR="008C4136"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The literature review is structured around five thematic lenses that frame the theoretical framework and analytical codebook. First, we synthesize reviews on UCD, PD and co‑production (roles, methods, power). Second, we examine user‑centred design, HCI, and human‑centred AI surveys (methodological repertoires and risks). Third, we draw on citizen‑science, crowdsourcing, and cultural‑heritage participation literature (contribution, agency, governance, shared authority). Fourth, we review semantic web and NeSy AI for cultural heritage in GLAM contexts. Fifth, we consider representational gaps, gender, and intersectionality (epistemic‑justice concerns). These lenses anchor the variables operationalized in the codebook and in the findings. </w:t>
      </w:r>
    </w:p>
    <w:p w14:paraId="08F215B7" w14:textId="7BA7EF27"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Such analytical codebook (see Table 1) was built for the identification, selection, and characterization of practices in screening and content analysis, drawing on core reviews and other relevant literature containing the terminology to grasp diversity. The participatory turn in AI design </w:t>
      </w:r>
      <w:hyperlink r:id="rId25">
        <w:r w:rsidR="00B25068" w:rsidRPr="002E77E4">
          <w:rPr>
            <w:rStyle w:val="Hyperlink"/>
            <w:rFonts w:ascii="Times New Roman" w:hAnsi="Times New Roman" w:cs="Times New Roman"/>
          </w:rPr>
          <w:t>(Delgado *et al.*, 2023)</w:t>
        </w:r>
      </w:hyperlink>
      <w:r w:rsidRPr="002E77E4">
        <w:rPr>
          <w:rFonts w:ascii="Times New Roman" w:hAnsi="Times New Roman" w:cs="Times New Roman"/>
        </w:rPr>
        <w:t xml:space="preserve"> clarify how users can act as partners in configuring socio-technical systems. A structured review of NeSyAi </w:t>
      </w:r>
      <w:hyperlink r:id="rId26">
        <w:r w:rsidR="00B25068" w:rsidRPr="002E77E4">
          <w:rPr>
            <w:rStyle w:val="Hyperlink"/>
            <w:rFonts w:ascii="Times New Roman" w:hAnsi="Times New Roman" w:cs="Times New Roman"/>
          </w:rPr>
          <w:t>(Hamilton *et al.*, 2022)</w:t>
        </w:r>
      </w:hyperlink>
      <w:r w:rsidRPr="002E77E4">
        <w:rPr>
          <w:rFonts w:ascii="Times New Roman" w:hAnsi="Times New Roman" w:cs="Times New Roman"/>
        </w:rPr>
        <w:t xml:space="preserve"> and a bibliometric synthesis on semantic technologies for cultural heritage </w:t>
      </w:r>
      <w:hyperlink r:id="rId27" w:anchor="page=11&amp;annotation=496R">
        <w:r w:rsidR="00B25068" w:rsidRPr="002E77E4">
          <w:rPr>
            <w:rStyle w:val="Hyperlink"/>
            <w:rFonts w:ascii="Times New Roman" w:hAnsi="Times New Roman" w:cs="Times New Roman"/>
          </w:rPr>
          <w:t>(Desul *et al.*, 2023)</w:t>
        </w:r>
      </w:hyperlink>
      <w:r w:rsidRPr="002E77E4">
        <w:rPr>
          <w:rFonts w:ascii="Times New Roman" w:hAnsi="Times New Roman" w:cs="Times New Roman"/>
        </w:rPr>
        <w:t xml:space="preserve"> anchor semantic and NeSyAi approaches within GLAM contexts. Systematic mappings of PD and its evolution </w:t>
      </w:r>
      <w:hyperlink r:id="rId28">
        <w:r w:rsidR="00B25068" w:rsidRPr="002E77E4">
          <w:rPr>
            <w:rStyle w:val="Hyperlink"/>
            <w:rFonts w:ascii="Times New Roman" w:hAnsi="Times New Roman" w:cs="Times New Roman"/>
          </w:rPr>
          <w:t>(Wacnik *et al.*, 2025)</w:t>
        </w:r>
      </w:hyperlink>
      <w:r w:rsidRPr="002E77E4">
        <w:rPr>
          <w:rFonts w:ascii="Times New Roman" w:hAnsi="Times New Roman" w:cs="Times New Roman"/>
        </w:rPr>
        <w:t xml:space="preserve"> and Design thinking and usability-testing reviews </w:t>
      </w:r>
      <w:hyperlink r:id="rId29">
        <w:r w:rsidR="00B25068" w:rsidRPr="002E77E4">
          <w:rPr>
            <w:rStyle w:val="Hyperlink"/>
            <w:rFonts w:ascii="Times New Roman" w:hAnsi="Times New Roman" w:cs="Times New Roman"/>
          </w:rPr>
          <w:t>(Bhandari, 2022)</w:t>
        </w:r>
      </w:hyperlink>
      <w:r w:rsidRPr="002E77E4">
        <w:rPr>
          <w:rFonts w:ascii="Times New Roman" w:hAnsi="Times New Roman" w:cs="Times New Roman"/>
        </w:rPr>
        <w:t xml:space="preserve">; </w:t>
      </w:r>
      <w:hyperlink r:id="rId30">
        <w:r w:rsidR="00B25068" w:rsidRPr="002E77E4">
          <w:rPr>
            <w:rStyle w:val="Hyperlink"/>
            <w:rFonts w:ascii="Times New Roman" w:hAnsi="Times New Roman" w:cs="Times New Roman"/>
          </w:rPr>
          <w:t>(Shojaei Baghini *et al.*, 2024)</w:t>
        </w:r>
      </w:hyperlink>
      <w:r w:rsidRPr="002E77E4">
        <w:rPr>
          <w:rFonts w:ascii="Times New Roman" w:hAnsi="Times New Roman" w:cs="Times New Roman"/>
        </w:rPr>
        <w:t xml:space="preserve">; </w:t>
      </w:r>
      <w:hyperlink r:id="rId31">
        <w:r w:rsidR="00B25068" w:rsidRPr="002E77E4">
          <w:rPr>
            <w:rStyle w:val="Hyperlink"/>
            <w:rFonts w:ascii="Times New Roman" w:hAnsi="Times New Roman" w:cs="Times New Roman"/>
          </w:rPr>
          <w:t>(Mahdie *et al.*, 2024)</w:t>
        </w:r>
      </w:hyperlink>
      <w:r w:rsidRPr="002E77E4">
        <w:rPr>
          <w:rFonts w:ascii="Times New Roman" w:hAnsi="Times New Roman" w:cs="Times New Roman"/>
        </w:rPr>
        <w:t xml:space="preserve"> situate methodological repertoires for iterative evaluation in HCI and related fields. Complementing these review studies, co‑production and citizen‑science frameworks detail phases of research-design, fieldwork, </w:t>
      </w:r>
      <w:r w:rsidRPr="002E77E4">
        <w:rPr>
          <w:rFonts w:ascii="Times New Roman" w:hAnsi="Times New Roman" w:cs="Times New Roman"/>
        </w:rPr>
        <w:lastRenderedPageBreak/>
        <w:t xml:space="preserve">communication, and impact </w:t>
      </w:r>
      <w:hyperlink r:id="rId32">
        <w:r w:rsidR="00B25068" w:rsidRPr="002E77E4">
          <w:rPr>
            <w:rStyle w:val="Hyperlink"/>
            <w:rFonts w:ascii="Times New Roman" w:hAnsi="Times New Roman" w:cs="Times New Roman"/>
          </w:rPr>
          <w:t>(Turnhout *et al.*, 2020)</w:t>
        </w:r>
      </w:hyperlink>
      <w:r w:rsidRPr="002E77E4">
        <w:rPr>
          <w:rFonts w:ascii="Times New Roman" w:hAnsi="Times New Roman" w:cs="Times New Roman"/>
        </w:rPr>
        <w:t xml:space="preserve">; </w:t>
      </w:r>
      <w:hyperlink r:id="rId33">
        <w:r w:rsidR="00B25068" w:rsidRPr="002E77E4">
          <w:rPr>
            <w:rStyle w:val="Hyperlink"/>
            <w:rFonts w:ascii="Times New Roman" w:hAnsi="Times New Roman" w:cs="Times New Roman"/>
          </w:rPr>
          <w:t>(Haklay *et al.*, 2020)</w:t>
        </w:r>
      </w:hyperlink>
      <w:r w:rsidRPr="002E77E4">
        <w:rPr>
          <w:rFonts w:ascii="Times New Roman" w:hAnsi="Times New Roman" w:cs="Times New Roman"/>
        </w:rPr>
        <w:t xml:space="preserve">; </w:t>
      </w:r>
      <w:hyperlink r:id="rId34">
        <w:r w:rsidR="00B25068" w:rsidRPr="002E77E4">
          <w:rPr>
            <w:rStyle w:val="Hyperlink"/>
            <w:rFonts w:ascii="Times New Roman" w:hAnsi="Times New Roman" w:cs="Times New Roman"/>
          </w:rPr>
          <w:t>(Matt, 2015)</w:t>
        </w:r>
      </w:hyperlink>
      <w:r w:rsidRPr="002E77E4">
        <w:rPr>
          <w:rFonts w:ascii="Times New Roman" w:hAnsi="Times New Roman" w:cs="Times New Roman"/>
        </w:rPr>
        <w:t xml:space="preserve">; </w:t>
      </w:r>
      <w:hyperlink r:id="rId35">
        <w:r w:rsidR="00B25068" w:rsidRPr="002E77E4">
          <w:rPr>
            <w:rStyle w:val="Hyperlink"/>
            <w:rFonts w:ascii="Times New Roman" w:hAnsi="Times New Roman" w:cs="Times New Roman"/>
          </w:rPr>
          <w:t>(Vohland *et al.*, 2021)</w:t>
        </w:r>
      </w:hyperlink>
      <w:r w:rsidRPr="002E77E4">
        <w:rPr>
          <w:rFonts w:ascii="Times New Roman" w:hAnsi="Times New Roman" w:cs="Times New Roman"/>
        </w:rPr>
        <w:t xml:space="preserve">. Design‑oriented studies on exploration support and evaluation in digital libraries specify process‑driven patterns, continuous monitoring, and engagement strategies </w:t>
      </w:r>
      <w:hyperlink r:id="rId36">
        <w:r w:rsidR="00B25068" w:rsidRPr="002E77E4">
          <w:rPr>
            <w:rStyle w:val="Hyperlink"/>
            <w:rFonts w:ascii="Times New Roman" w:hAnsi="Times New Roman" w:cs="Times New Roman"/>
          </w:rPr>
          <w:t>(Fox and Chandrasekar, 2021)</w:t>
        </w:r>
      </w:hyperlink>
      <w:r w:rsidRPr="002E77E4">
        <w:rPr>
          <w:rFonts w:ascii="Times New Roman" w:hAnsi="Times New Roman" w:cs="Times New Roman"/>
        </w:rPr>
        <w:t xml:space="preserve">; </w:t>
      </w:r>
      <w:hyperlink r:id="rId37">
        <w:r w:rsidR="00B25068" w:rsidRPr="002E77E4">
          <w:rPr>
            <w:rStyle w:val="Hyperlink"/>
            <w:rFonts w:ascii="Times New Roman" w:hAnsi="Times New Roman" w:cs="Times New Roman"/>
          </w:rPr>
          <w:t>(Calvano, 2025)</w:t>
        </w:r>
      </w:hyperlink>
      <w:r w:rsidRPr="002E77E4">
        <w:rPr>
          <w:rFonts w:ascii="Times New Roman" w:hAnsi="Times New Roman" w:cs="Times New Roman"/>
        </w:rPr>
        <w:t xml:space="preserve">; </w:t>
      </w:r>
      <w:hyperlink r:id="rId38">
        <w:r w:rsidR="00B25068" w:rsidRPr="002E77E4">
          <w:rPr>
            <w:rStyle w:val="Hyperlink"/>
            <w:rFonts w:ascii="Times New Roman" w:hAnsi="Times New Roman" w:cs="Times New Roman"/>
          </w:rPr>
          <w:t>(Ranjgar *et al.*, 2024)</w:t>
        </w:r>
      </w:hyperlink>
      <w:r w:rsidRPr="002E77E4">
        <w:rPr>
          <w:rFonts w:ascii="Times New Roman" w:hAnsi="Times New Roman" w:cs="Times New Roman"/>
        </w:rPr>
        <w:t xml:space="preserve"> and citizen‑science participation models characterize the levels‑of‑participation </w:t>
      </w:r>
      <w:hyperlink r:id="rId39">
        <w:r w:rsidR="00B25068" w:rsidRPr="002E77E4">
          <w:rPr>
            <w:rStyle w:val="Hyperlink"/>
            <w:rFonts w:ascii="Times New Roman" w:hAnsi="Times New Roman" w:cs="Times New Roman"/>
          </w:rPr>
          <w:t>(Gómez-Ferri, 2014)</w:t>
        </w:r>
      </w:hyperlink>
      <w:r w:rsidRPr="002E77E4">
        <w:rPr>
          <w:rFonts w:ascii="Times New Roman" w:hAnsi="Times New Roman" w:cs="Times New Roman"/>
        </w:rPr>
        <w:t xml:space="preserve">. Finally, conceptual work on participatory and co‑creative design </w:t>
      </w:r>
      <w:hyperlink r:id="rId40">
        <w:r w:rsidR="00B25068" w:rsidRPr="002E77E4">
          <w:rPr>
            <w:rStyle w:val="Hyperlink"/>
            <w:rFonts w:ascii="Times New Roman" w:hAnsi="Times New Roman" w:cs="Times New Roman"/>
          </w:rPr>
          <w:t>(Stappers and Sanders, 2008)</w:t>
        </w:r>
      </w:hyperlink>
      <w:r w:rsidRPr="002E77E4">
        <w:rPr>
          <w:rFonts w:ascii="Times New Roman" w:hAnsi="Times New Roman" w:cs="Times New Roman"/>
        </w:rPr>
        <w:t xml:space="preserve">; </w:t>
      </w:r>
      <w:hyperlink r:id="rId41">
        <w:r w:rsidR="00B25068" w:rsidRPr="002E77E4">
          <w:rPr>
            <w:rStyle w:val="Hyperlink"/>
            <w:rFonts w:ascii="Times New Roman" w:hAnsi="Times New Roman" w:cs="Times New Roman"/>
          </w:rPr>
          <w:t>(Liu, 2025)</w:t>
        </w:r>
      </w:hyperlink>
      <w:r w:rsidRPr="002E77E4">
        <w:rPr>
          <w:rFonts w:ascii="Times New Roman" w:hAnsi="Times New Roman" w:cs="Times New Roman"/>
        </w:rPr>
        <w:t xml:space="preserve">, and epistemic‑justice perspectives on representation and gender </w:t>
      </w:r>
      <w:hyperlink r:id="rId42">
        <w:r w:rsidR="00B25068" w:rsidRPr="002E77E4">
          <w:rPr>
            <w:rStyle w:val="Hyperlink"/>
            <w:rFonts w:ascii="Times New Roman" w:hAnsi="Times New Roman" w:cs="Times New Roman"/>
          </w:rPr>
          <w:t>(Stengers and Despret, 2014)</w:t>
        </w:r>
      </w:hyperlink>
      <w:r w:rsidRPr="002E77E4">
        <w:rPr>
          <w:rFonts w:ascii="Times New Roman" w:hAnsi="Times New Roman" w:cs="Times New Roman"/>
        </w:rPr>
        <w:t xml:space="preserve"> inform inclusion variables and frame digital libraries as contested sites where participation, epistemic justice </w:t>
      </w:r>
      <w:hyperlink r:id="rId43">
        <w:r w:rsidR="00B25068" w:rsidRPr="002E77E4">
          <w:rPr>
            <w:rStyle w:val="Hyperlink"/>
            <w:rFonts w:ascii="Times New Roman" w:hAnsi="Times New Roman" w:cs="Times New Roman"/>
          </w:rPr>
          <w:t>(Fricker, 2007)</w:t>
        </w:r>
      </w:hyperlink>
      <w:r w:rsidRPr="002E77E4">
        <w:rPr>
          <w:rFonts w:ascii="Times New Roman" w:hAnsi="Times New Roman" w:cs="Times New Roman"/>
        </w:rPr>
        <w:t xml:space="preserve">, and representational identities </w:t>
      </w:r>
      <w:hyperlink r:id="rId44">
        <w:r w:rsidR="00B25068" w:rsidRPr="002E77E4">
          <w:rPr>
            <w:rStyle w:val="Hyperlink"/>
            <w:rFonts w:ascii="Times New Roman" w:hAnsi="Times New Roman" w:cs="Times New Roman"/>
          </w:rPr>
          <w:t>(Ferran-Ferrer *et al.*, 2023)</w:t>
        </w:r>
      </w:hyperlink>
      <w:r w:rsidRPr="002E77E4">
        <w:rPr>
          <w:rFonts w:ascii="Times New Roman" w:hAnsi="Times New Roman" w:cs="Times New Roman"/>
        </w:rPr>
        <w:t xml:space="preserve"> must be analyzed alongside technical architectures </w:t>
      </w:r>
      <w:hyperlink r:id="rId45">
        <w:r w:rsidR="00B25068" w:rsidRPr="002E77E4">
          <w:rPr>
            <w:rStyle w:val="Hyperlink"/>
            <w:rFonts w:ascii="Times New Roman" w:hAnsi="Times New Roman" w:cs="Times New Roman"/>
          </w:rPr>
          <w:t>(Haraway, 1991)</w:t>
        </w:r>
      </w:hyperlink>
      <w:r w:rsidRPr="002E77E4">
        <w:rPr>
          <w:rFonts w:ascii="Times New Roman" w:hAnsi="Times New Roman" w:cs="Times New Roman"/>
        </w:rPr>
        <w:t>.</w:t>
      </w:r>
    </w:p>
    <w:p w14:paraId="4A37C1A1" w14:textId="77777777" w:rsidR="00B25068" w:rsidRPr="002E77E4" w:rsidRDefault="00000000" w:rsidP="002E77E4">
      <w:pPr>
        <w:pStyle w:val="Heading1"/>
        <w:jc w:val="both"/>
        <w:rPr>
          <w:rFonts w:ascii="Times New Roman" w:hAnsi="Times New Roman" w:cs="Times New Roman"/>
          <w:sz w:val="24"/>
          <w:szCs w:val="24"/>
        </w:rPr>
      </w:pPr>
      <w:bookmarkStart w:id="3" w:name="methodology"/>
      <w:bookmarkEnd w:id="2"/>
      <w:r w:rsidRPr="002E77E4">
        <w:rPr>
          <w:rFonts w:ascii="Times New Roman" w:hAnsi="Times New Roman" w:cs="Times New Roman"/>
          <w:sz w:val="24"/>
          <w:szCs w:val="24"/>
        </w:rPr>
        <w:t>Methodology</w:t>
      </w:r>
    </w:p>
    <w:p w14:paraId="580C2783" w14:textId="49364502"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This study adopts a qualitative-dominant mixed-methods design that combines a scoping review of the scholarly literature, </w:t>
      </w:r>
      <w:r w:rsidR="00287467" w:rsidRPr="00287467">
        <w:rPr>
          <w:rFonts w:ascii="Times New Roman" w:hAnsi="Times New Roman" w:cs="Times New Roman"/>
        </w:rPr>
        <w:t>guided by the SALSA framework (Search, Appraisal, Synthesis, Analysis), and integrating bibliometric techniques</w:t>
      </w:r>
      <w:r w:rsidR="00287467">
        <w:rPr>
          <w:rFonts w:ascii="Times New Roman" w:hAnsi="Times New Roman" w:cs="Times New Roman"/>
        </w:rPr>
        <w:t xml:space="preserve"> </w:t>
      </w:r>
      <w:r w:rsidR="00287467" w:rsidRPr="002A0D7F">
        <w:rPr>
          <w:rFonts w:ascii="Times New Roman" w:hAnsi="Times New Roman" w:cs="Times New Roman"/>
          <w:color w:val="215E99" w:themeColor="text2" w:themeTint="BF"/>
        </w:rPr>
        <w:t xml:space="preserve">(Cobo </w:t>
      </w:r>
      <w:r w:rsidR="00287467" w:rsidRPr="002A0D7F">
        <w:rPr>
          <w:rFonts w:ascii="Times New Roman" w:hAnsi="Times New Roman" w:cs="Times New Roman"/>
          <w:i/>
          <w:iCs/>
          <w:color w:val="215E99" w:themeColor="text2" w:themeTint="BF"/>
        </w:rPr>
        <w:t>et al.,</w:t>
      </w:r>
      <w:r w:rsidR="00287467" w:rsidRPr="002A0D7F">
        <w:rPr>
          <w:rFonts w:ascii="Times New Roman" w:hAnsi="Times New Roman" w:cs="Times New Roman"/>
          <w:color w:val="215E99" w:themeColor="text2" w:themeTint="BF"/>
        </w:rPr>
        <w:t xml:space="preserve"> 2011)</w:t>
      </w:r>
      <w:r w:rsidR="00287467" w:rsidRPr="00287467">
        <w:rPr>
          <w:rFonts w:ascii="Times New Roman" w:hAnsi="Times New Roman" w:cs="Times New Roman"/>
        </w:rPr>
        <w:t xml:space="preserve">, followed by a systematic content analysis </w:t>
      </w:r>
      <w:r w:rsidR="00287467">
        <w:rPr>
          <w:rFonts w:ascii="Times New Roman" w:hAnsi="Times New Roman" w:cs="Times New Roman"/>
        </w:rPr>
        <w:t xml:space="preserve"> </w:t>
      </w:r>
      <w:hyperlink r:id="rId46">
        <w:r w:rsidR="00287467" w:rsidRPr="002E77E4">
          <w:rPr>
            <w:rStyle w:val="Hyperlink"/>
            <w:rFonts w:ascii="Times New Roman" w:hAnsi="Times New Roman" w:cs="Times New Roman"/>
          </w:rPr>
          <w:t>(Cardoso *et al.*, 2021)</w:t>
        </w:r>
      </w:hyperlink>
      <w:r w:rsidR="00287467">
        <w:t xml:space="preserve"> </w:t>
      </w:r>
      <w:r w:rsidR="00287467" w:rsidRPr="00287467">
        <w:rPr>
          <w:rFonts w:ascii="Times New Roman" w:hAnsi="Times New Roman" w:cs="Times New Roman"/>
        </w:rPr>
        <w:t>of the UCD - PD practices identified</w:t>
      </w:r>
      <w:r w:rsidRPr="002E77E4">
        <w:rPr>
          <w:rFonts w:ascii="Times New Roman" w:hAnsi="Times New Roman" w:cs="Times New Roman"/>
        </w:rPr>
        <w:t>. Together, these procedures answer RQ1—by mapping where and how participatory and citizen‑science practices appear in semantic/NeSy AI for digital libraries and cultural heritage—and RQ2, by examining how those practices are methodologically described in academic literature.</w:t>
      </w:r>
    </w:p>
    <w:p w14:paraId="6554A740" w14:textId="1A7DDCF2" w:rsidR="00B25068"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The scoping review followed the four SALSA phases </w:t>
      </w:r>
      <w:hyperlink r:id="rId47">
        <w:r w:rsidR="00B25068" w:rsidRPr="002E77E4">
          <w:rPr>
            <w:rStyle w:val="Hyperlink"/>
            <w:rFonts w:ascii="Times New Roman" w:hAnsi="Times New Roman" w:cs="Times New Roman"/>
          </w:rPr>
          <w:t>(Lopezosa *et al.*, 2024)</w:t>
        </w:r>
      </w:hyperlink>
      <w:r w:rsidRPr="002E77E4">
        <w:rPr>
          <w:rFonts w:ascii="Times New Roman" w:hAnsi="Times New Roman" w:cs="Times New Roman"/>
        </w:rPr>
        <w:t xml:space="preserve"> (see Figure 1). </w:t>
      </w:r>
      <w:r w:rsidR="002758BB" w:rsidRPr="002758BB">
        <w:rPr>
          <w:rFonts w:ascii="Times New Roman" w:hAnsi="Times New Roman" w:cs="Times New Roman"/>
        </w:rPr>
        <w:t xml:space="preserve">In the Search phase, a structured literature search was conducted across between 2014 and 2025 in academic databases - Scopus and Web of Science - in computer science, library and information science, digital humanities, HCI, HCAI, and design studies, using equations that combined terms for semantic and </w:t>
      </w:r>
      <w:proofErr w:type="spellStart"/>
      <w:r w:rsidR="002758BB" w:rsidRPr="002758BB">
        <w:rPr>
          <w:rFonts w:ascii="Times New Roman" w:hAnsi="Times New Roman" w:cs="Times New Roman"/>
        </w:rPr>
        <w:t>NeSyAI</w:t>
      </w:r>
      <w:proofErr w:type="spellEnd"/>
      <w:r w:rsidR="002758BB" w:rsidRPr="002758BB">
        <w:rPr>
          <w:rFonts w:ascii="Times New Roman" w:hAnsi="Times New Roman" w:cs="Times New Roman"/>
        </w:rPr>
        <w:t xml:space="preserve"> technologies, UCD, PD and citizen‑science approaches, digital‑library and cultural‑heritage infrastructures</w:t>
      </w:r>
      <w:r w:rsidRPr="002E77E4">
        <w:rPr>
          <w:rFonts w:ascii="Times New Roman" w:hAnsi="Times New Roman" w:cs="Times New Roman"/>
        </w:rPr>
        <w:t xml:space="preserve">; Perplexity AI was used iteratively to refine search strings and avoid missing disciplinary variants of similar objects of study </w:t>
      </w:r>
      <w:hyperlink r:id="rId48">
        <w:r w:rsidR="00B25068" w:rsidRPr="002E77E4">
          <w:rPr>
            <w:rStyle w:val="Hyperlink"/>
            <w:rFonts w:ascii="Times New Roman" w:hAnsi="Times New Roman" w:cs="Times New Roman"/>
          </w:rPr>
          <w:t>(Codina, 2023)</w:t>
        </w:r>
      </w:hyperlink>
      <w:r w:rsidRPr="002E77E4">
        <w:rPr>
          <w:rFonts w:ascii="Times New Roman" w:hAnsi="Times New Roman" w:cs="Times New Roman"/>
        </w:rPr>
        <w:t xml:space="preserve">. In the </w:t>
      </w:r>
      <w:r w:rsidRPr="002E77E4">
        <w:rPr>
          <w:rFonts w:ascii="Times New Roman" w:hAnsi="Times New Roman" w:cs="Times New Roman"/>
          <w:b/>
          <w:bCs/>
        </w:rPr>
        <w:t>Appraisal</w:t>
      </w:r>
      <w:r w:rsidRPr="002E77E4">
        <w:rPr>
          <w:rFonts w:ascii="Times New Roman" w:hAnsi="Times New Roman" w:cs="Times New Roman"/>
        </w:rPr>
        <w:t xml:space="preserve"> phase, two filters were applied: (i) a bibliometric keyword‑co‑occurrence filter that grouped 3,270 deduplicated records from the metioned themes, retaining 497 records with keywords from at least two axes and 80 records with at least 8 of 16 canonical keywords. The second filter was a (ii) content‑based one that screened titles, abstracts, and results of these 80 records to identify concrete participatory practices; this process yielded 40 records as objects of study, of which 22 contained sufficient methodological detail. In the </w:t>
      </w:r>
      <w:r w:rsidRPr="002E77E4">
        <w:rPr>
          <w:rFonts w:ascii="Times New Roman" w:hAnsi="Times New Roman" w:cs="Times New Roman"/>
          <w:b/>
          <w:bCs/>
        </w:rPr>
        <w:t>Synthesis</w:t>
      </w:r>
      <w:r w:rsidRPr="002E77E4">
        <w:rPr>
          <w:rFonts w:ascii="Times New Roman" w:hAnsi="Times New Roman" w:cs="Times New Roman"/>
        </w:rPr>
        <w:t xml:space="preserve"> phase, the four dimensions of the analytical codebook (see Table 1) were used to aggregate codes across these 22 practices’ documents and to identify patterns and gaps in user‑integration phases, methodological tools, participation levels, and inclusion measures. In the </w:t>
      </w:r>
      <w:r w:rsidRPr="002E77E4">
        <w:rPr>
          <w:rFonts w:ascii="Times New Roman" w:hAnsi="Times New Roman" w:cs="Times New Roman"/>
          <w:b/>
          <w:bCs/>
        </w:rPr>
        <w:t>Analysis</w:t>
      </w:r>
      <w:r w:rsidRPr="002E77E4">
        <w:rPr>
          <w:rFonts w:ascii="Times New Roman" w:hAnsi="Times New Roman" w:cs="Times New Roman"/>
        </w:rPr>
        <w:t xml:space="preserve"> phase, these aggregated patterns were interpreted in </w:t>
      </w:r>
      <w:r w:rsidR="00FC05DF">
        <w:rPr>
          <w:rFonts w:ascii="Times New Roman" w:hAnsi="Times New Roman" w:cs="Times New Roman"/>
        </w:rPr>
        <w:t xml:space="preserve">the </w:t>
      </w:r>
      <w:r w:rsidRPr="002E77E4">
        <w:rPr>
          <w:rFonts w:ascii="Times New Roman" w:hAnsi="Times New Roman" w:cs="Times New Roman"/>
        </w:rPr>
        <w:t>light of the five thematic lenses developed in the theoretic framework, allowing us to trace how methodological choices shape user integration, agency, and epistemic‑justice outcomes in semantic/NeSy AI for digital libraries.</w:t>
      </w:r>
    </w:p>
    <w:p w14:paraId="75A9A11C" w14:textId="77777777" w:rsidR="00FC05DF" w:rsidRDefault="00FC05DF" w:rsidP="002E77E4">
      <w:pPr>
        <w:pStyle w:val="BodyText"/>
        <w:jc w:val="both"/>
        <w:rPr>
          <w:rFonts w:ascii="Times New Roman" w:hAnsi="Times New Roman" w:cs="Times New Roman"/>
        </w:rPr>
      </w:pPr>
    </w:p>
    <w:p w14:paraId="406A6E3D" w14:textId="4ECBC96C" w:rsidR="00FC05DF" w:rsidRPr="002E77E4" w:rsidRDefault="00FC05DF" w:rsidP="002E77E4">
      <w:pPr>
        <w:pStyle w:val="BodyText"/>
        <w:jc w:val="both"/>
        <w:rPr>
          <w:rFonts w:ascii="Times New Roman" w:hAnsi="Times New Roman" w:cs="Times New Roman"/>
        </w:rPr>
      </w:pPr>
      <w:r>
        <w:rPr>
          <w:rFonts w:ascii="Times New Roman" w:hAnsi="Times New Roman" w:cs="Times New Roman"/>
          <w:noProof/>
        </w:rPr>
        <w:lastRenderedPageBreak/>
        <w:drawing>
          <wp:inline distT="0" distB="0" distL="0" distR="0" wp14:anchorId="7AFB02FB" wp14:editId="06C197BE">
            <wp:extent cx="5943600" cy="1445260"/>
            <wp:effectExtent l="0" t="0" r="0" b="0"/>
            <wp:docPr id="13121200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20049" name="Picture 1" descr="A diagram of a dia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inline>
        </w:drawing>
      </w:r>
    </w:p>
    <w:p w14:paraId="7342FC09" w14:textId="77777777" w:rsidR="00B25068" w:rsidRPr="00FC05DF" w:rsidRDefault="00000000" w:rsidP="002E77E4">
      <w:pPr>
        <w:pStyle w:val="FirstParagraph"/>
        <w:jc w:val="both"/>
        <w:rPr>
          <w:rFonts w:ascii="Times New Roman" w:hAnsi="Times New Roman" w:cs="Times New Roman"/>
          <w:i/>
          <w:iCs/>
          <w:sz w:val="20"/>
          <w:szCs w:val="20"/>
        </w:rPr>
      </w:pPr>
      <w:r w:rsidRPr="00FC05DF">
        <w:rPr>
          <w:rFonts w:ascii="Times New Roman" w:hAnsi="Times New Roman" w:cs="Times New Roman"/>
          <w:i/>
          <w:iCs/>
          <w:sz w:val="20"/>
          <w:szCs w:val="20"/>
        </w:rPr>
        <w:t>Figure 1. Scoping review (SALSA + bibliometric mapping tools) + Content analysis methodology (source: authors).</w:t>
      </w:r>
    </w:p>
    <w:p w14:paraId="6BCBDDFA" w14:textId="745E4199" w:rsidR="00B25068" w:rsidRPr="002E77E4" w:rsidRDefault="007D31AA" w:rsidP="002E77E4">
      <w:pPr>
        <w:pStyle w:val="BodyText"/>
        <w:jc w:val="both"/>
        <w:rPr>
          <w:rFonts w:ascii="Times New Roman" w:hAnsi="Times New Roman" w:cs="Times New Roman"/>
        </w:rPr>
      </w:pPr>
      <w:r>
        <w:rPr>
          <w:rFonts w:ascii="Times New Roman" w:hAnsi="Times New Roman" w:cs="Times New Roman"/>
        </w:rPr>
        <w:t>As</w:t>
      </w:r>
      <w:r w:rsidRPr="002E77E4">
        <w:rPr>
          <w:rFonts w:ascii="Times New Roman" w:hAnsi="Times New Roman" w:cs="Times New Roman"/>
        </w:rPr>
        <w:t xml:space="preserve"> the </w:t>
      </w:r>
      <w:r>
        <w:rPr>
          <w:rFonts w:ascii="Times New Roman" w:hAnsi="Times New Roman" w:cs="Times New Roman"/>
        </w:rPr>
        <w:t xml:space="preserve">UCD - PD </w:t>
      </w:r>
      <w:r w:rsidRPr="002E77E4">
        <w:rPr>
          <w:rFonts w:ascii="Times New Roman" w:hAnsi="Times New Roman" w:cs="Times New Roman"/>
        </w:rPr>
        <w:t>practices stem from multidisciplinary literature, the codebook integrates design-led (creative, developmental) and research-led (e.g. science method and citizen science) descriptions, enabling analysis under the same four dimensions without compromising interpretation.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3118"/>
        <w:gridCol w:w="2693"/>
        <w:gridCol w:w="2097"/>
      </w:tblGrid>
      <w:tr w:rsidR="00B25068" w:rsidRPr="002E77E4" w14:paraId="58DD5556" w14:textId="77777777" w:rsidTr="000B3973">
        <w:trPr>
          <w:cnfStyle w:val="100000000000" w:firstRow="1" w:lastRow="0" w:firstColumn="0" w:lastColumn="0" w:oddVBand="0" w:evenVBand="0" w:oddHBand="0" w:evenHBand="0" w:firstRowFirstColumn="0" w:firstRowLastColumn="0" w:lastRowFirstColumn="0" w:lastRowLastColumn="0"/>
          <w:tblHeader/>
        </w:trPr>
        <w:tc>
          <w:tcPr>
            <w:tcW w:w="1668" w:type="dxa"/>
            <w:tcBorders>
              <w:top w:val="single" w:sz="12" w:space="0" w:color="auto"/>
              <w:left w:val="single" w:sz="12" w:space="0" w:color="auto"/>
              <w:bottom w:val="single" w:sz="12" w:space="0" w:color="auto"/>
            </w:tcBorders>
          </w:tcPr>
          <w:p w14:paraId="070FB1A4" w14:textId="77777777" w:rsidR="00B25068" w:rsidRPr="004E4729" w:rsidRDefault="00000000">
            <w:pPr>
              <w:pStyle w:val="Compact"/>
              <w:rPr>
                <w:rFonts w:ascii="Times New Roman" w:hAnsi="Times New Roman" w:cs="Times New Roman"/>
                <w:b/>
                <w:bCs/>
                <w:sz w:val="20"/>
                <w:szCs w:val="20"/>
              </w:rPr>
            </w:pPr>
            <w:r w:rsidRPr="004E4729">
              <w:rPr>
                <w:rFonts w:ascii="Times New Roman" w:hAnsi="Times New Roman" w:cs="Times New Roman"/>
                <w:b/>
                <w:bCs/>
                <w:sz w:val="20"/>
                <w:szCs w:val="20"/>
              </w:rPr>
              <w:t>Dimension</w:t>
            </w:r>
          </w:p>
        </w:tc>
        <w:tc>
          <w:tcPr>
            <w:tcW w:w="3118" w:type="dxa"/>
            <w:tcBorders>
              <w:top w:val="single" w:sz="12" w:space="0" w:color="auto"/>
              <w:bottom w:val="single" w:sz="12" w:space="0" w:color="auto"/>
            </w:tcBorders>
          </w:tcPr>
          <w:p w14:paraId="001E90C3" w14:textId="77777777" w:rsidR="00B25068" w:rsidRPr="004E4729" w:rsidRDefault="00000000">
            <w:pPr>
              <w:pStyle w:val="Compact"/>
              <w:rPr>
                <w:rFonts w:ascii="Times New Roman" w:hAnsi="Times New Roman" w:cs="Times New Roman"/>
                <w:b/>
                <w:bCs/>
                <w:sz w:val="20"/>
                <w:szCs w:val="20"/>
              </w:rPr>
            </w:pPr>
            <w:r w:rsidRPr="004E4729">
              <w:rPr>
                <w:rFonts w:ascii="Times New Roman" w:hAnsi="Times New Roman" w:cs="Times New Roman"/>
                <w:b/>
                <w:bCs/>
                <w:sz w:val="20"/>
                <w:szCs w:val="20"/>
              </w:rPr>
              <w:t>Analytical Variable</w:t>
            </w:r>
          </w:p>
        </w:tc>
        <w:tc>
          <w:tcPr>
            <w:tcW w:w="2693" w:type="dxa"/>
            <w:tcBorders>
              <w:top w:val="single" w:sz="12" w:space="0" w:color="auto"/>
              <w:bottom w:val="single" w:sz="12" w:space="0" w:color="auto"/>
            </w:tcBorders>
          </w:tcPr>
          <w:p w14:paraId="2FA43473" w14:textId="77777777" w:rsidR="00B25068" w:rsidRPr="004E4729" w:rsidRDefault="00000000">
            <w:pPr>
              <w:pStyle w:val="Compact"/>
              <w:rPr>
                <w:rFonts w:ascii="Times New Roman" w:hAnsi="Times New Roman" w:cs="Times New Roman"/>
                <w:b/>
                <w:bCs/>
                <w:sz w:val="20"/>
                <w:szCs w:val="20"/>
              </w:rPr>
            </w:pPr>
            <w:r w:rsidRPr="004E4729">
              <w:rPr>
                <w:rFonts w:ascii="Times New Roman" w:hAnsi="Times New Roman" w:cs="Times New Roman"/>
                <w:b/>
                <w:bCs/>
                <w:sz w:val="20"/>
                <w:szCs w:val="20"/>
              </w:rPr>
              <w:t>Description</w:t>
            </w:r>
          </w:p>
        </w:tc>
        <w:tc>
          <w:tcPr>
            <w:tcW w:w="2097" w:type="dxa"/>
            <w:tcBorders>
              <w:top w:val="single" w:sz="12" w:space="0" w:color="auto"/>
              <w:bottom w:val="single" w:sz="12" w:space="0" w:color="auto"/>
              <w:right w:val="single" w:sz="12" w:space="0" w:color="auto"/>
            </w:tcBorders>
          </w:tcPr>
          <w:p w14:paraId="497CEEAE" w14:textId="77777777" w:rsidR="00B25068" w:rsidRPr="004E4729" w:rsidRDefault="00000000">
            <w:pPr>
              <w:pStyle w:val="Compact"/>
              <w:rPr>
                <w:rFonts w:ascii="Times New Roman" w:hAnsi="Times New Roman" w:cs="Times New Roman"/>
                <w:b/>
                <w:bCs/>
                <w:sz w:val="20"/>
                <w:szCs w:val="20"/>
              </w:rPr>
            </w:pPr>
            <w:r w:rsidRPr="004E4729">
              <w:rPr>
                <w:rFonts w:ascii="Times New Roman" w:hAnsi="Times New Roman" w:cs="Times New Roman"/>
                <w:b/>
                <w:bCs/>
                <w:sz w:val="20"/>
                <w:szCs w:val="20"/>
              </w:rPr>
              <w:t>Key References</w:t>
            </w:r>
          </w:p>
        </w:tc>
      </w:tr>
      <w:tr w:rsidR="004E4729" w:rsidRPr="002E77E4" w14:paraId="15CA602A" w14:textId="77777777" w:rsidTr="004E4729">
        <w:tc>
          <w:tcPr>
            <w:tcW w:w="1668" w:type="dxa"/>
            <w:vMerge w:val="restart"/>
            <w:tcBorders>
              <w:top w:val="single" w:sz="12" w:space="0" w:color="auto"/>
              <w:left w:val="single" w:sz="12" w:space="0" w:color="auto"/>
            </w:tcBorders>
          </w:tcPr>
          <w:p w14:paraId="3E1FB310" w14:textId="17B31692" w:rsidR="004E4729" w:rsidRPr="007D31AA" w:rsidRDefault="004E4729" w:rsidP="00DA2125">
            <w:pPr>
              <w:pStyle w:val="Compact"/>
              <w:rPr>
                <w:rFonts w:ascii="Times New Roman" w:hAnsi="Times New Roman" w:cs="Times New Roman"/>
                <w:sz w:val="20"/>
                <w:szCs w:val="20"/>
              </w:rPr>
            </w:pPr>
            <w:r w:rsidRPr="007D31AA">
              <w:rPr>
                <w:rFonts w:ascii="Times New Roman" w:hAnsi="Times New Roman" w:cs="Times New Roman"/>
                <w:sz w:val="20"/>
                <w:szCs w:val="20"/>
              </w:rPr>
              <w:t>1. User integration phases and process-driven patterns</w:t>
            </w:r>
          </w:p>
        </w:tc>
        <w:tc>
          <w:tcPr>
            <w:tcW w:w="3118" w:type="dxa"/>
            <w:tcBorders>
              <w:top w:val="single" w:sz="12" w:space="0" w:color="auto"/>
            </w:tcBorders>
          </w:tcPr>
          <w:p w14:paraId="61253916"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Iterations of conceptualization, design, development, technology deployment and its ongoing evaluation and monitoring of the participation effectiveness.</w:t>
            </w:r>
          </w:p>
        </w:tc>
        <w:tc>
          <w:tcPr>
            <w:tcW w:w="2693" w:type="dxa"/>
            <w:tcBorders>
              <w:top w:val="single" w:sz="12" w:space="0" w:color="auto"/>
            </w:tcBorders>
          </w:tcPr>
          <w:p w14:paraId="6C0BFDBF"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Phases of a general design process or a technological development</w:t>
            </w:r>
          </w:p>
        </w:tc>
        <w:tc>
          <w:tcPr>
            <w:tcW w:w="2097" w:type="dxa"/>
            <w:tcBorders>
              <w:top w:val="single" w:sz="12" w:space="0" w:color="auto"/>
              <w:right w:val="single" w:sz="12" w:space="0" w:color="auto"/>
            </w:tcBorders>
          </w:tcPr>
          <w:p w14:paraId="231272C9" w14:textId="77777777" w:rsidR="004E4729" w:rsidRPr="007D31AA" w:rsidRDefault="004E4729">
            <w:pPr>
              <w:pStyle w:val="Compact"/>
              <w:rPr>
                <w:rFonts w:ascii="Times New Roman" w:hAnsi="Times New Roman" w:cs="Times New Roman"/>
                <w:sz w:val="20"/>
                <w:szCs w:val="20"/>
              </w:rPr>
            </w:pPr>
            <w:hyperlink r:id="rId50">
              <w:r w:rsidRPr="007D31AA">
                <w:rPr>
                  <w:rStyle w:val="Hyperlink"/>
                  <w:rFonts w:ascii="Times New Roman" w:hAnsi="Times New Roman" w:cs="Times New Roman"/>
                  <w:sz w:val="20"/>
                  <w:szCs w:val="20"/>
                </w:rPr>
                <w:t>(Waidelich *et al.*, 2018)</w:t>
              </w:r>
            </w:hyperlink>
            <w:r w:rsidRPr="007D31AA">
              <w:rPr>
                <w:rFonts w:ascii="Times New Roman" w:hAnsi="Times New Roman" w:cs="Times New Roman"/>
                <w:sz w:val="20"/>
                <w:szCs w:val="20"/>
              </w:rPr>
              <w:t xml:space="preserve">; </w:t>
            </w:r>
            <w:hyperlink r:id="rId51">
              <w:r w:rsidRPr="007D31AA">
                <w:rPr>
                  <w:rStyle w:val="Hyperlink"/>
                  <w:rFonts w:ascii="Times New Roman" w:hAnsi="Times New Roman" w:cs="Times New Roman"/>
                  <w:sz w:val="20"/>
                  <w:szCs w:val="20"/>
                </w:rPr>
                <w:t>(Calvano, 2025)</w:t>
              </w:r>
            </w:hyperlink>
          </w:p>
        </w:tc>
      </w:tr>
      <w:tr w:rsidR="004E4729" w:rsidRPr="002E77E4" w14:paraId="0979A20C" w14:textId="77777777" w:rsidTr="004E4729">
        <w:tc>
          <w:tcPr>
            <w:tcW w:w="1668" w:type="dxa"/>
            <w:vMerge/>
            <w:tcBorders>
              <w:left w:val="single" w:sz="12" w:space="0" w:color="auto"/>
            </w:tcBorders>
          </w:tcPr>
          <w:p w14:paraId="0FD7E841" w14:textId="4AFA82AC" w:rsidR="004E4729" w:rsidRPr="007D31AA" w:rsidRDefault="004E4729">
            <w:pPr>
              <w:pStyle w:val="Compact"/>
              <w:rPr>
                <w:rFonts w:ascii="Times New Roman" w:hAnsi="Times New Roman" w:cs="Times New Roman"/>
                <w:sz w:val="20"/>
                <w:szCs w:val="20"/>
              </w:rPr>
            </w:pPr>
          </w:p>
        </w:tc>
        <w:tc>
          <w:tcPr>
            <w:tcW w:w="3118" w:type="dxa"/>
          </w:tcPr>
          <w:p w14:paraId="68F5B38B"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Research design, information gathering, field work, analysis, science communication, knowledge transference, and impact evaluation.</w:t>
            </w:r>
          </w:p>
        </w:tc>
        <w:tc>
          <w:tcPr>
            <w:tcW w:w="2693" w:type="dxa"/>
          </w:tcPr>
          <w:p w14:paraId="34F5C299"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Phases of a research process which includes the citizen science approach</w:t>
            </w:r>
          </w:p>
        </w:tc>
        <w:tc>
          <w:tcPr>
            <w:tcW w:w="2097" w:type="dxa"/>
            <w:tcBorders>
              <w:right w:val="single" w:sz="12" w:space="0" w:color="auto"/>
            </w:tcBorders>
          </w:tcPr>
          <w:p w14:paraId="53373F06" w14:textId="77777777" w:rsidR="004E4729" w:rsidRPr="007D31AA" w:rsidRDefault="004E4729">
            <w:pPr>
              <w:pStyle w:val="Compact"/>
              <w:rPr>
                <w:rFonts w:ascii="Times New Roman" w:hAnsi="Times New Roman" w:cs="Times New Roman"/>
                <w:sz w:val="20"/>
                <w:szCs w:val="20"/>
              </w:rPr>
            </w:pPr>
            <w:hyperlink r:id="rId52">
              <w:r w:rsidRPr="007D31AA">
                <w:rPr>
                  <w:rStyle w:val="Hyperlink"/>
                  <w:rFonts w:ascii="Times New Roman" w:hAnsi="Times New Roman" w:cs="Times New Roman"/>
                  <w:sz w:val="20"/>
                  <w:szCs w:val="20"/>
                </w:rPr>
                <w:t>(Turnhout *et al.*, 2020)</w:t>
              </w:r>
            </w:hyperlink>
            <w:r w:rsidRPr="007D31AA">
              <w:rPr>
                <w:rFonts w:ascii="Times New Roman" w:hAnsi="Times New Roman" w:cs="Times New Roman"/>
                <w:sz w:val="20"/>
                <w:szCs w:val="20"/>
              </w:rPr>
              <w:t xml:space="preserve">; </w:t>
            </w:r>
            <w:hyperlink r:id="rId53">
              <w:r w:rsidRPr="007D31AA">
                <w:rPr>
                  <w:rStyle w:val="Hyperlink"/>
                  <w:rFonts w:ascii="Times New Roman" w:hAnsi="Times New Roman" w:cs="Times New Roman"/>
                  <w:sz w:val="20"/>
                  <w:szCs w:val="20"/>
                </w:rPr>
                <w:t>(Haklay *et al.*, 2020)</w:t>
              </w:r>
            </w:hyperlink>
          </w:p>
        </w:tc>
      </w:tr>
      <w:tr w:rsidR="004E4729" w:rsidRPr="002E77E4" w14:paraId="5BE426D9" w14:textId="77777777" w:rsidTr="004E4729">
        <w:tc>
          <w:tcPr>
            <w:tcW w:w="1668" w:type="dxa"/>
            <w:vMerge/>
            <w:tcBorders>
              <w:left w:val="single" w:sz="12" w:space="0" w:color="auto"/>
            </w:tcBorders>
          </w:tcPr>
          <w:p w14:paraId="1A4A6A2C" w14:textId="77777777" w:rsidR="004E4729" w:rsidRPr="007D31AA" w:rsidRDefault="004E4729">
            <w:pPr>
              <w:pStyle w:val="Compact"/>
              <w:rPr>
                <w:rFonts w:ascii="Times New Roman" w:hAnsi="Times New Roman" w:cs="Times New Roman"/>
                <w:sz w:val="20"/>
                <w:szCs w:val="20"/>
              </w:rPr>
            </w:pPr>
          </w:p>
        </w:tc>
        <w:tc>
          <w:tcPr>
            <w:tcW w:w="3118" w:type="dxa"/>
          </w:tcPr>
          <w:p w14:paraId="33D7DC39"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Early, constant, late</w:t>
            </w:r>
          </w:p>
        </w:tc>
        <w:tc>
          <w:tcPr>
            <w:tcW w:w="2693" w:type="dxa"/>
          </w:tcPr>
          <w:p w14:paraId="7B28400F"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If user participation is found after deployment/analysis phases, it’s an early integration, otherwise it’s late. Constant monitoring is also found.</w:t>
            </w:r>
          </w:p>
        </w:tc>
        <w:tc>
          <w:tcPr>
            <w:tcW w:w="2097" w:type="dxa"/>
            <w:tcBorders>
              <w:right w:val="single" w:sz="12" w:space="0" w:color="auto"/>
            </w:tcBorders>
          </w:tcPr>
          <w:p w14:paraId="522E78FB" w14:textId="77777777" w:rsidR="004E4729" w:rsidRPr="007D31AA" w:rsidRDefault="004E4729">
            <w:pPr>
              <w:pStyle w:val="Compact"/>
              <w:rPr>
                <w:rFonts w:ascii="Times New Roman" w:hAnsi="Times New Roman" w:cs="Times New Roman"/>
                <w:sz w:val="20"/>
                <w:szCs w:val="20"/>
              </w:rPr>
            </w:pPr>
            <w:hyperlink r:id="rId54">
              <w:r w:rsidRPr="007D31AA">
                <w:rPr>
                  <w:rStyle w:val="Hyperlink"/>
                  <w:rFonts w:ascii="Times New Roman" w:hAnsi="Times New Roman" w:cs="Times New Roman"/>
                  <w:sz w:val="20"/>
                  <w:szCs w:val="20"/>
                </w:rPr>
                <w:t>(Fox and Chandrasekar, 2021)</w:t>
              </w:r>
            </w:hyperlink>
            <w:r w:rsidRPr="007D31AA">
              <w:rPr>
                <w:rFonts w:ascii="Times New Roman" w:hAnsi="Times New Roman" w:cs="Times New Roman"/>
                <w:sz w:val="20"/>
                <w:szCs w:val="20"/>
              </w:rPr>
              <w:t xml:space="preserve">, </w:t>
            </w:r>
            <w:hyperlink r:id="rId55">
              <w:r w:rsidRPr="007D31AA">
                <w:rPr>
                  <w:rStyle w:val="Hyperlink"/>
                  <w:rFonts w:ascii="Times New Roman" w:hAnsi="Times New Roman" w:cs="Times New Roman"/>
                  <w:sz w:val="20"/>
                  <w:szCs w:val="20"/>
                </w:rPr>
                <w:t>(Calvano, 2025)</w:t>
              </w:r>
            </w:hyperlink>
          </w:p>
        </w:tc>
      </w:tr>
      <w:tr w:rsidR="004E4729" w:rsidRPr="002E77E4" w14:paraId="15A161CF" w14:textId="77777777" w:rsidTr="004E4729">
        <w:tc>
          <w:tcPr>
            <w:tcW w:w="1668" w:type="dxa"/>
            <w:vMerge/>
            <w:tcBorders>
              <w:left w:val="single" w:sz="12" w:space="0" w:color="auto"/>
            </w:tcBorders>
          </w:tcPr>
          <w:p w14:paraId="5AB341B9" w14:textId="77777777" w:rsidR="004E4729" w:rsidRPr="007D31AA" w:rsidRDefault="004E4729">
            <w:pPr>
              <w:pStyle w:val="Compact"/>
              <w:rPr>
                <w:rFonts w:ascii="Times New Roman" w:hAnsi="Times New Roman" w:cs="Times New Roman"/>
                <w:sz w:val="20"/>
                <w:szCs w:val="20"/>
              </w:rPr>
            </w:pPr>
          </w:p>
        </w:tc>
        <w:tc>
          <w:tcPr>
            <w:tcW w:w="3118" w:type="dxa"/>
          </w:tcPr>
          <w:p w14:paraId="29ED4FD1"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Participatory design workshops</w:t>
            </w:r>
          </w:p>
        </w:tc>
        <w:tc>
          <w:tcPr>
            <w:tcW w:w="2693" w:type="dxa"/>
          </w:tcPr>
          <w:p w14:paraId="101BD733"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Although is a general way of describing the activity, is commonly refered to different forms of user consultation (interviews, focus groups, hands-on workshops)</w:t>
            </w:r>
          </w:p>
        </w:tc>
        <w:tc>
          <w:tcPr>
            <w:tcW w:w="2097" w:type="dxa"/>
            <w:tcBorders>
              <w:right w:val="single" w:sz="12" w:space="0" w:color="auto"/>
            </w:tcBorders>
          </w:tcPr>
          <w:p w14:paraId="171B83F1" w14:textId="77777777" w:rsidR="004E4729" w:rsidRPr="007D31AA" w:rsidRDefault="004E4729">
            <w:pPr>
              <w:pStyle w:val="Compact"/>
              <w:rPr>
                <w:rFonts w:ascii="Times New Roman" w:hAnsi="Times New Roman" w:cs="Times New Roman"/>
                <w:sz w:val="20"/>
                <w:szCs w:val="20"/>
              </w:rPr>
            </w:pPr>
            <w:hyperlink r:id="rId56">
              <w:r w:rsidRPr="007D31AA">
                <w:rPr>
                  <w:rStyle w:val="Hyperlink"/>
                  <w:rFonts w:ascii="Times New Roman" w:hAnsi="Times New Roman" w:cs="Times New Roman"/>
                  <w:sz w:val="20"/>
                  <w:szCs w:val="20"/>
                </w:rPr>
                <w:t>(Delgado *et al.*, 2023)</w:t>
              </w:r>
            </w:hyperlink>
          </w:p>
        </w:tc>
      </w:tr>
      <w:tr w:rsidR="004E4729" w:rsidRPr="002E77E4" w14:paraId="6ECB961E" w14:textId="77777777" w:rsidTr="004E4729">
        <w:tc>
          <w:tcPr>
            <w:tcW w:w="1668" w:type="dxa"/>
            <w:vMerge/>
            <w:tcBorders>
              <w:left w:val="single" w:sz="12" w:space="0" w:color="auto"/>
            </w:tcBorders>
          </w:tcPr>
          <w:p w14:paraId="6B3210F2" w14:textId="77777777" w:rsidR="004E4729" w:rsidRPr="007D31AA" w:rsidRDefault="004E4729">
            <w:pPr>
              <w:pStyle w:val="Compact"/>
              <w:rPr>
                <w:rFonts w:ascii="Times New Roman" w:hAnsi="Times New Roman" w:cs="Times New Roman"/>
                <w:sz w:val="20"/>
                <w:szCs w:val="20"/>
              </w:rPr>
            </w:pPr>
          </w:p>
        </w:tc>
        <w:tc>
          <w:tcPr>
            <w:tcW w:w="3118" w:type="dxa"/>
          </w:tcPr>
          <w:p w14:paraId="7AC11071"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Co-design sessions and co-creative</w:t>
            </w:r>
          </w:p>
        </w:tc>
        <w:tc>
          <w:tcPr>
            <w:tcW w:w="2693" w:type="dxa"/>
          </w:tcPr>
          <w:p w14:paraId="5BA0BAE8"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Any act of collective creativity (including neurosymbolical AI tools), as the authors define.</w:t>
            </w:r>
          </w:p>
        </w:tc>
        <w:tc>
          <w:tcPr>
            <w:tcW w:w="2097" w:type="dxa"/>
            <w:tcBorders>
              <w:right w:val="single" w:sz="12" w:space="0" w:color="auto"/>
            </w:tcBorders>
          </w:tcPr>
          <w:p w14:paraId="402F39DC" w14:textId="77777777" w:rsidR="004E4729" w:rsidRPr="007D31AA" w:rsidRDefault="004E4729">
            <w:pPr>
              <w:pStyle w:val="Compact"/>
              <w:rPr>
                <w:rFonts w:ascii="Times New Roman" w:hAnsi="Times New Roman" w:cs="Times New Roman"/>
                <w:sz w:val="20"/>
                <w:szCs w:val="20"/>
              </w:rPr>
            </w:pPr>
            <w:hyperlink r:id="rId57">
              <w:r w:rsidRPr="007D31AA">
                <w:rPr>
                  <w:rStyle w:val="Hyperlink"/>
                  <w:rFonts w:ascii="Times New Roman" w:hAnsi="Times New Roman" w:cs="Times New Roman"/>
                  <w:sz w:val="20"/>
                  <w:szCs w:val="20"/>
                </w:rPr>
                <w:t>(Stappers and Sanders, 2008)</w:t>
              </w:r>
            </w:hyperlink>
            <w:r w:rsidRPr="007D31AA">
              <w:rPr>
                <w:rFonts w:ascii="Times New Roman" w:hAnsi="Times New Roman" w:cs="Times New Roman"/>
                <w:sz w:val="20"/>
                <w:szCs w:val="20"/>
              </w:rPr>
              <w:t xml:space="preserve"> </w:t>
            </w:r>
            <w:hyperlink r:id="rId58">
              <w:r w:rsidRPr="007D31AA">
                <w:rPr>
                  <w:rStyle w:val="Hyperlink"/>
                  <w:rFonts w:ascii="Times New Roman" w:hAnsi="Times New Roman" w:cs="Times New Roman"/>
                  <w:sz w:val="20"/>
                  <w:szCs w:val="20"/>
                </w:rPr>
                <w:t>(Liu, 2025)</w:t>
              </w:r>
            </w:hyperlink>
          </w:p>
        </w:tc>
      </w:tr>
      <w:tr w:rsidR="004E4729" w:rsidRPr="002E77E4" w14:paraId="7F78CF8D" w14:textId="77777777" w:rsidTr="004E4729">
        <w:tc>
          <w:tcPr>
            <w:tcW w:w="1668" w:type="dxa"/>
            <w:vMerge/>
            <w:tcBorders>
              <w:left w:val="single" w:sz="12" w:space="0" w:color="auto"/>
            </w:tcBorders>
          </w:tcPr>
          <w:p w14:paraId="134AFE01" w14:textId="77777777" w:rsidR="004E4729" w:rsidRPr="007D31AA" w:rsidRDefault="004E4729">
            <w:pPr>
              <w:pStyle w:val="Compact"/>
              <w:rPr>
                <w:rFonts w:ascii="Times New Roman" w:hAnsi="Times New Roman" w:cs="Times New Roman"/>
                <w:sz w:val="20"/>
                <w:szCs w:val="20"/>
              </w:rPr>
            </w:pPr>
          </w:p>
        </w:tc>
        <w:tc>
          <w:tcPr>
            <w:tcW w:w="3118" w:type="dxa"/>
          </w:tcPr>
          <w:p w14:paraId="3EFF1EA4"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User testing and interface evaluation</w:t>
            </w:r>
          </w:p>
        </w:tc>
        <w:tc>
          <w:tcPr>
            <w:tcW w:w="2693" w:type="dxa"/>
          </w:tcPr>
          <w:p w14:paraId="5C474ED8"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Set of techniques used to identify specific usability issues with products.</w:t>
            </w:r>
          </w:p>
        </w:tc>
        <w:tc>
          <w:tcPr>
            <w:tcW w:w="2097" w:type="dxa"/>
            <w:tcBorders>
              <w:right w:val="single" w:sz="12" w:space="0" w:color="auto"/>
            </w:tcBorders>
          </w:tcPr>
          <w:p w14:paraId="36A8A96F" w14:textId="77777777" w:rsidR="004E4729" w:rsidRPr="007D31AA" w:rsidRDefault="004E4729">
            <w:pPr>
              <w:pStyle w:val="Compact"/>
              <w:rPr>
                <w:rFonts w:ascii="Times New Roman" w:hAnsi="Times New Roman" w:cs="Times New Roman"/>
                <w:sz w:val="20"/>
                <w:szCs w:val="20"/>
              </w:rPr>
            </w:pPr>
            <w:hyperlink r:id="rId59">
              <w:r w:rsidRPr="007D31AA">
                <w:rPr>
                  <w:rStyle w:val="Hyperlink"/>
                  <w:rFonts w:ascii="Times New Roman" w:hAnsi="Times New Roman" w:cs="Times New Roman"/>
                  <w:sz w:val="20"/>
                  <w:szCs w:val="20"/>
                </w:rPr>
                <w:t>(Mahdie *et al.*, 2024)</w:t>
              </w:r>
            </w:hyperlink>
          </w:p>
        </w:tc>
      </w:tr>
      <w:tr w:rsidR="004E4729" w:rsidRPr="002E77E4" w14:paraId="67982613" w14:textId="77777777" w:rsidTr="004E4729">
        <w:tc>
          <w:tcPr>
            <w:tcW w:w="1668" w:type="dxa"/>
            <w:vMerge/>
            <w:tcBorders>
              <w:left w:val="single" w:sz="12" w:space="0" w:color="auto"/>
            </w:tcBorders>
          </w:tcPr>
          <w:p w14:paraId="58BF5852" w14:textId="77777777" w:rsidR="004E4729" w:rsidRPr="007D31AA" w:rsidRDefault="004E4729">
            <w:pPr>
              <w:pStyle w:val="Compact"/>
              <w:rPr>
                <w:rFonts w:ascii="Times New Roman" w:hAnsi="Times New Roman" w:cs="Times New Roman"/>
                <w:sz w:val="20"/>
                <w:szCs w:val="20"/>
              </w:rPr>
            </w:pPr>
          </w:p>
        </w:tc>
        <w:tc>
          <w:tcPr>
            <w:tcW w:w="3118" w:type="dxa"/>
          </w:tcPr>
          <w:p w14:paraId="3FAC249F"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Collective intelligence, pooling of resources, data collection, analysis tasks, serious games, participatory experiments, grassroots activities</w:t>
            </w:r>
          </w:p>
        </w:tc>
        <w:tc>
          <w:tcPr>
            <w:tcW w:w="2693" w:type="dxa"/>
          </w:tcPr>
          <w:p w14:paraId="4A05B1A4"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These are models of citizen science development defining the specific experience of the participation.</w:t>
            </w:r>
          </w:p>
        </w:tc>
        <w:tc>
          <w:tcPr>
            <w:tcW w:w="2097" w:type="dxa"/>
            <w:tcBorders>
              <w:right w:val="single" w:sz="12" w:space="0" w:color="auto"/>
            </w:tcBorders>
          </w:tcPr>
          <w:p w14:paraId="577CBE2A" w14:textId="77777777" w:rsidR="004E4729" w:rsidRPr="007D31AA" w:rsidRDefault="004E4729">
            <w:pPr>
              <w:pStyle w:val="Compact"/>
              <w:rPr>
                <w:rFonts w:ascii="Times New Roman" w:hAnsi="Times New Roman" w:cs="Times New Roman"/>
                <w:sz w:val="20"/>
                <w:szCs w:val="20"/>
              </w:rPr>
            </w:pPr>
            <w:hyperlink r:id="rId60">
              <w:r w:rsidRPr="007D31AA">
                <w:rPr>
                  <w:rStyle w:val="Hyperlink"/>
                  <w:rFonts w:ascii="Times New Roman" w:hAnsi="Times New Roman" w:cs="Times New Roman"/>
                  <w:sz w:val="20"/>
                  <w:szCs w:val="20"/>
                </w:rPr>
                <w:t>(Matt, 2015)</w:t>
              </w:r>
            </w:hyperlink>
          </w:p>
        </w:tc>
      </w:tr>
      <w:tr w:rsidR="004E4729" w:rsidRPr="002E77E4" w14:paraId="361CB46B" w14:textId="77777777" w:rsidTr="004E4729">
        <w:tc>
          <w:tcPr>
            <w:tcW w:w="1668" w:type="dxa"/>
            <w:vMerge/>
            <w:tcBorders>
              <w:left w:val="single" w:sz="12" w:space="0" w:color="auto"/>
            </w:tcBorders>
          </w:tcPr>
          <w:p w14:paraId="52F9986B" w14:textId="77777777" w:rsidR="004E4729" w:rsidRPr="007D31AA" w:rsidRDefault="004E4729">
            <w:pPr>
              <w:pStyle w:val="Compact"/>
              <w:rPr>
                <w:rFonts w:ascii="Times New Roman" w:hAnsi="Times New Roman" w:cs="Times New Roman"/>
                <w:sz w:val="20"/>
                <w:szCs w:val="20"/>
              </w:rPr>
            </w:pPr>
          </w:p>
        </w:tc>
        <w:tc>
          <w:tcPr>
            <w:tcW w:w="3118" w:type="dxa"/>
          </w:tcPr>
          <w:p w14:paraId="4C5921D4"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 xml:space="preserve">Crowdsourcing - crowdscience and collective indexing, annotation and </w:t>
            </w:r>
            <w:r w:rsidRPr="007D31AA">
              <w:rPr>
                <w:rFonts w:ascii="Times New Roman" w:hAnsi="Times New Roman" w:cs="Times New Roman"/>
                <w:sz w:val="20"/>
                <w:szCs w:val="20"/>
              </w:rPr>
              <w:lastRenderedPageBreak/>
              <w:t>content curation</w:t>
            </w:r>
          </w:p>
        </w:tc>
        <w:tc>
          <w:tcPr>
            <w:tcW w:w="2693" w:type="dxa"/>
          </w:tcPr>
          <w:p w14:paraId="12739D82" w14:textId="77777777" w:rsidR="004E4729" w:rsidRPr="007D31AA" w:rsidRDefault="004E4729">
            <w:pPr>
              <w:pStyle w:val="Compact"/>
              <w:rPr>
                <w:rFonts w:ascii="Times New Roman" w:hAnsi="Times New Roman" w:cs="Times New Roman"/>
                <w:sz w:val="20"/>
                <w:szCs w:val="20"/>
              </w:rPr>
            </w:pPr>
            <w:proofErr w:type="gramStart"/>
            <w:r w:rsidRPr="007D31AA">
              <w:rPr>
                <w:rFonts w:ascii="Times New Roman" w:hAnsi="Times New Roman" w:cs="Times New Roman"/>
                <w:sz w:val="20"/>
                <w:szCs w:val="20"/>
              </w:rPr>
              <w:lastRenderedPageBreak/>
              <w:t>Its</w:t>
            </w:r>
            <w:proofErr w:type="gramEnd"/>
            <w:r w:rsidRPr="007D31AA">
              <w:rPr>
                <w:rFonts w:ascii="Times New Roman" w:hAnsi="Times New Roman" w:cs="Times New Roman"/>
                <w:sz w:val="20"/>
                <w:szCs w:val="20"/>
              </w:rPr>
              <w:t xml:space="preserve"> a common practice on citizen science to develop platforms for massively </w:t>
            </w:r>
            <w:r w:rsidRPr="007D31AA">
              <w:rPr>
                <w:rFonts w:ascii="Times New Roman" w:hAnsi="Times New Roman" w:cs="Times New Roman"/>
                <w:sz w:val="20"/>
                <w:szCs w:val="20"/>
              </w:rPr>
              <w:lastRenderedPageBreak/>
              <w:t>annotate wide corpus with non-experts.</w:t>
            </w:r>
          </w:p>
        </w:tc>
        <w:tc>
          <w:tcPr>
            <w:tcW w:w="2097" w:type="dxa"/>
            <w:tcBorders>
              <w:right w:val="single" w:sz="12" w:space="0" w:color="auto"/>
            </w:tcBorders>
          </w:tcPr>
          <w:p w14:paraId="786E2F62" w14:textId="77777777" w:rsidR="004E4729" w:rsidRPr="007D31AA" w:rsidRDefault="004E4729">
            <w:pPr>
              <w:pStyle w:val="Compact"/>
              <w:rPr>
                <w:rFonts w:ascii="Times New Roman" w:hAnsi="Times New Roman" w:cs="Times New Roman"/>
                <w:sz w:val="20"/>
                <w:szCs w:val="20"/>
              </w:rPr>
            </w:pPr>
            <w:hyperlink r:id="rId61">
              <w:r w:rsidRPr="007D31AA">
                <w:rPr>
                  <w:rStyle w:val="Hyperlink"/>
                  <w:rFonts w:ascii="Times New Roman" w:hAnsi="Times New Roman" w:cs="Times New Roman"/>
                  <w:sz w:val="20"/>
                  <w:szCs w:val="20"/>
                </w:rPr>
                <w:t>(Ranjgar *et al.*, 2024)</w:t>
              </w:r>
            </w:hyperlink>
            <w:r w:rsidRPr="007D31AA">
              <w:rPr>
                <w:rFonts w:ascii="Times New Roman" w:hAnsi="Times New Roman" w:cs="Times New Roman"/>
                <w:sz w:val="20"/>
                <w:szCs w:val="20"/>
              </w:rPr>
              <w:t xml:space="preserve">; </w:t>
            </w:r>
            <w:hyperlink r:id="rId62">
              <w:r w:rsidRPr="007D31AA">
                <w:rPr>
                  <w:rStyle w:val="Hyperlink"/>
                  <w:rFonts w:ascii="Times New Roman" w:hAnsi="Times New Roman" w:cs="Times New Roman"/>
                  <w:sz w:val="20"/>
                  <w:szCs w:val="20"/>
                </w:rPr>
                <w:t>(García-Zarza *et al.*, 2022)</w:t>
              </w:r>
            </w:hyperlink>
            <w:r w:rsidRPr="007D31AA">
              <w:rPr>
                <w:rFonts w:ascii="Times New Roman" w:hAnsi="Times New Roman" w:cs="Times New Roman"/>
                <w:sz w:val="20"/>
                <w:szCs w:val="20"/>
              </w:rPr>
              <w:t xml:space="preserve"> </w:t>
            </w:r>
            <w:hyperlink r:id="rId63">
              <w:r w:rsidRPr="007D31AA">
                <w:rPr>
                  <w:rStyle w:val="Hyperlink"/>
                  <w:rFonts w:ascii="Times New Roman" w:hAnsi="Times New Roman" w:cs="Times New Roman"/>
                  <w:sz w:val="20"/>
                  <w:szCs w:val="20"/>
                </w:rPr>
                <w:t>(Lähdesmäki &amp; Thomas, 2024)</w:t>
              </w:r>
            </w:hyperlink>
            <w:r w:rsidRPr="007D31AA">
              <w:rPr>
                <w:rFonts w:ascii="Times New Roman" w:hAnsi="Times New Roman" w:cs="Times New Roman"/>
                <w:sz w:val="20"/>
                <w:szCs w:val="20"/>
              </w:rPr>
              <w:t xml:space="preserve">; </w:t>
            </w:r>
            <w:hyperlink r:id="rId64">
              <w:r w:rsidRPr="007D31AA">
                <w:rPr>
                  <w:rStyle w:val="Hyperlink"/>
                  <w:rFonts w:ascii="Times New Roman" w:hAnsi="Times New Roman" w:cs="Times New Roman"/>
                  <w:sz w:val="20"/>
                  <w:szCs w:val="20"/>
                </w:rPr>
                <w:t>(Ridge *et al.*, 2019)</w:t>
              </w:r>
            </w:hyperlink>
          </w:p>
        </w:tc>
      </w:tr>
      <w:tr w:rsidR="004E4729" w:rsidRPr="002E77E4" w14:paraId="04FE3F0D" w14:textId="77777777" w:rsidTr="004E4729">
        <w:tc>
          <w:tcPr>
            <w:tcW w:w="1668" w:type="dxa"/>
            <w:vMerge/>
            <w:tcBorders>
              <w:left w:val="single" w:sz="12" w:space="0" w:color="auto"/>
              <w:bottom w:val="single" w:sz="12" w:space="0" w:color="auto"/>
            </w:tcBorders>
          </w:tcPr>
          <w:p w14:paraId="0642436B" w14:textId="77777777" w:rsidR="004E4729" w:rsidRPr="007D31AA" w:rsidRDefault="004E4729">
            <w:pPr>
              <w:pStyle w:val="Compact"/>
              <w:rPr>
                <w:rFonts w:ascii="Times New Roman" w:hAnsi="Times New Roman" w:cs="Times New Roman"/>
                <w:sz w:val="20"/>
                <w:szCs w:val="20"/>
              </w:rPr>
            </w:pPr>
          </w:p>
        </w:tc>
        <w:tc>
          <w:tcPr>
            <w:tcW w:w="3118" w:type="dxa"/>
            <w:tcBorders>
              <w:bottom w:val="single" w:sz="12" w:space="0" w:color="auto"/>
            </w:tcBorders>
          </w:tcPr>
          <w:p w14:paraId="37210B7B"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Others</w:t>
            </w:r>
          </w:p>
        </w:tc>
        <w:tc>
          <w:tcPr>
            <w:tcW w:w="2693" w:type="dxa"/>
            <w:tcBorders>
              <w:bottom w:val="single" w:sz="12" w:space="0" w:color="auto"/>
            </w:tcBorders>
          </w:tcPr>
          <w:p w14:paraId="09C23C96"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Other tools that can be found as participation comes from a variety of fields with its own tools.</w:t>
            </w:r>
          </w:p>
        </w:tc>
        <w:tc>
          <w:tcPr>
            <w:tcW w:w="2097" w:type="dxa"/>
            <w:tcBorders>
              <w:bottom w:val="single" w:sz="12" w:space="0" w:color="auto"/>
              <w:right w:val="single" w:sz="12" w:space="0" w:color="auto"/>
            </w:tcBorders>
          </w:tcPr>
          <w:p w14:paraId="7B9B043B" w14:textId="77777777" w:rsidR="004E4729" w:rsidRPr="007D31AA" w:rsidRDefault="004E4729">
            <w:pPr>
              <w:pStyle w:val="Compact"/>
              <w:rPr>
                <w:rFonts w:ascii="Times New Roman" w:hAnsi="Times New Roman" w:cs="Times New Roman"/>
                <w:sz w:val="20"/>
                <w:szCs w:val="20"/>
              </w:rPr>
            </w:pPr>
            <w:hyperlink r:id="rId65">
              <w:r w:rsidRPr="007D31AA">
                <w:rPr>
                  <w:rStyle w:val="Hyperlink"/>
                  <w:rFonts w:ascii="Times New Roman" w:hAnsi="Times New Roman" w:cs="Times New Roman"/>
                  <w:sz w:val="20"/>
                  <w:szCs w:val="20"/>
                </w:rPr>
                <w:t>(Gómez-Ferri, 2014)</w:t>
              </w:r>
            </w:hyperlink>
          </w:p>
        </w:tc>
      </w:tr>
      <w:tr w:rsidR="004E4729" w:rsidRPr="002E77E4" w14:paraId="0BA29DFF" w14:textId="77777777" w:rsidTr="004E4729">
        <w:tc>
          <w:tcPr>
            <w:tcW w:w="1668" w:type="dxa"/>
            <w:vMerge w:val="restart"/>
            <w:tcBorders>
              <w:top w:val="single" w:sz="12" w:space="0" w:color="auto"/>
              <w:left w:val="single" w:sz="12" w:space="0" w:color="auto"/>
            </w:tcBorders>
          </w:tcPr>
          <w:p w14:paraId="28C593B1"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3. Levels of user participation and engagement</w:t>
            </w:r>
          </w:p>
        </w:tc>
        <w:tc>
          <w:tcPr>
            <w:tcW w:w="3118" w:type="dxa"/>
            <w:tcBorders>
              <w:top w:val="single" w:sz="12" w:space="0" w:color="auto"/>
            </w:tcBorders>
          </w:tcPr>
          <w:p w14:paraId="3EBFA918"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Consult, include, elaborate, own</w:t>
            </w:r>
          </w:p>
        </w:tc>
        <w:tc>
          <w:tcPr>
            <w:tcW w:w="2693" w:type="dxa"/>
            <w:tcBorders>
              <w:top w:val="single" w:sz="12" w:space="0" w:color="auto"/>
            </w:tcBorders>
          </w:tcPr>
          <w:p w14:paraId="59C6D59C"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Consulting is the lowest level of engagement and owning the highest.</w:t>
            </w:r>
          </w:p>
        </w:tc>
        <w:tc>
          <w:tcPr>
            <w:tcW w:w="2097" w:type="dxa"/>
            <w:tcBorders>
              <w:top w:val="single" w:sz="12" w:space="0" w:color="auto"/>
              <w:right w:val="single" w:sz="12" w:space="0" w:color="auto"/>
            </w:tcBorders>
          </w:tcPr>
          <w:p w14:paraId="3BFD9DFC" w14:textId="77777777" w:rsidR="004E4729" w:rsidRPr="007D31AA" w:rsidRDefault="004E4729">
            <w:pPr>
              <w:pStyle w:val="Compact"/>
              <w:rPr>
                <w:rFonts w:ascii="Times New Roman" w:hAnsi="Times New Roman" w:cs="Times New Roman"/>
                <w:sz w:val="20"/>
                <w:szCs w:val="20"/>
              </w:rPr>
            </w:pPr>
            <w:hyperlink r:id="rId66">
              <w:r w:rsidRPr="007D31AA">
                <w:rPr>
                  <w:rStyle w:val="Hyperlink"/>
                  <w:rFonts w:ascii="Times New Roman" w:hAnsi="Times New Roman" w:cs="Times New Roman"/>
                  <w:sz w:val="20"/>
                  <w:szCs w:val="20"/>
                </w:rPr>
                <w:t>(Delgado *et al.*, 2023)</w:t>
              </w:r>
            </w:hyperlink>
          </w:p>
        </w:tc>
      </w:tr>
      <w:tr w:rsidR="004E4729" w:rsidRPr="002E77E4" w14:paraId="10F3D708" w14:textId="77777777" w:rsidTr="004E4729">
        <w:tc>
          <w:tcPr>
            <w:tcW w:w="1668" w:type="dxa"/>
            <w:vMerge/>
            <w:tcBorders>
              <w:left w:val="single" w:sz="12" w:space="0" w:color="auto"/>
              <w:bottom w:val="single" w:sz="12" w:space="0" w:color="auto"/>
            </w:tcBorders>
          </w:tcPr>
          <w:p w14:paraId="7894041E" w14:textId="77777777" w:rsidR="004E4729" w:rsidRPr="007D31AA" w:rsidRDefault="004E4729">
            <w:pPr>
              <w:pStyle w:val="Compact"/>
              <w:rPr>
                <w:rFonts w:ascii="Times New Roman" w:hAnsi="Times New Roman" w:cs="Times New Roman"/>
                <w:sz w:val="20"/>
                <w:szCs w:val="20"/>
              </w:rPr>
            </w:pPr>
          </w:p>
        </w:tc>
        <w:tc>
          <w:tcPr>
            <w:tcW w:w="3118" w:type="dxa"/>
            <w:tcBorders>
              <w:bottom w:val="single" w:sz="12" w:space="0" w:color="auto"/>
            </w:tcBorders>
          </w:tcPr>
          <w:p w14:paraId="616EF3D9"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Scientific, inspirational, educational, social, economic, environmental, political community agency</w:t>
            </w:r>
          </w:p>
        </w:tc>
        <w:tc>
          <w:tcPr>
            <w:tcW w:w="2693" w:type="dxa"/>
            <w:tcBorders>
              <w:bottom w:val="single" w:sz="12" w:space="0" w:color="auto"/>
            </w:tcBorders>
          </w:tcPr>
          <w:p w14:paraId="788DBCE5"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The levels of participation expressed here are impact areas of the knowledge products.</w:t>
            </w:r>
          </w:p>
        </w:tc>
        <w:tc>
          <w:tcPr>
            <w:tcW w:w="2097" w:type="dxa"/>
            <w:tcBorders>
              <w:bottom w:val="single" w:sz="12" w:space="0" w:color="auto"/>
              <w:right w:val="single" w:sz="12" w:space="0" w:color="auto"/>
            </w:tcBorders>
          </w:tcPr>
          <w:p w14:paraId="7094A110" w14:textId="77777777" w:rsidR="004E4729" w:rsidRPr="007D31AA" w:rsidRDefault="004E4729">
            <w:pPr>
              <w:pStyle w:val="Compact"/>
              <w:rPr>
                <w:rFonts w:ascii="Times New Roman" w:hAnsi="Times New Roman" w:cs="Times New Roman"/>
                <w:sz w:val="20"/>
                <w:szCs w:val="20"/>
              </w:rPr>
            </w:pPr>
            <w:hyperlink r:id="rId67">
              <w:r w:rsidRPr="007D31AA">
                <w:rPr>
                  <w:rStyle w:val="Hyperlink"/>
                  <w:rFonts w:ascii="Times New Roman" w:hAnsi="Times New Roman" w:cs="Times New Roman"/>
                  <w:sz w:val="20"/>
                  <w:szCs w:val="20"/>
                </w:rPr>
                <w:t>(Matt, 2015)</w:t>
              </w:r>
            </w:hyperlink>
            <w:r w:rsidRPr="007D31AA">
              <w:rPr>
                <w:rFonts w:ascii="Times New Roman" w:hAnsi="Times New Roman" w:cs="Times New Roman"/>
                <w:sz w:val="20"/>
                <w:szCs w:val="20"/>
              </w:rPr>
              <w:t xml:space="preserve">; </w:t>
            </w:r>
            <w:hyperlink r:id="rId68">
              <w:r w:rsidRPr="007D31AA">
                <w:rPr>
                  <w:rStyle w:val="Hyperlink"/>
                  <w:rFonts w:ascii="Times New Roman" w:hAnsi="Times New Roman" w:cs="Times New Roman"/>
                  <w:sz w:val="20"/>
                  <w:szCs w:val="20"/>
                </w:rPr>
                <w:t>(Vohland *et al.*, 2021)</w:t>
              </w:r>
            </w:hyperlink>
            <w:hyperlink r:id="rId69">
              <w:r w:rsidRPr="007D31AA">
                <w:rPr>
                  <w:rStyle w:val="Hyperlink"/>
                  <w:rFonts w:ascii="Times New Roman" w:hAnsi="Times New Roman" w:cs="Times New Roman"/>
                  <w:sz w:val="20"/>
                  <w:szCs w:val="20"/>
                </w:rPr>
                <w:t>(Lähdesmäki &amp; Thomas, 2024)</w:t>
              </w:r>
            </w:hyperlink>
            <w:r w:rsidRPr="007D31AA">
              <w:rPr>
                <w:rFonts w:ascii="Times New Roman" w:hAnsi="Times New Roman" w:cs="Times New Roman"/>
                <w:sz w:val="20"/>
                <w:szCs w:val="20"/>
              </w:rPr>
              <w:t xml:space="preserve">; </w:t>
            </w:r>
            <w:hyperlink r:id="rId70">
              <w:r w:rsidRPr="007D31AA">
                <w:rPr>
                  <w:rStyle w:val="Hyperlink"/>
                  <w:rFonts w:ascii="Times New Roman" w:hAnsi="Times New Roman" w:cs="Times New Roman"/>
                  <w:sz w:val="20"/>
                  <w:szCs w:val="20"/>
                </w:rPr>
                <w:t>(Ridge *et al.*, 2019)</w:t>
              </w:r>
            </w:hyperlink>
          </w:p>
        </w:tc>
      </w:tr>
      <w:tr w:rsidR="004E4729" w:rsidRPr="002E77E4" w14:paraId="414B160C" w14:textId="77777777" w:rsidTr="004E4729">
        <w:tc>
          <w:tcPr>
            <w:tcW w:w="1668" w:type="dxa"/>
            <w:vMerge w:val="restart"/>
            <w:tcBorders>
              <w:top w:val="single" w:sz="12" w:space="0" w:color="auto"/>
              <w:left w:val="single" w:sz="12" w:space="0" w:color="auto"/>
            </w:tcBorders>
          </w:tcPr>
          <w:p w14:paraId="758CF6E4"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4. Inclusion, representational gaps and epistemic justice considerations</w:t>
            </w:r>
          </w:p>
        </w:tc>
        <w:tc>
          <w:tcPr>
            <w:tcW w:w="3118" w:type="dxa"/>
            <w:tcBorders>
              <w:top w:val="single" w:sz="12" w:space="0" w:color="auto"/>
            </w:tcBorders>
          </w:tcPr>
          <w:p w14:paraId="3BE87061"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Epistemic justice, gender perspectives, intersectionalities, censorships, bias recognition and mitigation</w:t>
            </w:r>
          </w:p>
        </w:tc>
        <w:tc>
          <w:tcPr>
            <w:tcW w:w="2693" w:type="dxa"/>
            <w:tcBorders>
              <w:top w:val="single" w:sz="12" w:space="0" w:color="auto"/>
            </w:tcBorders>
          </w:tcPr>
          <w:p w14:paraId="5F2C1420"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These are complementary conceptual frameworks that will be assessed in in the literature as they are expressed.</w:t>
            </w:r>
          </w:p>
        </w:tc>
        <w:tc>
          <w:tcPr>
            <w:tcW w:w="2097" w:type="dxa"/>
            <w:tcBorders>
              <w:top w:val="single" w:sz="12" w:space="0" w:color="auto"/>
              <w:right w:val="single" w:sz="12" w:space="0" w:color="auto"/>
            </w:tcBorders>
          </w:tcPr>
          <w:p w14:paraId="390CF621" w14:textId="77777777" w:rsidR="004E4729" w:rsidRPr="007D31AA" w:rsidRDefault="004E4729">
            <w:pPr>
              <w:pStyle w:val="Compact"/>
              <w:rPr>
                <w:rFonts w:ascii="Times New Roman" w:hAnsi="Times New Roman" w:cs="Times New Roman"/>
                <w:sz w:val="20"/>
                <w:szCs w:val="20"/>
              </w:rPr>
            </w:pPr>
            <w:hyperlink r:id="rId71">
              <w:r w:rsidRPr="007D31AA">
                <w:rPr>
                  <w:rStyle w:val="Hyperlink"/>
                  <w:rFonts w:ascii="Times New Roman" w:hAnsi="Times New Roman" w:cs="Times New Roman"/>
                  <w:sz w:val="20"/>
                  <w:szCs w:val="20"/>
                </w:rPr>
                <w:t>(Fricker, 2007)</w:t>
              </w:r>
            </w:hyperlink>
            <w:r w:rsidRPr="007D31AA">
              <w:rPr>
                <w:rFonts w:ascii="Times New Roman" w:hAnsi="Times New Roman" w:cs="Times New Roman"/>
                <w:sz w:val="20"/>
                <w:szCs w:val="20"/>
              </w:rPr>
              <w:t xml:space="preserve">; </w:t>
            </w:r>
            <w:hyperlink r:id="rId72">
              <w:r w:rsidRPr="007D31AA">
                <w:rPr>
                  <w:rStyle w:val="Hyperlink"/>
                  <w:rFonts w:ascii="Times New Roman" w:hAnsi="Times New Roman" w:cs="Times New Roman"/>
                  <w:sz w:val="20"/>
                  <w:szCs w:val="20"/>
                </w:rPr>
                <w:t>(Haraway, 1991)</w:t>
              </w:r>
            </w:hyperlink>
            <w:r w:rsidRPr="007D31AA">
              <w:rPr>
                <w:rFonts w:ascii="Times New Roman" w:hAnsi="Times New Roman" w:cs="Times New Roman"/>
                <w:sz w:val="20"/>
                <w:szCs w:val="20"/>
              </w:rPr>
              <w:t xml:space="preserve">; </w:t>
            </w:r>
            <w:hyperlink r:id="rId73">
              <w:r w:rsidRPr="007D31AA">
                <w:rPr>
                  <w:rStyle w:val="Hyperlink"/>
                  <w:rFonts w:ascii="Times New Roman" w:hAnsi="Times New Roman" w:cs="Times New Roman"/>
                  <w:sz w:val="20"/>
                  <w:szCs w:val="20"/>
                </w:rPr>
                <w:t>(Stengers and Despret, 2014)</w:t>
              </w:r>
            </w:hyperlink>
            <w:r w:rsidRPr="007D31AA">
              <w:rPr>
                <w:rFonts w:ascii="Times New Roman" w:hAnsi="Times New Roman" w:cs="Times New Roman"/>
                <w:sz w:val="20"/>
                <w:szCs w:val="20"/>
              </w:rPr>
              <w:t xml:space="preserve">; </w:t>
            </w:r>
            <w:hyperlink r:id="rId74">
              <w:r w:rsidRPr="007D31AA">
                <w:rPr>
                  <w:rStyle w:val="Hyperlink"/>
                  <w:rFonts w:ascii="Times New Roman" w:hAnsi="Times New Roman" w:cs="Times New Roman"/>
                  <w:sz w:val="20"/>
                  <w:szCs w:val="20"/>
                </w:rPr>
                <w:t>(Ferran-Ferrer *et al.*, 2023)</w:t>
              </w:r>
            </w:hyperlink>
          </w:p>
        </w:tc>
      </w:tr>
      <w:tr w:rsidR="004E4729" w:rsidRPr="002E77E4" w14:paraId="0992C8DD" w14:textId="77777777" w:rsidTr="004E4729">
        <w:tc>
          <w:tcPr>
            <w:tcW w:w="1668" w:type="dxa"/>
            <w:vMerge/>
            <w:tcBorders>
              <w:left w:val="single" w:sz="12" w:space="0" w:color="auto"/>
            </w:tcBorders>
          </w:tcPr>
          <w:p w14:paraId="78999DD4" w14:textId="77777777" w:rsidR="004E4729" w:rsidRPr="007D31AA" w:rsidRDefault="004E4729">
            <w:pPr>
              <w:pStyle w:val="Compact"/>
              <w:rPr>
                <w:rFonts w:ascii="Times New Roman" w:hAnsi="Times New Roman" w:cs="Times New Roman"/>
                <w:sz w:val="20"/>
                <w:szCs w:val="20"/>
              </w:rPr>
            </w:pPr>
          </w:p>
        </w:tc>
        <w:tc>
          <w:tcPr>
            <w:tcW w:w="3118" w:type="dxa"/>
          </w:tcPr>
          <w:p w14:paraId="3848B531"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Knowledge diversity or power dynamics awareness</w:t>
            </w:r>
          </w:p>
        </w:tc>
        <w:tc>
          <w:tcPr>
            <w:tcW w:w="2693" w:type="dxa"/>
          </w:tcPr>
          <w:p w14:paraId="585BF749"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In the literature, scientific knowledge can appear as the only one expressed, although other types need to be considered.</w:t>
            </w:r>
          </w:p>
        </w:tc>
        <w:tc>
          <w:tcPr>
            <w:tcW w:w="2097" w:type="dxa"/>
            <w:tcBorders>
              <w:right w:val="single" w:sz="12" w:space="0" w:color="auto"/>
            </w:tcBorders>
          </w:tcPr>
          <w:p w14:paraId="5B2A873B" w14:textId="77777777" w:rsidR="004E4729" w:rsidRPr="007D31AA" w:rsidRDefault="004E4729">
            <w:pPr>
              <w:pStyle w:val="Compact"/>
              <w:rPr>
                <w:rFonts w:ascii="Times New Roman" w:hAnsi="Times New Roman" w:cs="Times New Roman"/>
                <w:sz w:val="20"/>
                <w:szCs w:val="20"/>
              </w:rPr>
            </w:pPr>
            <w:hyperlink r:id="rId75">
              <w:r w:rsidRPr="007D31AA">
                <w:rPr>
                  <w:rStyle w:val="Hyperlink"/>
                  <w:rFonts w:ascii="Times New Roman" w:hAnsi="Times New Roman" w:cs="Times New Roman"/>
                  <w:sz w:val="20"/>
                  <w:szCs w:val="20"/>
                </w:rPr>
                <w:t>(Escobar, 2016)</w:t>
              </w:r>
            </w:hyperlink>
          </w:p>
        </w:tc>
      </w:tr>
      <w:tr w:rsidR="004E4729" w:rsidRPr="002E77E4" w14:paraId="3D279218" w14:textId="77777777" w:rsidTr="004E4729">
        <w:tc>
          <w:tcPr>
            <w:tcW w:w="1668" w:type="dxa"/>
            <w:vMerge/>
            <w:tcBorders>
              <w:left w:val="single" w:sz="12" w:space="0" w:color="auto"/>
            </w:tcBorders>
          </w:tcPr>
          <w:p w14:paraId="5F308560" w14:textId="77777777" w:rsidR="004E4729" w:rsidRPr="007D31AA" w:rsidRDefault="004E4729">
            <w:pPr>
              <w:pStyle w:val="Compact"/>
              <w:rPr>
                <w:rFonts w:ascii="Times New Roman" w:hAnsi="Times New Roman" w:cs="Times New Roman"/>
                <w:sz w:val="20"/>
                <w:szCs w:val="20"/>
              </w:rPr>
            </w:pPr>
          </w:p>
        </w:tc>
        <w:tc>
          <w:tcPr>
            <w:tcW w:w="3118" w:type="dxa"/>
          </w:tcPr>
          <w:p w14:paraId="63798B77"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Model “top-down” or “bottom up”</w:t>
            </w:r>
          </w:p>
        </w:tc>
        <w:tc>
          <w:tcPr>
            <w:tcW w:w="2693" w:type="dxa"/>
          </w:tcPr>
          <w:p w14:paraId="48E83B08"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These models are common frameworks for general participatory practices, some use-cases use “bottom up” this form for inclusion.</w:t>
            </w:r>
          </w:p>
        </w:tc>
        <w:tc>
          <w:tcPr>
            <w:tcW w:w="2097" w:type="dxa"/>
            <w:tcBorders>
              <w:right w:val="single" w:sz="12" w:space="0" w:color="auto"/>
            </w:tcBorders>
          </w:tcPr>
          <w:p w14:paraId="102D83D7" w14:textId="77777777" w:rsidR="004E4729" w:rsidRPr="007D31AA" w:rsidRDefault="004E4729">
            <w:pPr>
              <w:pStyle w:val="Compact"/>
              <w:rPr>
                <w:rFonts w:ascii="Times New Roman" w:hAnsi="Times New Roman" w:cs="Times New Roman"/>
                <w:sz w:val="20"/>
                <w:szCs w:val="20"/>
              </w:rPr>
            </w:pPr>
            <w:hyperlink r:id="rId76">
              <w:r w:rsidRPr="007D31AA">
                <w:rPr>
                  <w:rStyle w:val="Hyperlink"/>
                  <w:rFonts w:ascii="Times New Roman" w:hAnsi="Times New Roman" w:cs="Times New Roman"/>
                  <w:sz w:val="20"/>
                  <w:szCs w:val="20"/>
                </w:rPr>
                <w:t>(Gómez-Ferri, 2014)</w:t>
              </w:r>
            </w:hyperlink>
          </w:p>
        </w:tc>
      </w:tr>
      <w:tr w:rsidR="004E4729" w:rsidRPr="002E77E4" w14:paraId="1FCB5E95" w14:textId="77777777" w:rsidTr="004E4729">
        <w:tc>
          <w:tcPr>
            <w:tcW w:w="1668" w:type="dxa"/>
            <w:vMerge/>
            <w:tcBorders>
              <w:left w:val="single" w:sz="12" w:space="0" w:color="auto"/>
              <w:bottom w:val="single" w:sz="12" w:space="0" w:color="auto"/>
            </w:tcBorders>
          </w:tcPr>
          <w:p w14:paraId="321C6508" w14:textId="77777777" w:rsidR="004E4729" w:rsidRPr="007D31AA" w:rsidRDefault="004E4729">
            <w:pPr>
              <w:pStyle w:val="Compact"/>
              <w:rPr>
                <w:rFonts w:ascii="Times New Roman" w:hAnsi="Times New Roman" w:cs="Times New Roman"/>
                <w:sz w:val="20"/>
                <w:szCs w:val="20"/>
              </w:rPr>
            </w:pPr>
          </w:p>
        </w:tc>
        <w:tc>
          <w:tcPr>
            <w:tcW w:w="3118" w:type="dxa"/>
            <w:tcBorders>
              <w:bottom w:val="single" w:sz="12" w:space="0" w:color="auto"/>
            </w:tcBorders>
          </w:tcPr>
          <w:p w14:paraId="065CB43C"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Provenance mechanisms, bias checks, and configurable governance models</w:t>
            </w:r>
          </w:p>
        </w:tc>
        <w:tc>
          <w:tcPr>
            <w:tcW w:w="2693" w:type="dxa"/>
            <w:tcBorders>
              <w:bottom w:val="single" w:sz="12" w:space="0" w:color="auto"/>
            </w:tcBorders>
          </w:tcPr>
          <w:p w14:paraId="2D7B0A7C" w14:textId="77777777" w:rsidR="004E4729" w:rsidRPr="007D31AA" w:rsidRDefault="004E4729">
            <w:pPr>
              <w:pStyle w:val="Compact"/>
              <w:rPr>
                <w:rFonts w:ascii="Times New Roman" w:hAnsi="Times New Roman" w:cs="Times New Roman"/>
                <w:sz w:val="20"/>
                <w:szCs w:val="20"/>
              </w:rPr>
            </w:pPr>
            <w:r w:rsidRPr="007D31AA">
              <w:rPr>
                <w:rFonts w:ascii="Times New Roman" w:hAnsi="Times New Roman" w:cs="Times New Roman"/>
                <w:sz w:val="20"/>
                <w:szCs w:val="20"/>
              </w:rPr>
              <w:t>Found mechanisms that allow Digital library’s NeSyAi systems to be aware of its representational gaps.</w:t>
            </w:r>
          </w:p>
        </w:tc>
        <w:tc>
          <w:tcPr>
            <w:tcW w:w="2097" w:type="dxa"/>
            <w:tcBorders>
              <w:bottom w:val="single" w:sz="12" w:space="0" w:color="auto"/>
              <w:right w:val="single" w:sz="12" w:space="0" w:color="auto"/>
            </w:tcBorders>
          </w:tcPr>
          <w:p w14:paraId="644E02B9" w14:textId="77777777" w:rsidR="004E4729" w:rsidRPr="007D31AA" w:rsidRDefault="004E4729">
            <w:pPr>
              <w:pStyle w:val="Compact"/>
              <w:rPr>
                <w:rFonts w:ascii="Times New Roman" w:hAnsi="Times New Roman" w:cs="Times New Roman"/>
                <w:sz w:val="20"/>
                <w:szCs w:val="20"/>
              </w:rPr>
            </w:pPr>
            <w:hyperlink r:id="rId77">
              <w:r w:rsidRPr="007D31AA">
                <w:rPr>
                  <w:rStyle w:val="Hyperlink"/>
                  <w:rFonts w:ascii="Times New Roman" w:hAnsi="Times New Roman" w:cs="Times New Roman"/>
                  <w:sz w:val="20"/>
                  <w:szCs w:val="20"/>
                </w:rPr>
                <w:t>(Fox and Chandrasekar, 2021)</w:t>
              </w:r>
            </w:hyperlink>
            <w:r w:rsidRPr="007D31AA">
              <w:rPr>
                <w:rFonts w:ascii="Times New Roman" w:hAnsi="Times New Roman" w:cs="Times New Roman"/>
                <w:sz w:val="20"/>
                <w:szCs w:val="20"/>
              </w:rPr>
              <w:t xml:space="preserve">; </w:t>
            </w:r>
            <w:hyperlink r:id="rId78">
              <w:r w:rsidRPr="007D31AA">
                <w:rPr>
                  <w:rStyle w:val="Hyperlink"/>
                  <w:rFonts w:ascii="Times New Roman" w:hAnsi="Times New Roman" w:cs="Times New Roman"/>
                  <w:sz w:val="20"/>
                  <w:szCs w:val="20"/>
                </w:rPr>
                <w:t>(Calvano, 2025)</w:t>
              </w:r>
            </w:hyperlink>
          </w:p>
        </w:tc>
      </w:tr>
    </w:tbl>
    <w:p w14:paraId="57F838C5" w14:textId="572C147D" w:rsidR="00B25068" w:rsidRPr="004E4729" w:rsidRDefault="00000000">
      <w:pPr>
        <w:pStyle w:val="BodyText"/>
        <w:rPr>
          <w:rFonts w:ascii="Times New Roman" w:hAnsi="Times New Roman" w:cs="Times New Roman"/>
          <w:i/>
          <w:iCs/>
          <w:sz w:val="20"/>
          <w:szCs w:val="20"/>
        </w:rPr>
      </w:pPr>
      <w:r w:rsidRPr="004E4729">
        <w:rPr>
          <w:rFonts w:ascii="Times New Roman" w:hAnsi="Times New Roman" w:cs="Times New Roman"/>
          <w:i/>
          <w:iCs/>
          <w:sz w:val="20"/>
          <w:szCs w:val="20"/>
        </w:rPr>
        <w:t xml:space="preserve">Table 1. Analytical codebook for </w:t>
      </w:r>
      <w:r w:rsidR="00656EE2">
        <w:rPr>
          <w:rFonts w:ascii="Times New Roman" w:hAnsi="Times New Roman" w:cs="Times New Roman"/>
          <w:i/>
          <w:iCs/>
          <w:sz w:val="20"/>
          <w:szCs w:val="20"/>
        </w:rPr>
        <w:t xml:space="preserve">PD-UCD </w:t>
      </w:r>
      <w:r w:rsidRPr="004E4729">
        <w:rPr>
          <w:rFonts w:ascii="Times New Roman" w:hAnsi="Times New Roman" w:cs="Times New Roman"/>
          <w:i/>
          <w:iCs/>
          <w:sz w:val="20"/>
          <w:szCs w:val="20"/>
        </w:rPr>
        <w:t xml:space="preserve">practice content analysis. (Source: Authors’ </w:t>
      </w:r>
      <w:r w:rsidR="002E77E4" w:rsidRPr="004E4729">
        <w:rPr>
          <w:rFonts w:ascii="Times New Roman" w:hAnsi="Times New Roman" w:cs="Times New Roman"/>
          <w:i/>
          <w:iCs/>
          <w:sz w:val="20"/>
          <w:szCs w:val="20"/>
        </w:rPr>
        <w:t>theoretical framework</w:t>
      </w:r>
      <w:r w:rsidRPr="004E4729">
        <w:rPr>
          <w:rFonts w:ascii="Times New Roman" w:hAnsi="Times New Roman" w:cs="Times New Roman"/>
          <w:i/>
          <w:iCs/>
          <w:sz w:val="20"/>
          <w:szCs w:val="20"/>
        </w:rPr>
        <w:t>).</w:t>
      </w:r>
    </w:p>
    <w:p w14:paraId="68A6B1B5"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The </w:t>
      </w:r>
      <w:r w:rsidRPr="002E77E4">
        <w:rPr>
          <w:rFonts w:ascii="Times New Roman" w:hAnsi="Times New Roman" w:cs="Times New Roman"/>
          <w:b/>
          <w:bCs/>
        </w:rPr>
        <w:t>user integration phases and process-driven patterns</w:t>
      </w:r>
      <w:r w:rsidRPr="002E77E4">
        <w:rPr>
          <w:rFonts w:ascii="Times New Roman" w:hAnsi="Times New Roman" w:cs="Times New Roman"/>
        </w:rPr>
        <w:t xml:space="preserve"> dimension captures the moments of users entering system’s design life cycles—early co-design, late evaluation, continuous engagement, or undocumented—drawing on iterative design frameworks </w:t>
      </w:r>
      <w:hyperlink r:id="rId79">
        <w:r w:rsidR="00B25068" w:rsidRPr="002E77E4">
          <w:rPr>
            <w:rStyle w:val="Hyperlink"/>
            <w:rFonts w:ascii="Times New Roman" w:hAnsi="Times New Roman" w:cs="Times New Roman"/>
          </w:rPr>
          <w:t>(Waidelich *et al.*, 2018)</w:t>
        </w:r>
      </w:hyperlink>
      <w:r w:rsidRPr="002E77E4">
        <w:rPr>
          <w:rFonts w:ascii="Times New Roman" w:hAnsi="Times New Roman" w:cs="Times New Roman"/>
        </w:rPr>
        <w:t xml:space="preserve">; </w:t>
      </w:r>
      <w:hyperlink r:id="rId80">
        <w:r w:rsidR="00B25068" w:rsidRPr="002E77E4">
          <w:rPr>
            <w:rStyle w:val="Hyperlink"/>
            <w:rFonts w:ascii="Times New Roman" w:hAnsi="Times New Roman" w:cs="Times New Roman"/>
          </w:rPr>
          <w:t>(Calvano, 2025)</w:t>
        </w:r>
      </w:hyperlink>
      <w:r w:rsidRPr="002E77E4">
        <w:rPr>
          <w:rFonts w:ascii="Times New Roman" w:hAnsi="Times New Roman" w:cs="Times New Roman"/>
        </w:rPr>
        <w:t xml:space="preserve">, co-production in knowledge work </w:t>
      </w:r>
      <w:hyperlink r:id="rId81">
        <w:r w:rsidR="00B25068" w:rsidRPr="002E77E4">
          <w:rPr>
            <w:rStyle w:val="Hyperlink"/>
            <w:rFonts w:ascii="Times New Roman" w:hAnsi="Times New Roman" w:cs="Times New Roman"/>
          </w:rPr>
          <w:t>(Turnhout *et al.*, 2020)</w:t>
        </w:r>
      </w:hyperlink>
      <w:r w:rsidRPr="002E77E4">
        <w:rPr>
          <w:rFonts w:ascii="Times New Roman" w:hAnsi="Times New Roman" w:cs="Times New Roman"/>
        </w:rPr>
        <w:t xml:space="preserve">, and citizen-science contribution phases </w:t>
      </w:r>
      <w:hyperlink r:id="rId82">
        <w:r w:rsidR="00B25068" w:rsidRPr="002E77E4">
          <w:rPr>
            <w:rStyle w:val="Hyperlink"/>
            <w:rFonts w:ascii="Times New Roman" w:hAnsi="Times New Roman" w:cs="Times New Roman"/>
          </w:rPr>
          <w:t>(Haklay *et al.*, 2020)</w:t>
        </w:r>
      </w:hyperlink>
      <w:r w:rsidRPr="002E77E4">
        <w:rPr>
          <w:rFonts w:ascii="Times New Roman" w:hAnsi="Times New Roman" w:cs="Times New Roman"/>
        </w:rPr>
        <w:t xml:space="preserve">. The </w:t>
      </w:r>
      <w:r w:rsidRPr="002E77E4">
        <w:rPr>
          <w:rFonts w:ascii="Times New Roman" w:hAnsi="Times New Roman" w:cs="Times New Roman"/>
          <w:b/>
          <w:bCs/>
        </w:rPr>
        <w:t>participatory approaches and methodological tools</w:t>
      </w:r>
      <w:r w:rsidRPr="002E77E4">
        <w:rPr>
          <w:rFonts w:ascii="Times New Roman" w:hAnsi="Times New Roman" w:cs="Times New Roman"/>
        </w:rPr>
        <w:t xml:space="preserve"> dimension inventories workshops, co-design and co-creative sessions </w:t>
      </w:r>
      <w:hyperlink r:id="rId83">
        <w:r w:rsidR="00B25068" w:rsidRPr="002E77E4">
          <w:rPr>
            <w:rStyle w:val="Hyperlink"/>
            <w:rFonts w:ascii="Times New Roman" w:hAnsi="Times New Roman" w:cs="Times New Roman"/>
          </w:rPr>
          <w:t>(Stappers and Sanders, 2008)</w:t>
        </w:r>
      </w:hyperlink>
      <w:r w:rsidRPr="002E77E4">
        <w:rPr>
          <w:rFonts w:ascii="Times New Roman" w:hAnsi="Times New Roman" w:cs="Times New Roman"/>
        </w:rPr>
        <w:t xml:space="preserve">, usability testing </w:t>
      </w:r>
      <w:hyperlink r:id="rId84">
        <w:r w:rsidR="00B25068" w:rsidRPr="002E77E4">
          <w:rPr>
            <w:rStyle w:val="Hyperlink"/>
            <w:rFonts w:ascii="Times New Roman" w:hAnsi="Times New Roman" w:cs="Times New Roman"/>
          </w:rPr>
          <w:t>(Delgado *et al.*, 2023)</w:t>
        </w:r>
      </w:hyperlink>
      <w:r w:rsidRPr="002E77E4">
        <w:rPr>
          <w:rFonts w:ascii="Times New Roman" w:hAnsi="Times New Roman" w:cs="Times New Roman"/>
        </w:rPr>
        <w:t>, crowdsourcing (also named crowd-science)</w:t>
      </w:r>
      <w:hyperlink r:id="rId85">
        <w:r w:rsidR="00B25068" w:rsidRPr="002E77E4">
          <w:rPr>
            <w:rStyle w:val="Hyperlink"/>
            <w:rFonts w:ascii="Times New Roman" w:hAnsi="Times New Roman" w:cs="Times New Roman"/>
          </w:rPr>
          <w:t>(Lähdesmäki *et al.*, 2025)</w:t>
        </w:r>
      </w:hyperlink>
      <w:r w:rsidRPr="002E77E4">
        <w:rPr>
          <w:rFonts w:ascii="Times New Roman" w:hAnsi="Times New Roman" w:cs="Times New Roman"/>
        </w:rPr>
        <w:t xml:space="preserve">, citizen-science models </w:t>
      </w:r>
      <w:hyperlink r:id="rId86">
        <w:r w:rsidR="00B25068" w:rsidRPr="002E77E4">
          <w:rPr>
            <w:rStyle w:val="Hyperlink"/>
            <w:rFonts w:ascii="Times New Roman" w:hAnsi="Times New Roman" w:cs="Times New Roman"/>
          </w:rPr>
          <w:t>(Matt, 2015)</w:t>
        </w:r>
      </w:hyperlink>
      <w:r w:rsidRPr="002E77E4">
        <w:rPr>
          <w:rFonts w:ascii="Times New Roman" w:hAnsi="Times New Roman" w:cs="Times New Roman"/>
        </w:rPr>
        <w:t xml:space="preserve">, annotation practices </w:t>
      </w:r>
      <w:hyperlink r:id="rId87">
        <w:r w:rsidR="00B25068" w:rsidRPr="002E77E4">
          <w:rPr>
            <w:rStyle w:val="Hyperlink"/>
            <w:rFonts w:ascii="Times New Roman" w:hAnsi="Times New Roman" w:cs="Times New Roman"/>
          </w:rPr>
          <w:t>(Gómez-Ferri, 2014)</w:t>
        </w:r>
      </w:hyperlink>
      <w:r w:rsidRPr="002E77E4">
        <w:rPr>
          <w:rFonts w:ascii="Times New Roman" w:hAnsi="Times New Roman" w:cs="Times New Roman"/>
        </w:rPr>
        <w:t xml:space="preserve"> and other field-specific techniques. The </w:t>
      </w:r>
      <w:r w:rsidRPr="002E77E4">
        <w:rPr>
          <w:rFonts w:ascii="Times New Roman" w:hAnsi="Times New Roman" w:cs="Times New Roman"/>
          <w:b/>
          <w:bCs/>
        </w:rPr>
        <w:t>levels of user participation and engagement</w:t>
      </w:r>
      <w:r w:rsidRPr="002E77E4">
        <w:rPr>
          <w:rFonts w:ascii="Times New Roman" w:hAnsi="Times New Roman" w:cs="Times New Roman"/>
        </w:rPr>
        <w:t xml:space="preserve"> dimension codes design spectra (consult, include, elaborate, own) </w:t>
      </w:r>
      <w:hyperlink r:id="rId88">
        <w:r w:rsidR="00B25068" w:rsidRPr="002E77E4">
          <w:rPr>
            <w:rStyle w:val="Hyperlink"/>
            <w:rFonts w:ascii="Times New Roman" w:hAnsi="Times New Roman" w:cs="Times New Roman"/>
          </w:rPr>
          <w:t>(Delgado *et al.*, 2023)</w:t>
        </w:r>
      </w:hyperlink>
      <w:r w:rsidRPr="002E77E4">
        <w:rPr>
          <w:rFonts w:ascii="Times New Roman" w:hAnsi="Times New Roman" w:cs="Times New Roman"/>
        </w:rPr>
        <w:t xml:space="preserve"> with citizen-science roles (scientific, educational, social, economic, environmental, political agency) </w:t>
      </w:r>
      <w:hyperlink r:id="rId89">
        <w:r w:rsidR="00B25068" w:rsidRPr="002E77E4">
          <w:rPr>
            <w:rStyle w:val="Hyperlink"/>
            <w:rFonts w:ascii="Times New Roman" w:hAnsi="Times New Roman" w:cs="Times New Roman"/>
          </w:rPr>
          <w:t>(Vohland *et al.*, 2021)</w:t>
        </w:r>
      </w:hyperlink>
      <w:r w:rsidRPr="002E77E4">
        <w:rPr>
          <w:rFonts w:ascii="Times New Roman" w:hAnsi="Times New Roman" w:cs="Times New Roman"/>
        </w:rPr>
        <w:t xml:space="preserve">. Finally, the </w:t>
      </w:r>
      <w:r w:rsidRPr="002E77E4">
        <w:rPr>
          <w:rFonts w:ascii="Times New Roman" w:hAnsi="Times New Roman" w:cs="Times New Roman"/>
          <w:b/>
          <w:bCs/>
        </w:rPr>
        <w:t xml:space="preserve">inclusion, </w:t>
      </w:r>
      <w:r w:rsidRPr="002E77E4">
        <w:rPr>
          <w:rFonts w:ascii="Times New Roman" w:hAnsi="Times New Roman" w:cs="Times New Roman"/>
          <w:b/>
          <w:bCs/>
        </w:rPr>
        <w:lastRenderedPageBreak/>
        <w:t>representational gaps and epistemic justice</w:t>
      </w:r>
      <w:r w:rsidRPr="002E77E4">
        <w:rPr>
          <w:rFonts w:ascii="Times New Roman" w:hAnsi="Times New Roman" w:cs="Times New Roman"/>
        </w:rPr>
        <w:t xml:space="preserve"> dimension tracks whether and how practices address epistemic justice, gender and intersectionality </w:t>
      </w:r>
      <w:hyperlink r:id="rId90">
        <w:r w:rsidR="00B25068" w:rsidRPr="002E77E4">
          <w:rPr>
            <w:rStyle w:val="Hyperlink"/>
            <w:rFonts w:ascii="Times New Roman" w:hAnsi="Times New Roman" w:cs="Times New Roman"/>
          </w:rPr>
          <w:t>(Fricker, 2007)</w:t>
        </w:r>
      </w:hyperlink>
      <w:r w:rsidRPr="002E77E4">
        <w:rPr>
          <w:rFonts w:ascii="Times New Roman" w:hAnsi="Times New Roman" w:cs="Times New Roman"/>
        </w:rPr>
        <w:t>;</w:t>
      </w:r>
      <w:hyperlink r:id="rId91">
        <w:r w:rsidR="00B25068" w:rsidRPr="002E77E4">
          <w:rPr>
            <w:rStyle w:val="Hyperlink"/>
            <w:rFonts w:ascii="Times New Roman" w:hAnsi="Times New Roman" w:cs="Times New Roman"/>
          </w:rPr>
          <w:t>(Haraway, 1991)</w:t>
        </w:r>
      </w:hyperlink>
      <w:r w:rsidRPr="002E77E4">
        <w:rPr>
          <w:rFonts w:ascii="Times New Roman" w:hAnsi="Times New Roman" w:cs="Times New Roman"/>
        </w:rPr>
        <w:t xml:space="preserve">; </w:t>
      </w:r>
      <w:hyperlink r:id="rId92">
        <w:r w:rsidR="00B25068" w:rsidRPr="002E77E4">
          <w:rPr>
            <w:rStyle w:val="Hyperlink"/>
            <w:rFonts w:ascii="Times New Roman" w:hAnsi="Times New Roman" w:cs="Times New Roman"/>
          </w:rPr>
          <w:t>(Stengers and Despret, 2014)</w:t>
        </w:r>
      </w:hyperlink>
      <w:r w:rsidRPr="002E77E4">
        <w:rPr>
          <w:rFonts w:ascii="Times New Roman" w:hAnsi="Times New Roman" w:cs="Times New Roman"/>
        </w:rPr>
        <w:t xml:space="preserve">, knowledge diversity, power dynamics </w:t>
      </w:r>
      <w:hyperlink r:id="rId93">
        <w:r w:rsidR="00B25068" w:rsidRPr="002E77E4">
          <w:rPr>
            <w:rStyle w:val="Hyperlink"/>
            <w:rFonts w:ascii="Times New Roman" w:hAnsi="Times New Roman" w:cs="Times New Roman"/>
          </w:rPr>
          <w:t>(Escobar, 2016)</w:t>
        </w:r>
      </w:hyperlink>
      <w:r w:rsidRPr="002E77E4">
        <w:rPr>
          <w:rFonts w:ascii="Times New Roman" w:hAnsi="Times New Roman" w:cs="Times New Roman"/>
        </w:rPr>
        <w:t xml:space="preserve">, and technical safeguards such as provenance mechanisms, bias checks, and configurable governance models </w:t>
      </w:r>
      <w:hyperlink r:id="rId94">
        <w:r w:rsidR="00B25068" w:rsidRPr="002E77E4">
          <w:rPr>
            <w:rStyle w:val="Hyperlink"/>
            <w:rFonts w:ascii="Times New Roman" w:hAnsi="Times New Roman" w:cs="Times New Roman"/>
          </w:rPr>
          <w:t>(Fox and Chandrasekar, 2021)</w:t>
        </w:r>
      </w:hyperlink>
      <w:r w:rsidRPr="002E77E4">
        <w:rPr>
          <w:rFonts w:ascii="Times New Roman" w:hAnsi="Times New Roman" w:cs="Times New Roman"/>
        </w:rPr>
        <w:t xml:space="preserve">; </w:t>
      </w:r>
      <w:hyperlink r:id="rId95">
        <w:r w:rsidR="00B25068" w:rsidRPr="002E77E4">
          <w:rPr>
            <w:rStyle w:val="Hyperlink"/>
            <w:rFonts w:ascii="Times New Roman" w:hAnsi="Times New Roman" w:cs="Times New Roman"/>
          </w:rPr>
          <w:t>(Calvano, 2025)</w:t>
        </w:r>
      </w:hyperlink>
      <w:r w:rsidRPr="002E77E4">
        <w:rPr>
          <w:rFonts w:ascii="Times New Roman" w:hAnsi="Times New Roman" w:cs="Times New Roman"/>
        </w:rPr>
        <w:t xml:space="preserve">; and any mention of the women problem, mirror effect, or systemic problem </w:t>
      </w:r>
      <w:hyperlink r:id="rId96">
        <w:r w:rsidR="00B25068" w:rsidRPr="002E77E4">
          <w:rPr>
            <w:rStyle w:val="Hyperlink"/>
            <w:rFonts w:ascii="Times New Roman" w:hAnsi="Times New Roman" w:cs="Times New Roman"/>
          </w:rPr>
          <w:t>(Ferran-Ferrer *et al.*, 2023)</w:t>
        </w:r>
      </w:hyperlink>
      <w:r w:rsidRPr="002E77E4">
        <w:rPr>
          <w:rFonts w:ascii="Times New Roman" w:hAnsi="Times New Roman" w:cs="Times New Roman"/>
        </w:rPr>
        <w:t>. The framework enables cross-practice comparison of how methodological choices shape inclusion, bias mitigation, and accountability in semantic/NeSy AI for digital libraries. Coding was at practice level The content analysis was performed by writing reading using full paper reports with direct text fragments and then systematized into a grid to compare them (see annex 1) in findings. Limitations arise where practice documentation in the literature is incomplete.</w:t>
      </w:r>
    </w:p>
    <w:p w14:paraId="5DFC6C48" w14:textId="77777777" w:rsidR="00B25068" w:rsidRPr="002E77E4" w:rsidRDefault="00000000" w:rsidP="002E77E4">
      <w:pPr>
        <w:pStyle w:val="Heading1"/>
        <w:jc w:val="both"/>
        <w:rPr>
          <w:rFonts w:ascii="Times New Roman" w:hAnsi="Times New Roman" w:cs="Times New Roman"/>
          <w:sz w:val="24"/>
          <w:szCs w:val="24"/>
        </w:rPr>
      </w:pPr>
      <w:bookmarkStart w:id="4" w:name="X16115b3ace9b7eb3713c0813eaf30cb3a4e8bc4"/>
      <w:bookmarkEnd w:id="3"/>
      <w:r w:rsidRPr="002E77E4">
        <w:rPr>
          <w:rFonts w:ascii="Times New Roman" w:hAnsi="Times New Roman" w:cs="Times New Roman"/>
          <w:sz w:val="24"/>
          <w:szCs w:val="24"/>
        </w:rPr>
        <w:t>Findings about user integration in the design/ research processes</w:t>
      </w:r>
    </w:p>
    <w:p w14:paraId="37D2E5D7" w14:textId="04DF918F"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Results aggregate observations across practices coded under the same </w:t>
      </w:r>
      <w:r w:rsidR="002525CA">
        <w:rPr>
          <w:rFonts w:ascii="Times New Roman" w:hAnsi="Times New Roman" w:cs="Times New Roman"/>
        </w:rPr>
        <w:t>analytical variables</w:t>
      </w:r>
      <w:r w:rsidRPr="002E77E4">
        <w:rPr>
          <w:rFonts w:ascii="Times New Roman" w:hAnsi="Times New Roman" w:cs="Times New Roman"/>
        </w:rPr>
        <w:t xml:space="preserve">. </w:t>
      </w:r>
      <w:r w:rsidRPr="002E77E4">
        <w:rPr>
          <w:rFonts w:ascii="Times New Roman" w:hAnsi="Times New Roman" w:cs="Times New Roman"/>
          <w:b/>
          <w:bCs/>
        </w:rPr>
        <w:t>User integration phases and process-driven patterns.</w:t>
      </w:r>
      <w:r w:rsidRPr="002E77E4">
        <w:rPr>
          <w:rFonts w:ascii="Times New Roman" w:hAnsi="Times New Roman" w:cs="Times New Roman"/>
        </w:rPr>
        <w:t xml:space="preserve"> For the 22 practices, integration is non-exclusive across phases: seven early in development, five primarily at late evaluation, six with constant engagement (e.g. ongoing crowdsourcing or co-curation), four with no explicit phase. Constant engagement often evidence contributions in specific ways rather than across all phases. </w:t>
      </w:r>
      <w:r w:rsidRPr="002E77E4">
        <w:rPr>
          <w:rFonts w:ascii="Times New Roman" w:hAnsi="Times New Roman" w:cs="Times New Roman"/>
          <w:i/>
          <w:iCs/>
        </w:rPr>
        <w:t>Polariscope</w:t>
      </w:r>
      <w:r w:rsidRPr="002E77E4">
        <w:rPr>
          <w:rFonts w:ascii="Times New Roman" w:hAnsi="Times New Roman" w:cs="Times New Roman"/>
        </w:rPr>
        <w:t xml:space="preserve"> frames itself as a collaborative platform, although users participated mainly by testing in final stages </w:t>
      </w:r>
      <w:hyperlink r:id="rId97">
        <w:r w:rsidR="00B25068" w:rsidRPr="002E77E4">
          <w:rPr>
            <w:rStyle w:val="Hyperlink"/>
            <w:rFonts w:ascii="Times New Roman" w:hAnsi="Times New Roman" w:cs="Times New Roman"/>
          </w:rPr>
          <w:t>(Almeida *et al.*, 2024)</w:t>
        </w:r>
      </w:hyperlink>
      <w:r w:rsidRPr="002E77E4">
        <w:rPr>
          <w:rFonts w:ascii="Times New Roman" w:hAnsi="Times New Roman" w:cs="Times New Roman"/>
        </w:rPr>
        <w:t xml:space="preserve">. </w:t>
      </w:r>
      <w:r w:rsidRPr="002E77E4">
        <w:rPr>
          <w:rFonts w:ascii="Times New Roman" w:hAnsi="Times New Roman" w:cs="Times New Roman"/>
          <w:i/>
          <w:iCs/>
        </w:rPr>
        <w:t>PhD Students’ Information-Sharing KG</w:t>
      </w:r>
      <w:r w:rsidRPr="002E77E4">
        <w:rPr>
          <w:rFonts w:ascii="Times New Roman" w:hAnsi="Times New Roman" w:cs="Times New Roman"/>
        </w:rPr>
        <w:t xml:space="preserve"> (Knowledge graph) combines interviews for requirements and sentiment analysis for evaluation </w:t>
      </w:r>
      <w:hyperlink r:id="rId98">
        <w:r w:rsidR="00B25068" w:rsidRPr="002E77E4">
          <w:rPr>
            <w:rStyle w:val="Hyperlink"/>
            <w:rFonts w:ascii="Times New Roman" w:hAnsi="Times New Roman" w:cs="Times New Roman"/>
          </w:rPr>
          <w:t>(Gardasevic and Lamba, 2024)</w:t>
        </w:r>
      </w:hyperlink>
      <w:r w:rsidRPr="002E77E4">
        <w:rPr>
          <w:rFonts w:ascii="Times New Roman" w:hAnsi="Times New Roman" w:cs="Times New Roman"/>
        </w:rPr>
        <w:t>. Design-led practices more often integrate users early; research-oriented ones tend to constant monitoring or late-stage evaluation.</w:t>
      </w:r>
    </w:p>
    <w:p w14:paraId="30C84139"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b/>
          <w:bCs/>
        </w:rPr>
        <w:t>Participatory approaches and methodological tools.</w:t>
      </w:r>
      <w:r w:rsidRPr="002E77E4">
        <w:rPr>
          <w:rFonts w:ascii="Times New Roman" w:hAnsi="Times New Roman" w:cs="Times New Roman"/>
        </w:rPr>
        <w:t xml:space="preserve"> Three tool clusters emerge. (i) Co-construction workshops, participatory design, and community-led/co-design sessions appear in 16 practices—e.g. the </w:t>
      </w:r>
      <w:r w:rsidRPr="002E77E4">
        <w:rPr>
          <w:rFonts w:ascii="Times New Roman" w:hAnsi="Times New Roman" w:cs="Times New Roman"/>
          <w:i/>
          <w:iCs/>
        </w:rPr>
        <w:t>Yanyuwa Comic Project</w:t>
      </w:r>
      <w:r w:rsidRPr="002E77E4">
        <w:rPr>
          <w:rFonts w:ascii="Times New Roman" w:hAnsi="Times New Roman" w:cs="Times New Roman"/>
        </w:rPr>
        <w:t xml:space="preserve"> used six structured workshops from narrative introduction to prototype and co-create </w:t>
      </w:r>
      <w:hyperlink r:id="rId99">
        <w:r w:rsidR="00B25068" w:rsidRPr="002E77E4">
          <w:rPr>
            <w:rStyle w:val="Hyperlink"/>
            <w:rFonts w:ascii="Times New Roman" w:hAnsi="Times New Roman" w:cs="Times New Roman"/>
          </w:rPr>
          <w:t>(Liang et al., 2024)</w:t>
        </w:r>
      </w:hyperlink>
      <w:r w:rsidRPr="002E77E4">
        <w:rPr>
          <w:rFonts w:ascii="Times New Roman" w:hAnsi="Times New Roman" w:cs="Times New Roman"/>
        </w:rPr>
        <w:t xml:space="preserve">. (ii) Five practices emphasize user testing and UCD tools (usability testing, requirement workshops, interviews and iterative test phases); </w:t>
      </w:r>
      <w:r w:rsidRPr="002E77E4">
        <w:rPr>
          <w:rFonts w:ascii="Times New Roman" w:hAnsi="Times New Roman" w:cs="Times New Roman"/>
          <w:i/>
          <w:iCs/>
        </w:rPr>
        <w:t>World Literature Knowledge Graph</w:t>
      </w:r>
      <w:r w:rsidRPr="002E77E4">
        <w:rPr>
          <w:rFonts w:ascii="Times New Roman" w:hAnsi="Times New Roman" w:cs="Times New Roman"/>
        </w:rPr>
        <w:t xml:space="preserve"> was validated by “a series of structured interviews with a group of potential targets of our resource, in line with the paradigm of user-centered design” </w:t>
      </w:r>
      <w:hyperlink r:id="rId100">
        <w:r w:rsidR="00B25068" w:rsidRPr="002E77E4">
          <w:rPr>
            <w:rStyle w:val="Hyperlink"/>
            <w:rFonts w:ascii="Times New Roman" w:hAnsi="Times New Roman" w:cs="Times New Roman"/>
          </w:rPr>
          <w:t>(Stranisci et al., 2017, p. 12)</w:t>
        </w:r>
      </w:hyperlink>
      <w:r w:rsidRPr="002E77E4">
        <w:rPr>
          <w:rFonts w:ascii="Times New Roman" w:hAnsi="Times New Roman" w:cs="Times New Roman"/>
        </w:rPr>
        <w:t xml:space="preserve">. (iii) Crowdsourcing and user-generated content (collaborative editing, hackathon-based prototyping) feature in </w:t>
      </w:r>
      <w:r w:rsidRPr="002E77E4">
        <w:rPr>
          <w:rFonts w:ascii="Times New Roman" w:hAnsi="Times New Roman" w:cs="Times New Roman"/>
          <w:i/>
          <w:iCs/>
        </w:rPr>
        <w:t>Wikibase for Cultural Heritage</w:t>
      </w:r>
      <w:r w:rsidRPr="002E77E4">
        <w:rPr>
          <w:rFonts w:ascii="Times New Roman" w:hAnsi="Times New Roman" w:cs="Times New Roman"/>
        </w:rPr>
        <w:t xml:space="preserve">, </w:t>
      </w:r>
      <w:r w:rsidRPr="002E77E4">
        <w:rPr>
          <w:rFonts w:ascii="Times New Roman" w:hAnsi="Times New Roman" w:cs="Times New Roman"/>
          <w:i/>
          <w:iCs/>
        </w:rPr>
        <w:t>European Cultural Gems</w:t>
      </w:r>
      <w:r w:rsidRPr="002E77E4">
        <w:rPr>
          <w:rFonts w:ascii="Times New Roman" w:hAnsi="Times New Roman" w:cs="Times New Roman"/>
        </w:rPr>
        <w:t xml:space="preserve">, and </w:t>
      </w:r>
      <w:r w:rsidRPr="002E77E4">
        <w:rPr>
          <w:rFonts w:ascii="Times New Roman" w:hAnsi="Times New Roman" w:cs="Times New Roman"/>
          <w:i/>
          <w:iCs/>
        </w:rPr>
        <w:t>ArsEmotica</w:t>
      </w:r>
      <w:r w:rsidRPr="002E77E4">
        <w:rPr>
          <w:rFonts w:ascii="Times New Roman" w:hAnsi="Times New Roman" w:cs="Times New Roman"/>
        </w:rPr>
        <w:t xml:space="preserve">; for </w:t>
      </w:r>
      <w:r w:rsidRPr="002E77E4">
        <w:rPr>
          <w:rFonts w:ascii="Times New Roman" w:hAnsi="Times New Roman" w:cs="Times New Roman"/>
          <w:i/>
          <w:iCs/>
        </w:rPr>
        <w:t>Cultural Gems</w:t>
      </w:r>
      <w:r w:rsidRPr="002E77E4">
        <w:rPr>
          <w:rFonts w:ascii="Times New Roman" w:hAnsi="Times New Roman" w:cs="Times New Roman"/>
        </w:rPr>
        <w:t xml:space="preserve"> the methodological tool is central—a crowdsourced platform for community-led maps and a repository of cultural and creative places </w:t>
      </w:r>
      <w:hyperlink r:id="rId101">
        <w:r w:rsidR="00B25068" w:rsidRPr="002E77E4">
          <w:rPr>
            <w:rStyle w:val="Hyperlink"/>
            <w:rFonts w:ascii="Times New Roman" w:hAnsi="Times New Roman" w:cs="Times New Roman"/>
          </w:rPr>
          <w:t>(Consoli et al., 2023, p. 1)</w:t>
        </w:r>
      </w:hyperlink>
      <w:r w:rsidRPr="002E77E4">
        <w:rPr>
          <w:rFonts w:ascii="Times New Roman" w:hAnsi="Times New Roman" w:cs="Times New Roman"/>
        </w:rPr>
        <w:t>.</w:t>
      </w:r>
    </w:p>
    <w:p w14:paraId="0D7AF290"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b/>
          <w:bCs/>
        </w:rPr>
        <w:t>Levels of user participation and engagement.</w:t>
      </w:r>
      <w:r w:rsidRPr="002E77E4">
        <w:rPr>
          <w:rFonts w:ascii="Times New Roman" w:hAnsi="Times New Roman" w:cs="Times New Roman"/>
        </w:rPr>
        <w:t xml:space="preserve"> 13 practices concentrate at consultative and collaborative levels, with five empowerment or community-agency models. </w:t>
      </w:r>
      <w:r w:rsidRPr="002E77E4">
        <w:rPr>
          <w:rFonts w:ascii="Times New Roman" w:hAnsi="Times New Roman" w:cs="Times New Roman"/>
          <w:i/>
          <w:iCs/>
        </w:rPr>
        <w:t>ARCA</w:t>
      </w:r>
      <w:r w:rsidRPr="002E77E4">
        <w:rPr>
          <w:rFonts w:ascii="Times New Roman" w:hAnsi="Times New Roman" w:cs="Times New Roman"/>
        </w:rPr>
        <w:t xml:space="preserve"> was assessed by users and compared with other IR (information retrieval) systems </w:t>
      </w:r>
      <w:hyperlink r:id="rId102">
        <w:r w:rsidR="00B25068" w:rsidRPr="002E77E4">
          <w:rPr>
            <w:rStyle w:val="Hyperlink"/>
            <w:rFonts w:ascii="Times New Roman" w:hAnsi="Times New Roman" w:cs="Times New Roman"/>
          </w:rPr>
          <w:t>(Bernasconi et al., 2023, p. 1)</w:t>
        </w:r>
      </w:hyperlink>
      <w:r w:rsidRPr="002E77E4">
        <w:rPr>
          <w:rFonts w:ascii="Times New Roman" w:hAnsi="Times New Roman" w:cs="Times New Roman"/>
        </w:rPr>
        <w:t>, i.e. consultation rather than deeper involvement. Of the five at the elaborate level, three (</w:t>
      </w:r>
      <w:r w:rsidRPr="002E77E4">
        <w:rPr>
          <w:rFonts w:ascii="Times New Roman" w:hAnsi="Times New Roman" w:cs="Times New Roman"/>
          <w:i/>
          <w:iCs/>
        </w:rPr>
        <w:t>ProvKOS, HyperReal, Neurosymbolic Narrative Generation for Cultural Heritage</w:t>
      </w:r>
      <w:r w:rsidRPr="002E77E4">
        <w:rPr>
          <w:rFonts w:ascii="Times New Roman" w:hAnsi="Times New Roman" w:cs="Times New Roman"/>
        </w:rPr>
        <w:t xml:space="preserve">) also show consultation or inclusion, suggesting that different participatory practices are integrated in different levels. Two practices show social-level, politically oriented community agency. Two others combine multiple tools (interviews, user testing, surveys, demonstrations, participant observation) to develop participation. </w:t>
      </w:r>
      <w:r w:rsidRPr="002E77E4">
        <w:rPr>
          <w:rFonts w:ascii="Times New Roman" w:hAnsi="Times New Roman" w:cs="Times New Roman"/>
          <w:i/>
          <w:iCs/>
        </w:rPr>
        <w:t>Inuvialuit Digital Library</w:t>
      </w:r>
      <w:r w:rsidRPr="002E77E4">
        <w:rPr>
          <w:rFonts w:ascii="Times New Roman" w:hAnsi="Times New Roman" w:cs="Times New Roman"/>
        </w:rPr>
        <w:t xml:space="preserve"> was driven by community </w:t>
      </w:r>
      <w:r w:rsidRPr="002E77E4">
        <w:rPr>
          <w:rFonts w:ascii="Times New Roman" w:hAnsi="Times New Roman" w:cs="Times New Roman"/>
        </w:rPr>
        <w:lastRenderedPageBreak/>
        <w:t xml:space="preserve">leaders, elders, and members involved in content choice and representation </w:t>
      </w:r>
      <w:hyperlink r:id="rId103">
        <w:r w:rsidR="00B25068" w:rsidRPr="002E77E4">
          <w:rPr>
            <w:rStyle w:val="Hyperlink"/>
            <w:rFonts w:ascii="Times New Roman" w:hAnsi="Times New Roman" w:cs="Times New Roman"/>
          </w:rPr>
          <w:t>(Farnel &amp; Shiri, 2019, p. 319)</w:t>
        </w:r>
      </w:hyperlink>
      <w:r w:rsidRPr="002E77E4">
        <w:rPr>
          <w:rFonts w:ascii="Times New Roman" w:hAnsi="Times New Roman" w:cs="Times New Roman"/>
        </w:rPr>
        <w:t xml:space="preserve">. </w:t>
      </w:r>
      <w:r w:rsidRPr="002E77E4">
        <w:rPr>
          <w:rFonts w:ascii="Times New Roman" w:hAnsi="Times New Roman" w:cs="Times New Roman"/>
          <w:i/>
          <w:iCs/>
        </w:rPr>
        <w:t>ArsEmotica</w:t>
      </w:r>
      <w:r w:rsidRPr="002E77E4">
        <w:rPr>
          <w:rFonts w:ascii="Times New Roman" w:hAnsi="Times New Roman" w:cs="Times New Roman"/>
        </w:rPr>
        <w:t xml:space="preserve"> documents a participative process that both offers “emotion-driven exploration of artworks and supports a SPARQL endpoint for semantically enriched data” </w:t>
      </w:r>
      <w:hyperlink r:id="rId104" w:anchor="page=4&amp;selection=320,0,326,52">
        <w:r w:rsidR="00B25068" w:rsidRPr="002E77E4">
          <w:rPr>
            <w:rStyle w:val="Hyperlink"/>
            <w:rFonts w:ascii="Times New Roman" w:hAnsi="Times New Roman" w:cs="Times New Roman"/>
          </w:rPr>
          <w:t>(p.4)</w:t>
        </w:r>
      </w:hyperlink>
      <w:r w:rsidRPr="002E77E4">
        <w:rPr>
          <w:rFonts w:ascii="Times New Roman" w:hAnsi="Times New Roman" w:cs="Times New Roman"/>
        </w:rPr>
        <w:t>. Participation itself is rarely assessed; the literature describes methods (workshops, interviews, tests) rather than evaluating them.</w:t>
      </w:r>
    </w:p>
    <w:p w14:paraId="40B84366" w14:textId="4EEF8C5A"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b/>
          <w:bCs/>
        </w:rPr>
        <w:t>Inclusion, representational gaps and epistemic justice.</w:t>
      </w:r>
      <w:r w:rsidRPr="002E77E4">
        <w:rPr>
          <w:rFonts w:ascii="Times New Roman" w:hAnsi="Times New Roman" w:cs="Times New Roman"/>
        </w:rPr>
        <w:t xml:space="preserve"> This dimension assesses how practices surface or mitigate power, bias, and inclusion </w:t>
      </w:r>
      <w:hyperlink r:id="rId105">
        <w:r w:rsidR="00B25068" w:rsidRPr="002E77E4">
          <w:rPr>
            <w:rStyle w:val="Hyperlink"/>
            <w:rFonts w:ascii="Times New Roman" w:hAnsi="Times New Roman" w:cs="Times New Roman"/>
          </w:rPr>
          <w:t>(Nesterov *et al.*, 2023)</w:t>
        </w:r>
      </w:hyperlink>
      <w:r w:rsidRPr="002E77E4">
        <w:rPr>
          <w:rFonts w:ascii="Times New Roman" w:hAnsi="Times New Roman" w:cs="Times New Roman"/>
        </w:rPr>
        <w:t xml:space="preserve">. Only a small subset makes this explicit. </w:t>
      </w:r>
      <w:r w:rsidRPr="002E77E4">
        <w:rPr>
          <w:rFonts w:ascii="Times New Roman" w:hAnsi="Times New Roman" w:cs="Times New Roman"/>
          <w:i/>
          <w:iCs/>
        </w:rPr>
        <w:t>Yanyuwa-comics</w:t>
      </w:r>
      <w:r w:rsidRPr="002E77E4">
        <w:rPr>
          <w:rFonts w:ascii="Times New Roman" w:hAnsi="Times New Roman" w:cs="Times New Roman"/>
        </w:rPr>
        <w:t xml:space="preserve"> addresses indigenous language revitalization but did not involve students (end users) in the participative practices </w:t>
      </w:r>
      <w:hyperlink r:id="rId106">
        <w:r w:rsidR="00B25068" w:rsidRPr="002E77E4">
          <w:rPr>
            <w:rStyle w:val="Hyperlink"/>
            <w:rFonts w:ascii="Times New Roman" w:hAnsi="Times New Roman" w:cs="Times New Roman"/>
          </w:rPr>
          <w:t>(Liang et al., 2024)</w:t>
        </w:r>
      </w:hyperlink>
      <w:r w:rsidRPr="002E77E4">
        <w:rPr>
          <w:rFonts w:ascii="Times New Roman" w:hAnsi="Times New Roman" w:cs="Times New Roman"/>
        </w:rPr>
        <w:t xml:space="preserve">, </w:t>
      </w:r>
      <w:r w:rsidRPr="002E77E4">
        <w:rPr>
          <w:rFonts w:ascii="Times New Roman" w:hAnsi="Times New Roman" w:cs="Times New Roman"/>
          <w:i/>
          <w:iCs/>
        </w:rPr>
        <w:t>Inuvialuit Digital Library</w:t>
      </w:r>
      <w:r w:rsidRPr="002E77E4">
        <w:rPr>
          <w:rFonts w:ascii="Times New Roman" w:hAnsi="Times New Roman" w:cs="Times New Roman"/>
        </w:rPr>
        <w:t xml:space="preserve"> and </w:t>
      </w:r>
      <w:r w:rsidRPr="002E77E4">
        <w:rPr>
          <w:rFonts w:ascii="Times New Roman" w:hAnsi="Times New Roman" w:cs="Times New Roman"/>
          <w:i/>
          <w:iCs/>
        </w:rPr>
        <w:t>HyperReal</w:t>
      </w:r>
      <w:r w:rsidRPr="002E77E4">
        <w:rPr>
          <w:rFonts w:ascii="Times New Roman" w:hAnsi="Times New Roman" w:cs="Times New Roman"/>
        </w:rPr>
        <w:t xml:space="preserve"> work with communities and multivocal curation, the latter valuing diverse perspectives on preserving and representing culture and cross-cultural interpretations of artworks </w:t>
      </w:r>
      <w:hyperlink r:id="rId107" w:anchor="page=1&amp;selection=21,23,21,127">
        <w:r w:rsidR="00B25068" w:rsidRPr="002E77E4">
          <w:rPr>
            <w:rStyle w:val="Hyperlink"/>
            <w:rFonts w:ascii="Times New Roman" w:hAnsi="Times New Roman" w:cs="Times New Roman"/>
          </w:rPr>
          <w:t>(p.1)</w:t>
        </w:r>
      </w:hyperlink>
      <w:r w:rsidRPr="002E77E4">
        <w:rPr>
          <w:rFonts w:ascii="Times New Roman" w:hAnsi="Times New Roman" w:cs="Times New Roman"/>
        </w:rPr>
        <w:t xml:space="preserve">. Bias or topic-awareness appears documented in </w:t>
      </w:r>
      <w:proofErr w:type="spellStart"/>
      <w:r w:rsidRPr="002E77E4">
        <w:rPr>
          <w:rFonts w:ascii="Times New Roman" w:hAnsi="Times New Roman" w:cs="Times New Roman"/>
          <w:i/>
          <w:iCs/>
        </w:rPr>
        <w:t>GTDOnto</w:t>
      </w:r>
      <w:proofErr w:type="spellEnd"/>
      <w:r w:rsidRPr="002E77E4">
        <w:rPr>
          <w:rFonts w:ascii="Times New Roman" w:hAnsi="Times New Roman" w:cs="Times New Roman"/>
        </w:rPr>
        <w:t xml:space="preserve"> (sensitive terrorism domain</w:t>
      </w:r>
      <w:r w:rsidR="00FB7275">
        <w:rPr>
          <w:rFonts w:ascii="Times New Roman" w:hAnsi="Times New Roman" w:cs="Times New Roman"/>
        </w:rPr>
        <w:t>)</w:t>
      </w:r>
      <w:r w:rsidRPr="002E77E4">
        <w:rPr>
          <w:rFonts w:ascii="Times New Roman" w:hAnsi="Times New Roman" w:cs="Times New Roman"/>
        </w:rPr>
        <w:t xml:space="preserve"> and taking certain structural decisions to experts: “answering competency questions, domain experts’ opinions, and running examples of </w:t>
      </w:r>
      <w:r w:rsidRPr="002E77E4">
        <w:rPr>
          <w:rFonts w:ascii="Times New Roman" w:hAnsi="Times New Roman" w:cs="Times New Roman"/>
          <w:i/>
          <w:iCs/>
        </w:rPr>
        <w:t>GTDOnto</w:t>
      </w:r>
      <w:r w:rsidRPr="002E77E4">
        <w:rPr>
          <w:rFonts w:ascii="Times New Roman" w:hAnsi="Times New Roman" w:cs="Times New Roman"/>
        </w:rPr>
        <w:t xml:space="preserve"> for representing actual incidents” </w:t>
      </w:r>
      <w:hyperlink r:id="rId108">
        <w:r w:rsidR="00B25068" w:rsidRPr="002E77E4">
          <w:rPr>
            <w:rStyle w:val="Hyperlink"/>
            <w:rFonts w:ascii="Times New Roman" w:hAnsi="Times New Roman" w:cs="Times New Roman"/>
          </w:rPr>
          <w:t>(p.1)</w:t>
        </w:r>
      </w:hyperlink>
      <w:r w:rsidR="004E4729">
        <w:rPr>
          <w:rFonts w:ascii="Times New Roman" w:hAnsi="Times New Roman" w:cs="Times New Roman"/>
        </w:rPr>
        <w:t>,</w:t>
      </w:r>
      <w:r w:rsidRPr="002E77E4">
        <w:rPr>
          <w:rFonts w:ascii="Times New Roman" w:hAnsi="Times New Roman" w:cs="Times New Roman"/>
        </w:rPr>
        <w:t xml:space="preserve"> </w:t>
      </w:r>
      <w:r w:rsidRPr="002E77E4">
        <w:rPr>
          <w:rFonts w:ascii="Times New Roman" w:hAnsi="Times New Roman" w:cs="Times New Roman"/>
          <w:i/>
          <w:iCs/>
        </w:rPr>
        <w:t>ProvKOS</w:t>
      </w:r>
      <w:r w:rsidRPr="002E77E4">
        <w:rPr>
          <w:rFonts w:ascii="Times New Roman" w:hAnsi="Times New Roman" w:cs="Times New Roman"/>
        </w:rPr>
        <w:t xml:space="preserve"> (tracking controversial classifications in the data dictionaries)</w:t>
      </w:r>
      <w:r w:rsidR="004E4729">
        <w:rPr>
          <w:rFonts w:ascii="Times New Roman" w:hAnsi="Times New Roman" w:cs="Times New Roman"/>
        </w:rPr>
        <w:t xml:space="preserve"> and </w:t>
      </w:r>
      <w:r w:rsidR="004E4729" w:rsidRPr="004E4729">
        <w:rPr>
          <w:rFonts w:ascii="Times New Roman" w:hAnsi="Times New Roman" w:cs="Times New Roman"/>
          <w:i/>
          <w:iCs/>
        </w:rPr>
        <w:t xml:space="preserve">World Literature KG </w:t>
      </w:r>
      <w:r w:rsidR="004E4729" w:rsidRPr="004E4729">
        <w:rPr>
          <w:rFonts w:ascii="Times New Roman" w:hAnsi="Times New Roman" w:cs="Times New Roman"/>
        </w:rPr>
        <w:t>(</w:t>
      </w:r>
      <w:r w:rsidR="004E4729" w:rsidRPr="002E77E4">
        <w:rPr>
          <w:rFonts w:ascii="Times New Roman" w:hAnsi="Times New Roman" w:cs="Times New Roman"/>
        </w:rPr>
        <w:t>foregrounding non-Western authors</w:t>
      </w:r>
      <w:r w:rsidR="004E4729">
        <w:rPr>
          <w:rFonts w:ascii="Times New Roman" w:hAnsi="Times New Roman" w:cs="Times New Roman"/>
        </w:rPr>
        <w:t xml:space="preserve"> building and testing an ontology specifically designed for underrepresentation)</w:t>
      </w:r>
      <w:r w:rsidR="00FB7275">
        <w:rPr>
          <w:rFonts w:ascii="Times New Roman" w:hAnsi="Times New Roman" w:cs="Times New Roman"/>
        </w:rPr>
        <w:t>.</w:t>
      </w:r>
    </w:p>
    <w:p w14:paraId="77FE65A9" w14:textId="77777777" w:rsidR="00B25068" w:rsidRPr="002E77E4" w:rsidRDefault="00000000" w:rsidP="002E77E4">
      <w:pPr>
        <w:pStyle w:val="Heading1"/>
        <w:jc w:val="both"/>
        <w:rPr>
          <w:rFonts w:ascii="Times New Roman" w:hAnsi="Times New Roman" w:cs="Times New Roman"/>
          <w:sz w:val="24"/>
          <w:szCs w:val="24"/>
        </w:rPr>
      </w:pPr>
      <w:bookmarkStart w:id="5" w:name="discussions"/>
      <w:bookmarkEnd w:id="4"/>
      <w:r w:rsidRPr="002E77E4">
        <w:rPr>
          <w:rFonts w:ascii="Times New Roman" w:hAnsi="Times New Roman" w:cs="Times New Roman"/>
          <w:sz w:val="24"/>
          <w:szCs w:val="24"/>
        </w:rPr>
        <w:t>Discussions</w:t>
      </w:r>
    </w:p>
    <w:p w14:paraId="758EFAC7" w14:textId="77777777"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 xml:space="preserve">Taken together, the findings offer a critical perspective on the current state of human‑centred semantic and NeSy AI practices in digital libraries as part of a broader cultural cyber‑critical ecosystem. When compared with PD reviews, the distribution of user integration phases in this corpus both converges with and complicates the broader picture: like the studies summarised in Wacnik (2025) review, many projects describe stakeholder participation at multiple stages, while others confine it to specific moments in the lifecycle </w:t>
      </w:r>
      <w:hyperlink r:id="rId109" w:anchor="page=9&amp;selection=18,0,48,10">
        <w:r w:rsidR="00B25068" w:rsidRPr="002E77E4">
          <w:rPr>
            <w:rStyle w:val="Hyperlink"/>
            <w:rFonts w:ascii="Times New Roman" w:hAnsi="Times New Roman" w:cs="Times New Roman"/>
          </w:rPr>
          <w:t>(Wacnik et al., 2025, p. 9)</w:t>
        </w:r>
      </w:hyperlink>
      <w:r w:rsidRPr="002E77E4">
        <w:rPr>
          <w:rFonts w:ascii="Times New Roman" w:hAnsi="Times New Roman" w:cs="Times New Roman"/>
        </w:rPr>
        <w:t xml:space="preserve">. At the same time, and in line with Delgado’s team analysis of participatory AI design, most of the initiatives examined here implement participation through consultative modes, in which preferences and values are elicited but scope and purpose remain primarily in expert hands </w:t>
      </w:r>
      <w:hyperlink r:id="rId110" w:anchor="page=6&amp;selection=170,0,176,23">
        <w:r w:rsidR="00B25068" w:rsidRPr="002E77E4">
          <w:rPr>
            <w:rStyle w:val="Hyperlink"/>
            <w:rFonts w:ascii="Times New Roman" w:hAnsi="Times New Roman" w:cs="Times New Roman"/>
          </w:rPr>
          <w:t>(Delgado et al., 2023, p. 6)</w:t>
        </w:r>
      </w:hyperlink>
      <w:r w:rsidRPr="002E77E4">
        <w:rPr>
          <w:rFonts w:ascii="Times New Roman" w:hAnsi="Times New Roman" w:cs="Times New Roman"/>
        </w:rPr>
        <w:t>. In this sense, the semantic and NeSy AI practices for digital libraries replicate the broader pattern whereby participation is distributed unevenly across phases and rarely extends to co‑governance of systems, which limits their capacity to transform how cultural‑heritage infrastructures are conceived and steered.</w:t>
      </w:r>
    </w:p>
    <w:p w14:paraId="0937A433"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Furthermore, the repertoire of tools identified in the methodological analysis shows a similar combination of ambition and constraint when compared with the reviews. Methodologically, the widespread use of co‑design workshops, collaborative activities, and community‑oriented processes echoes the “twin desire” diagnosed in participatory‑design literature to remedy inequitable design by engaging directly with stakeholders and users </w:t>
      </w:r>
      <w:hyperlink r:id="rId111" w:anchor="page=2&amp;selection=10,53,16,36">
        <w:r w:rsidR="00B25068" w:rsidRPr="002E77E4">
          <w:rPr>
            <w:rStyle w:val="Hyperlink"/>
            <w:rFonts w:ascii="Times New Roman" w:hAnsi="Times New Roman" w:cs="Times New Roman"/>
          </w:rPr>
          <w:t>(Wacnik et al., 2025, p. 2)</w:t>
        </w:r>
      </w:hyperlink>
      <w:r w:rsidRPr="002E77E4">
        <w:rPr>
          <w:rFonts w:ascii="Times New Roman" w:hAnsi="Times New Roman" w:cs="Times New Roman"/>
        </w:rPr>
        <w:t xml:space="preserve">. However, the strong emphasis on user testing and interface evaluation within this corpus mirrors the bibliometric finding that usability testing has become a central methodological focus across multiple fields, including information science and library science </w:t>
      </w:r>
      <w:hyperlink r:id="rId112" w:anchor="page=3&amp;selection=31,0,103,9">
        <w:r w:rsidR="00B25068" w:rsidRPr="002E77E4">
          <w:rPr>
            <w:rStyle w:val="Hyperlink"/>
            <w:rFonts w:ascii="Times New Roman" w:hAnsi="Times New Roman" w:cs="Times New Roman"/>
          </w:rPr>
          <w:t>(Mahdie et al., 2024, p. 11)</w:t>
        </w:r>
      </w:hyperlink>
      <w:r w:rsidRPr="002E77E4">
        <w:rPr>
          <w:rFonts w:ascii="Times New Roman" w:hAnsi="Times New Roman" w:cs="Times New Roman"/>
        </w:rPr>
        <w:t xml:space="preserve">. As Delgado’s team study argue, many participatory AI projects “focus exclusively on informing selected aspects of the user interface, thereby restricting what is on the table in design negotiations” </w:t>
      </w:r>
      <w:hyperlink r:id="rId113" w:anchor="page=6&amp;selection=199,40,204,1">
        <w:r w:rsidR="00B25068" w:rsidRPr="002E77E4">
          <w:rPr>
            <w:rStyle w:val="Hyperlink"/>
            <w:rFonts w:ascii="Times New Roman" w:hAnsi="Times New Roman" w:cs="Times New Roman"/>
          </w:rPr>
          <w:t>(Delgado et al., 2023, p. 6)</w:t>
        </w:r>
      </w:hyperlink>
      <w:r w:rsidRPr="002E77E4">
        <w:rPr>
          <w:rFonts w:ascii="Times New Roman" w:hAnsi="Times New Roman" w:cs="Times New Roman"/>
        </w:rPr>
        <w:t xml:space="preserve">. Read through this lens, the semantic and NeSyAI practices in digital libraries appear to use a rich toolkit of participatory methods, but they seldom </w:t>
      </w:r>
      <w:r w:rsidRPr="002E77E4">
        <w:rPr>
          <w:rFonts w:ascii="Times New Roman" w:hAnsi="Times New Roman" w:cs="Times New Roman"/>
        </w:rPr>
        <w:lastRenderedPageBreak/>
        <w:t>evaluate participation itself; instead, they mainly assess system performance and usability, which suggests that participation functions more as a technique embedded in expert‑driven workflows than as a fully theorised and measured methodological object.</w:t>
      </w:r>
    </w:p>
    <w:p w14:paraId="36A2EE67" w14:textId="2ED8AB31"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In addition, the findings on inclusion and representational gaps strongly resonate with critiques of tokenistic participation and systemic bias in cultural‑heritage and knowledge‑infrastructure research.</w:t>
      </w:r>
      <w:r w:rsidRPr="0070446A">
        <w:rPr>
          <w:rFonts w:ascii="Times New Roman" w:hAnsi="Times New Roman" w:cs="Times New Roman"/>
          <w:color w:val="215E99" w:themeColor="text2" w:themeTint="BF"/>
        </w:rPr>
        <w:t xml:space="preserve"> Lähdesmäki et al. </w:t>
      </w:r>
      <w:r w:rsidR="0070446A" w:rsidRPr="0070446A">
        <w:rPr>
          <w:rFonts w:ascii="Times New Roman" w:hAnsi="Times New Roman" w:cs="Times New Roman"/>
          <w:color w:val="215E99" w:themeColor="text2" w:themeTint="BF"/>
        </w:rPr>
        <w:t xml:space="preserve">(2025) </w:t>
      </w:r>
      <w:r w:rsidRPr="002E77E4">
        <w:rPr>
          <w:rFonts w:ascii="Times New Roman" w:hAnsi="Times New Roman" w:cs="Times New Roman"/>
        </w:rPr>
        <w:t xml:space="preserve">show that policy pressure to adopt participatory discourses in heritage management has expanded access to official </w:t>
      </w:r>
      <w:proofErr w:type="gramStart"/>
      <w:r w:rsidRPr="002E77E4">
        <w:rPr>
          <w:rFonts w:ascii="Times New Roman" w:hAnsi="Times New Roman" w:cs="Times New Roman"/>
        </w:rPr>
        <w:t>processes, yet</w:t>
      </w:r>
      <w:proofErr w:type="gramEnd"/>
      <w:r w:rsidRPr="002E77E4">
        <w:rPr>
          <w:rFonts w:ascii="Times New Roman" w:hAnsi="Times New Roman" w:cs="Times New Roman"/>
        </w:rPr>
        <w:t xml:space="preserve"> often results in “authorised” but shallow forms of engagement that fail to grant real power or agency to communities</w:t>
      </w:r>
      <w:r w:rsidR="0070446A">
        <w:rPr>
          <w:rFonts w:ascii="Times New Roman" w:hAnsi="Times New Roman" w:cs="Times New Roman"/>
        </w:rPr>
        <w:t xml:space="preserve">. </w:t>
      </w:r>
      <w:r w:rsidRPr="002E77E4">
        <w:rPr>
          <w:rFonts w:ascii="Times New Roman" w:hAnsi="Times New Roman" w:cs="Times New Roman"/>
        </w:rPr>
        <w:t xml:space="preserve">Likewise, </w:t>
      </w:r>
      <w:r w:rsidRPr="0070446A">
        <w:rPr>
          <w:rFonts w:ascii="Times New Roman" w:hAnsi="Times New Roman" w:cs="Times New Roman"/>
          <w:color w:val="215E99" w:themeColor="text2" w:themeTint="BF"/>
        </w:rPr>
        <w:t>Ferran‑Ferrer et al. (2023)</w:t>
      </w:r>
      <w:r w:rsidRPr="002E77E4">
        <w:rPr>
          <w:rFonts w:ascii="Times New Roman" w:hAnsi="Times New Roman" w:cs="Times New Roman"/>
        </w:rPr>
        <w:t xml:space="preserve"> review demonstrate how the Wikipedia gender gap emerges from the interaction of the “women problem”, the “mirror effect”, and the “systemic problem”, which together reproduce inequalities in representation. The semantic and NeSy AI practices analyzed here follow a similar pattern: only a small subset makes epistemic‑justice </w:t>
      </w:r>
      <w:hyperlink r:id="rId114">
        <w:r w:rsidR="00B25068" w:rsidRPr="002E77E4">
          <w:rPr>
            <w:rStyle w:val="Hyperlink"/>
            <w:rFonts w:ascii="Times New Roman" w:hAnsi="Times New Roman" w:cs="Times New Roman"/>
          </w:rPr>
          <w:t>(Fricker, 2007)</w:t>
        </w:r>
      </w:hyperlink>
      <w:r w:rsidRPr="002E77E4">
        <w:rPr>
          <w:rFonts w:ascii="Times New Roman" w:hAnsi="Times New Roman" w:cs="Times New Roman"/>
        </w:rPr>
        <w:t xml:space="preserve"> concerns explicit, while most rely on implicit assumptions of inclusiveness </w:t>
      </w:r>
      <w:hyperlink r:id="rId115">
        <w:r w:rsidR="00B25068" w:rsidRPr="002E77E4">
          <w:rPr>
            <w:rStyle w:val="Hyperlink"/>
            <w:rFonts w:ascii="Times New Roman" w:hAnsi="Times New Roman" w:cs="Times New Roman"/>
          </w:rPr>
          <w:t>(Stengers and Despret, 201</w:t>
        </w:r>
        <w:r w:rsidR="00B25068" w:rsidRPr="002E77E4">
          <w:rPr>
            <w:rStyle w:val="Hyperlink"/>
            <w:rFonts w:ascii="Times New Roman" w:hAnsi="Times New Roman" w:cs="Times New Roman"/>
          </w:rPr>
          <w:t>4</w:t>
        </w:r>
        <w:r w:rsidR="00B25068" w:rsidRPr="002E77E4">
          <w:rPr>
            <w:rStyle w:val="Hyperlink"/>
            <w:rFonts w:ascii="Times New Roman" w:hAnsi="Times New Roman" w:cs="Times New Roman"/>
          </w:rPr>
          <w:t>)</w:t>
        </w:r>
      </w:hyperlink>
      <w:r w:rsidRPr="002E77E4">
        <w:rPr>
          <w:rFonts w:ascii="Times New Roman" w:hAnsi="Times New Roman" w:cs="Times New Roman"/>
        </w:rPr>
        <w:t xml:space="preserve"> without detailing procedures for addressing bias, negotiating contested classifications, or ensuring community governance over vocabularies and access rules. This convergence suggests that, in the context of digital libraries, participatory rhetoric can easily mask enduring asymmetries of power </w:t>
      </w:r>
      <w:hyperlink r:id="rId116">
        <w:r w:rsidR="00B25068" w:rsidRPr="002E77E4">
          <w:rPr>
            <w:rStyle w:val="Hyperlink"/>
            <w:rFonts w:ascii="Times New Roman" w:hAnsi="Times New Roman" w:cs="Times New Roman"/>
          </w:rPr>
          <w:t>(Haraway, 1991)</w:t>
        </w:r>
      </w:hyperlink>
      <w:r w:rsidRPr="002E77E4">
        <w:rPr>
          <w:rFonts w:ascii="Times New Roman" w:hAnsi="Times New Roman" w:cs="Times New Roman"/>
        </w:rPr>
        <w:t xml:space="preserve"> unless epistemic‑justice safeguards are structurally integrated into semantic and NeSyAI systems.</w:t>
      </w:r>
    </w:p>
    <w:p w14:paraId="23A0AFE6" w14:textId="15470F02" w:rsidR="00B25068" w:rsidRPr="002E77E4" w:rsidRDefault="00000000" w:rsidP="0070446A">
      <w:pPr>
        <w:pStyle w:val="NormalWeb"/>
      </w:pPr>
      <w:r w:rsidRPr="002E77E4">
        <w:t>Finally, the implications for trust and resilience derived from this study align closely with human‑centred AI critiques</w:t>
      </w:r>
      <w:r w:rsidR="0070446A">
        <w:t xml:space="preserve"> </w:t>
      </w:r>
      <w:r w:rsidR="0070446A">
        <w:t xml:space="preserve">(Davies </w:t>
      </w:r>
      <w:r w:rsidR="0070446A">
        <w:rPr>
          <w:rStyle w:val="Emphasis"/>
        </w:rPr>
        <w:t>et al.</w:t>
      </w:r>
      <w:r w:rsidR="0070446A">
        <w:t>, 2025)</w:t>
      </w:r>
      <w:r w:rsidR="0070446A">
        <w:t xml:space="preserve"> </w:t>
      </w:r>
      <w:r w:rsidRPr="002E77E4">
        <w:t xml:space="preserve">and with work on community‑driven knowledge organization and science communication. Human‑centred AI surveys underscore that problems such as inscrutable models, embedded bias, privacy risks, and “illusions of meaning” cannot be resolved solely through technical fixes when AI systems act on personal and trace data without accountable co‑design </w:t>
      </w:r>
      <w:r w:rsidR="00B25068">
        <w:fldChar w:fldCharType="begin"/>
      </w:r>
      <w:r w:rsidR="00B25068">
        <w:instrText>HYPERLINK "What%20is%20Human-Centered%20about%20Human-Centered%20AI_%20A%20Map%20of%20the%20Research%20Landscape%20_%20Proceedings%20of%20the%202023%20CHI%20Conference%20on%20Human%20Factors%20in%20Computing%20Systems.pdf" \l "page=1" \h</w:instrText>
      </w:r>
      <w:r w:rsidR="00B25068">
        <w:fldChar w:fldCharType="separate"/>
      </w:r>
      <w:r w:rsidR="00B25068" w:rsidRPr="002E77E4">
        <w:rPr>
          <w:rStyle w:val="Hyperlink"/>
        </w:rPr>
        <w:t>(Capel and Brereton, 2023)</w:t>
      </w:r>
      <w:r w:rsidR="00B25068">
        <w:fldChar w:fldCharType="end"/>
      </w:r>
      <w:r w:rsidRPr="002E77E4">
        <w:t xml:space="preserve">. Instead, trust is framed as a socio‑technical outcome grounded in meaningful participation, transparency of design choices, and accountability for representational decisions </w:t>
      </w:r>
      <w:r w:rsidR="00B25068">
        <w:fldChar w:fldCharType="begin"/>
      </w:r>
      <w:r w:rsidR="00B25068">
        <w:instrText>HYPERLINK "Co-creation%20and%20the%20new%20landscapes%20of%20design.pdf" \l "page=2" \h</w:instrText>
      </w:r>
      <w:r w:rsidR="00B25068">
        <w:fldChar w:fldCharType="separate"/>
      </w:r>
      <w:r w:rsidR="00B25068" w:rsidRPr="002E77E4">
        <w:rPr>
          <w:rStyle w:val="Hyperlink"/>
        </w:rPr>
        <w:t>(Stappers and Sanders, 2008)</w:t>
      </w:r>
      <w:r w:rsidR="00B25068">
        <w:fldChar w:fldCharType="end"/>
      </w:r>
      <w:r w:rsidRPr="002E77E4">
        <w:t xml:space="preserve">; </w:t>
      </w:r>
      <w:r w:rsidR="00B25068">
        <w:fldChar w:fldCharType="begin"/>
      </w:r>
      <w:r w:rsidR="00B25068">
        <w:instrText>HYPERLINK "How%20Should%20One%20Explore%20the%20Digital%20Library%20of%20the%20Future?" \h</w:instrText>
      </w:r>
      <w:r w:rsidR="00B25068">
        <w:fldChar w:fldCharType="separate"/>
      </w:r>
      <w:r w:rsidR="00B25068" w:rsidRPr="002E77E4">
        <w:rPr>
          <w:rStyle w:val="Hyperlink"/>
        </w:rPr>
        <w:t>(Fox and Chandrasekar, 2021)</w:t>
      </w:r>
      <w:r w:rsidR="00B25068">
        <w:fldChar w:fldCharType="end"/>
      </w:r>
      <w:r w:rsidRPr="002E77E4">
        <w:t xml:space="preserve">. Complementary perspectives from community‑driven heritage organization </w:t>
      </w:r>
      <w:r w:rsidR="00B25068">
        <w:fldChar w:fldCharType="begin"/>
      </w:r>
      <w:r w:rsidR="00B25068">
        <w:instrText>HYPERLINK "Community-Driven%20Knowledge%20Organization%20for%20Cultural%20Heritage%20Digital%20Libraries%20The%20Case%20of%20the%20Inuvialuit%20Settlement%20Region" \h</w:instrText>
      </w:r>
      <w:r w:rsidR="00B25068">
        <w:fldChar w:fldCharType="separate"/>
      </w:r>
      <w:r w:rsidR="00B25068" w:rsidRPr="002E77E4">
        <w:rPr>
          <w:rStyle w:val="Hyperlink"/>
        </w:rPr>
        <w:t>(Farnel and Shiri, 2019)</w:t>
      </w:r>
      <w:r w:rsidR="00B25068">
        <w:fldChar w:fldCharType="end"/>
      </w:r>
      <w:r w:rsidRPr="002E77E4">
        <w:t xml:space="preserve"> and science‑communication studies emphasize that resilient cultural‑heritage infrastructures depend on sustained social relationships, shared authority, and culturally grounded practices </w:t>
      </w:r>
      <w:r w:rsidR="00B25068">
        <w:fldChar w:fldCharType="begin"/>
      </w:r>
      <w:r w:rsidR="00B25068">
        <w:instrText>HYPERLINK "Autonomía%20y%20diseño%20-%20La%20realización%20de%20lo%20comunal" \h</w:instrText>
      </w:r>
      <w:r w:rsidR="00B25068">
        <w:fldChar w:fldCharType="separate"/>
      </w:r>
      <w:r w:rsidR="00B25068" w:rsidRPr="002E77E4">
        <w:rPr>
          <w:rStyle w:val="Hyperlink"/>
        </w:rPr>
        <w:t>(Escobar, 2016)</w:t>
      </w:r>
      <w:r w:rsidR="00B25068">
        <w:fldChar w:fldCharType="end"/>
      </w:r>
      <w:r w:rsidRPr="002E77E4">
        <w:t xml:space="preserve"> as much as on robust technology </w:t>
      </w:r>
      <w:r w:rsidR="00B25068">
        <w:fldChar w:fldCharType="begin"/>
      </w:r>
      <w:r w:rsidR="00B25068">
        <w:instrText>HYPERLINK "Science%20Communication%20Culture,%20Identity%20and%20Citizenship" \h</w:instrText>
      </w:r>
      <w:r w:rsidR="00B25068">
        <w:fldChar w:fldCharType="separate"/>
      </w:r>
      <w:r w:rsidR="00B25068" w:rsidRPr="002E77E4">
        <w:rPr>
          <w:rStyle w:val="Hyperlink"/>
        </w:rPr>
        <w:t>(Davis and Horst, 2016)</w:t>
      </w:r>
      <w:r w:rsidR="00B25068">
        <w:fldChar w:fldCharType="end"/>
      </w:r>
      <w:r w:rsidRPr="002E77E4">
        <w:t>. Against this backdrop, the semantic and NeSyAI practices documented in this article point to a clear agenda for digital libraries: aligning participatory strategies with domain sensitivity, pairing participatory methods with explicit evaluations of engagement and governance outcomes, and embedding provenance mechanisms, bias checks, and community‑centred governance from the outset are necessary steps to move from consultative to genuinely co‑produced semantic and NeSy AI infrastructures in cultural‑heritage contexts.</w:t>
      </w:r>
    </w:p>
    <w:p w14:paraId="6688D328" w14:textId="77777777" w:rsidR="00B25068" w:rsidRPr="002E77E4" w:rsidRDefault="00000000" w:rsidP="002E77E4">
      <w:pPr>
        <w:pStyle w:val="Heading1"/>
        <w:jc w:val="both"/>
        <w:rPr>
          <w:rFonts w:ascii="Times New Roman" w:hAnsi="Times New Roman" w:cs="Times New Roman"/>
          <w:sz w:val="24"/>
          <w:szCs w:val="24"/>
        </w:rPr>
      </w:pPr>
      <w:bookmarkStart w:id="6" w:name="conclusions"/>
      <w:bookmarkEnd w:id="5"/>
      <w:r w:rsidRPr="002E77E4">
        <w:rPr>
          <w:rFonts w:ascii="Times New Roman" w:hAnsi="Times New Roman" w:cs="Times New Roman"/>
          <w:sz w:val="24"/>
          <w:szCs w:val="24"/>
        </w:rPr>
        <w:t>Conclusions</w:t>
      </w:r>
    </w:p>
    <w:p w14:paraId="2A19A61C" w14:textId="77777777" w:rsidR="00B25068" w:rsidRPr="002E77E4" w:rsidRDefault="00000000" w:rsidP="002E77E4">
      <w:pPr>
        <w:pStyle w:val="FirstParagraph"/>
        <w:jc w:val="both"/>
        <w:rPr>
          <w:rFonts w:ascii="Times New Roman" w:hAnsi="Times New Roman" w:cs="Times New Roman"/>
        </w:rPr>
      </w:pPr>
      <w:r w:rsidRPr="002E77E4">
        <w:rPr>
          <w:rFonts w:ascii="Times New Roman" w:hAnsi="Times New Roman" w:cs="Times New Roman"/>
        </w:rPr>
        <w:t>By combining a scoping review of the scholarly literature with a content analysis of 22 practices, this study examined how users and communities are integrated into the development of human-centered semantic and NeSyAi systems in digital libraries, identifying methodological patterns, gaps, and opportunities for future transdisciplinary collaboration.</w:t>
      </w:r>
    </w:p>
    <w:p w14:paraId="35064E53"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lastRenderedPageBreak/>
        <w:t>Across the analyzed cases, the findings reveal a clear predominance of design-led approaches, with early co-design documented in only a limited number of initiatives. User involvement is more commonly confined to late-stage evaluation or continuous but narrowly scoped contribution models, particularly in crowdsourcing-based practices. Evaluation practices remain largely restricted to usability and information retrieval metrics, leaving the broader effects of participation—such as trust-building, equity, community empowerment, and long-term sustainability—under-examined.</w:t>
      </w:r>
    </w:p>
    <w:p w14:paraId="4DF78AF0"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A central contribution of this study lies in its systematic mapping of participatory practices against epistemic justice dimensions. Explicit attention to gender, intersectionality, bias mitigation, provenance of contested classifications, and community authority over meaning-making emerges primarily in community-led initiatives, while the majority of practices rely on implicit or assumed inclusivity </w:t>
      </w:r>
      <w:hyperlink r:id="rId117">
        <w:r w:rsidR="00B25068" w:rsidRPr="002E77E4">
          <w:rPr>
            <w:rStyle w:val="Hyperlink"/>
            <w:rFonts w:ascii="Times New Roman" w:hAnsi="Times New Roman" w:cs="Times New Roman"/>
          </w:rPr>
          <w:t>(Stengers and Despret, 2014)</w:t>
        </w:r>
      </w:hyperlink>
      <w:r w:rsidRPr="002E77E4">
        <w:rPr>
          <w:rFonts w:ascii="Times New Roman" w:hAnsi="Times New Roman" w:cs="Times New Roman"/>
        </w:rPr>
        <w:t xml:space="preserve">. Where epistemic justice safeguards are absent, participatory claims risk masking persistent asymmetries of power </w:t>
      </w:r>
      <w:hyperlink r:id="rId118">
        <w:r w:rsidR="00B25068" w:rsidRPr="002E77E4">
          <w:rPr>
            <w:rStyle w:val="Hyperlink"/>
            <w:rFonts w:ascii="Times New Roman" w:hAnsi="Times New Roman" w:cs="Times New Roman"/>
          </w:rPr>
          <w:t>(Haraway, 1991)</w:t>
        </w:r>
      </w:hyperlink>
      <w:r w:rsidRPr="002E77E4">
        <w:rPr>
          <w:rFonts w:ascii="Times New Roman" w:hAnsi="Times New Roman" w:cs="Times New Roman"/>
        </w:rPr>
        <w:t xml:space="preserve">, reinforcing testimonial and hermeneutical injustice rather than addressing it </w:t>
      </w:r>
      <w:hyperlink r:id="rId119">
        <w:r w:rsidR="00B25068" w:rsidRPr="002E77E4">
          <w:rPr>
            <w:rStyle w:val="Hyperlink"/>
            <w:rFonts w:ascii="Times New Roman" w:hAnsi="Times New Roman" w:cs="Times New Roman"/>
          </w:rPr>
          <w:t>(Fricker, 2007)</w:t>
        </w:r>
      </w:hyperlink>
      <w:r w:rsidRPr="002E77E4">
        <w:rPr>
          <w:rFonts w:ascii="Times New Roman" w:hAnsi="Times New Roman" w:cs="Times New Roman"/>
        </w:rPr>
        <w:t>. Community agency over vocabularies, metadata schemas, and access rules remains the exception rather than the norm, underscoring the need for participatory governance of knowledge representation in digital libraries.</w:t>
      </w:r>
    </w:p>
    <w:p w14:paraId="2C99E94A" w14:textId="4E04C18A"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 xml:space="preserve">Methodologically, the analysis highlights persistent gaps in how participatory processes are documented, compared, and sustained. Many practices provide only limited descriptions of user involvement, constraining reproducibility and cross-context transfer and none explicitly evaluate the practices themselves. Longitudinal evidence on what participatory configurations work </w:t>
      </w:r>
      <w:r w:rsidR="00803FC3" w:rsidRPr="002E77E4">
        <w:rPr>
          <w:rFonts w:ascii="Times New Roman" w:hAnsi="Times New Roman" w:cs="Times New Roman"/>
        </w:rPr>
        <w:t>overtime</w:t>
      </w:r>
      <w:r w:rsidRPr="002E77E4">
        <w:rPr>
          <w:rFonts w:ascii="Times New Roman" w:hAnsi="Times New Roman" w:cs="Times New Roman"/>
        </w:rPr>
        <w:t xml:space="preserve"> is scarce, and cross-case comparison remains underdeveloped, making it difficult to assess when early co-design, late evaluation, or continuous crowdsourcing are most appropriate for different semantic or NeSyAi goals. Geographic and linguistic coverage is skewed toward English-language practices from North America and Europe, leaving Global South perspectives under-represented and limiting generalizability.</w:t>
      </w:r>
    </w:p>
    <w:p w14:paraId="27977607" w14:textId="77777777" w:rsidR="00B25068" w:rsidRPr="002E77E4" w:rsidRDefault="00000000" w:rsidP="002E77E4">
      <w:pPr>
        <w:pStyle w:val="BodyText"/>
        <w:jc w:val="both"/>
        <w:rPr>
          <w:rFonts w:ascii="Times New Roman" w:hAnsi="Times New Roman" w:cs="Times New Roman"/>
        </w:rPr>
      </w:pPr>
      <w:r w:rsidRPr="002E77E4">
        <w:rPr>
          <w:rFonts w:ascii="Times New Roman" w:hAnsi="Times New Roman" w:cs="Times New Roman"/>
        </w:rPr>
        <w:t>In response to these gaps, this study contributes: (i) an characterized inventory of 22 semantic/NeSyAi-participatory digital library practices; (ii) a replicable analytical framework spanning process phases, methodological tools, participation levels, and representational gaps; (iii) a synthesis of methodological insights that evidences dominant practices and discusses strengthening of user-centered ones still lacking comprehensible and measurable evaluation and explicit safeguards to epistemic justice and representational gaps for developing inclusive, accountable, and sustainable semantic and NeSyAi infrastructures for digital libraries.</w:t>
      </w:r>
    </w:p>
    <w:p w14:paraId="7897C295" w14:textId="77777777" w:rsidR="00B25068" w:rsidRPr="002E77E4" w:rsidRDefault="00000000">
      <w:pPr>
        <w:pStyle w:val="Heading1"/>
        <w:rPr>
          <w:rFonts w:ascii="Times New Roman" w:hAnsi="Times New Roman" w:cs="Times New Roman"/>
          <w:sz w:val="24"/>
          <w:szCs w:val="24"/>
        </w:rPr>
      </w:pPr>
      <w:bookmarkStart w:id="7" w:name="references"/>
      <w:bookmarkEnd w:id="6"/>
      <w:r w:rsidRPr="002E77E4">
        <w:rPr>
          <w:rFonts w:ascii="Times New Roman" w:hAnsi="Times New Roman" w:cs="Times New Roman"/>
          <w:sz w:val="24"/>
          <w:szCs w:val="24"/>
        </w:rPr>
        <w:t>References</w:t>
      </w:r>
    </w:p>
    <w:p w14:paraId="7110B860" w14:textId="77777777" w:rsidR="00B25068" w:rsidRPr="002E77E4" w:rsidRDefault="00000000">
      <w:pPr>
        <w:pStyle w:val="FirstParagraph"/>
        <w:rPr>
          <w:rFonts w:ascii="Times New Roman" w:hAnsi="Times New Roman" w:cs="Times New Roman"/>
        </w:rPr>
      </w:pPr>
      <w:r w:rsidRPr="002E77E4">
        <w:rPr>
          <w:rFonts w:ascii="Times New Roman" w:hAnsi="Times New Roman" w:cs="Times New Roman"/>
        </w:rPr>
        <w:t xml:space="preserve">Almeida, P., Teixeira, A., Velhinho, A., Raposo, R., Silva, T. and Pedro, L. (2024), “Remixing and repurposing cultural heritage archives through a collaborative and AI-generated storytelling digital platform”, </w:t>
      </w:r>
      <w:r w:rsidRPr="002E77E4">
        <w:rPr>
          <w:rFonts w:ascii="Times New Roman" w:hAnsi="Times New Roman" w:cs="Times New Roman"/>
          <w:i/>
          <w:iCs/>
        </w:rPr>
        <w:t>Proceedings of the 2024 ACM International Conference on Interactive Media Experiences Workshops</w:t>
      </w:r>
      <w:r w:rsidRPr="002E77E4">
        <w:rPr>
          <w:rFonts w:ascii="Times New Roman" w:hAnsi="Times New Roman" w:cs="Times New Roman"/>
        </w:rPr>
        <w:t>, pp.100-104. https://doi.org/10.1145/3672406.3672419</w:t>
      </w:r>
    </w:p>
    <w:p w14:paraId="297E2A72"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Bhandari, A. (2022), “Design Thinking from Bibliometric Analysis to Content Analysis, Current Research Trends, and Future Research Directions”, </w:t>
      </w:r>
      <w:r w:rsidRPr="002E77E4">
        <w:rPr>
          <w:rFonts w:ascii="Times New Roman" w:hAnsi="Times New Roman" w:cs="Times New Roman"/>
          <w:i/>
          <w:iCs/>
        </w:rPr>
        <w:t>Journal of the Knowledge Economy</w:t>
      </w:r>
      <w:r w:rsidRPr="002E77E4">
        <w:rPr>
          <w:rFonts w:ascii="Times New Roman" w:hAnsi="Times New Roman" w:cs="Times New Roman"/>
        </w:rPr>
        <w:t>, Vol. 14 No. 3, pp.3097-3152. https://doi.org/10.1007/s13132-022-00920-3</w:t>
      </w:r>
    </w:p>
    <w:p w14:paraId="682F1CB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lastRenderedPageBreak/>
        <w:t xml:space="preserve">Baghini, M., Mohammadi, M. and Norouzkhani, N. (2024), “Usability Testing: A Bibliometric Analysis Based on WoS Data”, </w:t>
      </w:r>
      <w:r w:rsidRPr="002E77E4">
        <w:rPr>
          <w:rFonts w:ascii="Times New Roman" w:hAnsi="Times New Roman" w:cs="Times New Roman"/>
          <w:i/>
          <w:iCs/>
        </w:rPr>
        <w:t>Journal of Scientometric Research</w:t>
      </w:r>
      <w:r w:rsidRPr="002E77E4">
        <w:rPr>
          <w:rFonts w:ascii="Times New Roman" w:hAnsi="Times New Roman" w:cs="Times New Roman"/>
        </w:rPr>
        <w:t>, Vol. 13 No. 1, pp.09-24. https://doi.org/10.5530/jscires.13.1.2</w:t>
      </w:r>
    </w:p>
    <w:p w14:paraId="726DBFB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Calvano, M. (2024), “Design and evaluation of high-quality simbolic AI systems”, available at: https://doi.org/10.1145/3661167.3661223</w:t>
      </w:r>
    </w:p>
    <w:p w14:paraId="7760DFDD"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Calvano, M. (2025), “Techniques and Methods to Evaluate Human-Centered Symbiotic AI Systems”, </w:t>
      </w:r>
      <w:r w:rsidRPr="002E77E4">
        <w:rPr>
          <w:rFonts w:ascii="Times New Roman" w:hAnsi="Times New Roman" w:cs="Times New Roman"/>
          <w:i/>
          <w:iCs/>
        </w:rPr>
        <w:t>Companion Proceedings of the 30th International Conference on Intelligent User Interfaces</w:t>
      </w:r>
      <w:r w:rsidRPr="002E77E4">
        <w:rPr>
          <w:rFonts w:ascii="Times New Roman" w:hAnsi="Times New Roman" w:cs="Times New Roman"/>
        </w:rPr>
        <w:t>. https://doi.org/10.1145/3708557.3716153</w:t>
      </w:r>
    </w:p>
    <w:p w14:paraId="5A792263"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Capel, T. and Brereton, M. (2023), “What is Human-Centered about Human-Centered AI? A Map of the Research Landscape”, </w:t>
      </w:r>
      <w:r w:rsidRPr="002E77E4">
        <w:rPr>
          <w:rFonts w:ascii="Times New Roman" w:hAnsi="Times New Roman" w:cs="Times New Roman"/>
          <w:i/>
          <w:iCs/>
        </w:rPr>
        <w:t>Proceedings of the 2023 CHI Conference on Human Factors in Computing Systems</w:t>
      </w:r>
      <w:r w:rsidRPr="002E77E4">
        <w:rPr>
          <w:rFonts w:ascii="Times New Roman" w:hAnsi="Times New Roman" w:cs="Times New Roman"/>
        </w:rPr>
        <w:t>, pp.1-23. https://doi.org/10.1145/3544548.3580959</w:t>
      </w:r>
    </w:p>
    <w:p w14:paraId="7429089A"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Cardoso, A.P., Lacerda, D.P., Morandi, M.I.W.M. and Gauss, L. (2021), </w:t>
      </w:r>
      <w:r w:rsidRPr="002E77E4">
        <w:rPr>
          <w:rFonts w:ascii="Times New Roman" w:hAnsi="Times New Roman" w:cs="Times New Roman"/>
          <w:i/>
          <w:iCs/>
        </w:rPr>
        <w:t>Literature Reviews Modern Methods for Investigating Scientific and Technological Knowledge</w:t>
      </w:r>
      <w:r w:rsidRPr="002E77E4">
        <w:rPr>
          <w:rFonts w:ascii="Times New Roman" w:hAnsi="Times New Roman" w:cs="Times New Roman"/>
        </w:rPr>
        <w:t>, Springer. https://doi.org/10.1007/978-3-030-75722-9</w:t>
      </w:r>
    </w:p>
    <w:p w14:paraId="653BF793"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Cobo, M.J., López-Herrera, A.G., Herrera-Viedma, E. and Herrera, F. (2011), “Science mapping software tools: Review, analysis, and cooperative study among tools”, </w:t>
      </w:r>
      <w:r w:rsidRPr="002E77E4">
        <w:rPr>
          <w:rFonts w:ascii="Times New Roman" w:hAnsi="Times New Roman" w:cs="Times New Roman"/>
          <w:i/>
          <w:iCs/>
        </w:rPr>
        <w:t>Journal of the American Society for Information Science and Technology</w:t>
      </w:r>
      <w:r w:rsidRPr="002E77E4">
        <w:rPr>
          <w:rFonts w:ascii="Times New Roman" w:hAnsi="Times New Roman" w:cs="Times New Roman"/>
        </w:rPr>
        <w:t>, Vol. 62 No. 7, pp.1382-1402. https://doi.org/10.1002/asi.21525</w:t>
      </w:r>
    </w:p>
    <w:p w14:paraId="4895B75D"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Codina, L. (2023), “Buscadores alternativos a Google con IA generativa: análisis de You.com, Perplexity AI y Bing Chat”, </w:t>
      </w:r>
      <w:r w:rsidRPr="002E77E4">
        <w:rPr>
          <w:rFonts w:ascii="Times New Roman" w:hAnsi="Times New Roman" w:cs="Times New Roman"/>
          <w:i/>
          <w:iCs/>
        </w:rPr>
        <w:t>Infonomy</w:t>
      </w:r>
      <w:r w:rsidRPr="002E77E4">
        <w:rPr>
          <w:rFonts w:ascii="Times New Roman" w:hAnsi="Times New Roman" w:cs="Times New Roman"/>
        </w:rPr>
        <w:t>, Vol. 1 No. 1. https://doi.org/10.3145/infonomy.23.002</w:t>
      </w:r>
    </w:p>
    <w:p w14:paraId="32A85961"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Desul, S., Mahapatra, R.K., Patra, R.K., Sethy, M. and Pandey, N. (2023), “Semantic technology for cultural heritage: a bibliometric-based review”, </w:t>
      </w:r>
      <w:r w:rsidRPr="002E77E4">
        <w:rPr>
          <w:rFonts w:ascii="Times New Roman" w:hAnsi="Times New Roman" w:cs="Times New Roman"/>
          <w:i/>
          <w:iCs/>
        </w:rPr>
        <w:t>Global Knowledge, Memory and Communication</w:t>
      </w:r>
      <w:r w:rsidRPr="002E77E4">
        <w:rPr>
          <w:rFonts w:ascii="Times New Roman" w:hAnsi="Times New Roman" w:cs="Times New Roman"/>
        </w:rPr>
        <w:t>. https://doi.org/10.1108/GKMC-04-2023-0125</w:t>
      </w:r>
    </w:p>
    <w:p w14:paraId="7F79BBF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Davis, S.R. and Horst, M. (2016), </w:t>
      </w:r>
      <w:r w:rsidRPr="002E77E4">
        <w:rPr>
          <w:rFonts w:ascii="Times New Roman" w:hAnsi="Times New Roman" w:cs="Times New Roman"/>
          <w:i/>
          <w:iCs/>
        </w:rPr>
        <w:t>Science Communication Culture, Identity and Citizenship</w:t>
      </w:r>
      <w:r w:rsidRPr="002E77E4">
        <w:rPr>
          <w:rFonts w:ascii="Times New Roman" w:hAnsi="Times New Roman" w:cs="Times New Roman"/>
        </w:rPr>
        <w:t>, Palgrave Macmillan, London.</w:t>
      </w:r>
    </w:p>
    <w:p w14:paraId="7C2D2236"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Delgado, F., Yang, S., Madaio, M. and Yang, Q. (2023), “The Participatory Turn in AI Design: Theoretical Foundations and the Current State of Practice”, </w:t>
      </w:r>
      <w:r w:rsidRPr="002E77E4">
        <w:rPr>
          <w:rFonts w:ascii="Times New Roman" w:hAnsi="Times New Roman" w:cs="Times New Roman"/>
          <w:i/>
          <w:iCs/>
        </w:rPr>
        <w:t>Equity and Access in Algorithms, Mechanisms, and Optimization</w:t>
      </w:r>
      <w:r w:rsidRPr="002E77E4">
        <w:rPr>
          <w:rFonts w:ascii="Times New Roman" w:hAnsi="Times New Roman" w:cs="Times New Roman"/>
        </w:rPr>
        <w:t>, pp.1-23. https://doi.org/10.1145/3617694.3623261</w:t>
      </w:r>
    </w:p>
    <w:p w14:paraId="6A865AE4"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Escobar, A. (2016), </w:t>
      </w:r>
      <w:r w:rsidRPr="002E77E4">
        <w:rPr>
          <w:rFonts w:ascii="Times New Roman" w:hAnsi="Times New Roman" w:cs="Times New Roman"/>
          <w:i/>
          <w:iCs/>
        </w:rPr>
        <w:t>Autonomía y diseño: La realización de lo comunal</w:t>
      </w:r>
      <w:r w:rsidRPr="002E77E4">
        <w:rPr>
          <w:rFonts w:ascii="Times New Roman" w:hAnsi="Times New Roman" w:cs="Times New Roman"/>
        </w:rPr>
        <w:t>, Editorial Universidad del Cauca.</w:t>
      </w:r>
    </w:p>
    <w:p w14:paraId="3F59BE9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Davies, A., Nguyen, E., Simeone, M., Johnston, E. and Gubri, M. (2025), “Social Science Is Necessary for Operationalizing Socially Responsible Foundation Models”, </w:t>
      </w:r>
      <w:r w:rsidRPr="002E77E4">
        <w:rPr>
          <w:rFonts w:ascii="Times New Roman" w:hAnsi="Times New Roman" w:cs="Times New Roman"/>
          <w:i/>
          <w:iCs/>
        </w:rPr>
        <w:t>arXiv preprint</w:t>
      </w:r>
      <w:r w:rsidRPr="002E77E4">
        <w:rPr>
          <w:rFonts w:ascii="Times New Roman" w:hAnsi="Times New Roman" w:cs="Times New Roman"/>
        </w:rPr>
        <w:t>, arXiv:2412.16355. https://doi.org/10.48550/arXiv.2412.16355</w:t>
      </w:r>
    </w:p>
    <w:p w14:paraId="70F24215"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Farnel, S. and Shiri, A. (2019), “Community-Driven Knowledge Organization for Cultural Heritage Digital Libraries: The Case of the Inuvialuit Settlement Region”, </w:t>
      </w:r>
      <w:r w:rsidRPr="002E77E4">
        <w:rPr>
          <w:rFonts w:ascii="Times New Roman" w:hAnsi="Times New Roman" w:cs="Times New Roman"/>
          <w:i/>
          <w:iCs/>
        </w:rPr>
        <w:t>Advances in Classification Research Online</w:t>
      </w:r>
      <w:r w:rsidRPr="002E77E4">
        <w:rPr>
          <w:rFonts w:ascii="Times New Roman" w:hAnsi="Times New Roman" w:cs="Times New Roman"/>
        </w:rPr>
        <w:t>, Vol. 29 No. 1. https://doi.org/10.7152/acro.v29i1.15453</w:t>
      </w:r>
    </w:p>
    <w:p w14:paraId="18DE108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lastRenderedPageBreak/>
        <w:t xml:space="preserve">Ferran-Ferrer, N., Boté-Vericad, J.-J. and Minguillón, J. (2022), “Wikipedia gender gap: a scoping review”, </w:t>
      </w:r>
      <w:r w:rsidRPr="002E77E4">
        <w:rPr>
          <w:rFonts w:ascii="Times New Roman" w:hAnsi="Times New Roman" w:cs="Times New Roman"/>
          <w:i/>
          <w:iCs/>
        </w:rPr>
        <w:t>Profesional de la información</w:t>
      </w:r>
      <w:r w:rsidRPr="002E77E4">
        <w:rPr>
          <w:rFonts w:ascii="Times New Roman" w:hAnsi="Times New Roman" w:cs="Times New Roman"/>
        </w:rPr>
        <w:t>, Vol. 32 No. 6, e320617. https://doi.org/10.3145/epi.2023.nov.17</w:t>
      </w:r>
    </w:p>
    <w:p w14:paraId="1A2D9A83"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Fox, E.A. and Chandrasekar, P. (2021), “How Should One Explore the Digital Library of the Future?”, </w:t>
      </w:r>
      <w:r w:rsidRPr="002E77E4">
        <w:rPr>
          <w:rFonts w:ascii="Times New Roman" w:hAnsi="Times New Roman" w:cs="Times New Roman"/>
          <w:i/>
          <w:iCs/>
        </w:rPr>
        <w:t>Data and Information Management</w:t>
      </w:r>
      <w:r w:rsidRPr="002E77E4">
        <w:rPr>
          <w:rFonts w:ascii="Times New Roman" w:hAnsi="Times New Roman" w:cs="Times New Roman"/>
        </w:rPr>
        <w:t>. https://doi.org/10.2478/dim-2021-0003</w:t>
      </w:r>
    </w:p>
    <w:p w14:paraId="628D4A49"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Fricker, M. (2007), </w:t>
      </w:r>
      <w:r w:rsidRPr="002E77E4">
        <w:rPr>
          <w:rFonts w:ascii="Times New Roman" w:hAnsi="Times New Roman" w:cs="Times New Roman"/>
          <w:i/>
          <w:iCs/>
        </w:rPr>
        <w:t>Epistemic Injustice: Power and the Ethics of Knowing</w:t>
      </w:r>
      <w:r w:rsidRPr="002E77E4">
        <w:rPr>
          <w:rFonts w:ascii="Times New Roman" w:hAnsi="Times New Roman" w:cs="Times New Roman"/>
        </w:rPr>
        <w:t>, Oxford University Press, Oxford.</w:t>
      </w:r>
    </w:p>
    <w:p w14:paraId="743CBE35" w14:textId="77777777" w:rsidR="00E40B21" w:rsidRDefault="00E40B21">
      <w:pPr>
        <w:pStyle w:val="BodyText"/>
        <w:rPr>
          <w:rFonts w:ascii="Times New Roman" w:hAnsi="Times New Roman" w:cs="Times New Roman"/>
        </w:rPr>
      </w:pPr>
      <w:r w:rsidRPr="00E40B21">
        <w:rPr>
          <w:rFonts w:ascii="Times New Roman" w:hAnsi="Times New Roman" w:cs="Times New Roman"/>
        </w:rPr>
        <w:t xml:space="preserve">García‑Zarza, P., </w:t>
      </w:r>
      <w:proofErr w:type="spellStart"/>
      <w:r w:rsidRPr="00E40B21">
        <w:rPr>
          <w:rFonts w:ascii="Times New Roman" w:hAnsi="Times New Roman" w:cs="Times New Roman"/>
        </w:rPr>
        <w:t>Boté</w:t>
      </w:r>
      <w:proofErr w:type="spellEnd"/>
      <w:r w:rsidRPr="00E40B21">
        <w:rPr>
          <w:rFonts w:ascii="Times New Roman" w:hAnsi="Times New Roman" w:cs="Times New Roman"/>
        </w:rPr>
        <w:t>‑Lorenzo, M.L., Vega‑</w:t>
      </w:r>
      <w:proofErr w:type="spellStart"/>
      <w:r w:rsidRPr="00E40B21">
        <w:rPr>
          <w:rFonts w:ascii="Times New Roman" w:hAnsi="Times New Roman" w:cs="Times New Roman"/>
        </w:rPr>
        <w:t>Gorgojo</w:t>
      </w:r>
      <w:proofErr w:type="spellEnd"/>
      <w:r w:rsidRPr="00E40B21">
        <w:rPr>
          <w:rFonts w:ascii="Times New Roman" w:hAnsi="Times New Roman" w:cs="Times New Roman"/>
        </w:rPr>
        <w:t xml:space="preserve">, G. and Asensio‑Pérez, J.I. (2022), "Towards a teacher application to support semantic annotations of learning tasks in cultural heritage", in Proceedings of the Ninth ACM Conference on Learning @ Scale, Association for Computing Machinery, New York, NY, pp.436-440. </w:t>
      </w:r>
      <w:r>
        <w:rPr>
          <w:rFonts w:ascii="Times New Roman" w:hAnsi="Times New Roman" w:cs="Times New Roman"/>
        </w:rPr>
        <w:fldChar w:fldCharType="begin"/>
      </w:r>
      <w:ins w:id="8" w:author="ELENA GÓMEZ RICO" w:date="2026-03-17T18:45:00Z" w16du:dateUtc="2026-03-17T17:45:00Z">
        <w:r>
          <w:rPr>
            <w:rFonts w:ascii="Times New Roman" w:hAnsi="Times New Roman" w:cs="Times New Roman"/>
          </w:rPr>
          <w:instrText>HYPERLINK "</w:instrText>
        </w:r>
      </w:ins>
      <w:r w:rsidRPr="00E40B21">
        <w:rPr>
          <w:rFonts w:ascii="Times New Roman" w:hAnsi="Times New Roman" w:cs="Times New Roman"/>
        </w:rPr>
        <w:instrText>https://doi.org/10.1145/3491140.3528335García</w:instrText>
      </w:r>
      <w:ins w:id="9" w:author="ELENA GÓMEZ RICO" w:date="2026-03-17T18:45:00Z" w16du:dateUtc="2026-03-17T17:45:00Z">
        <w:r>
          <w:rPr>
            <w:rFonts w:ascii="Times New Roman" w:hAnsi="Times New Roman" w:cs="Times New Roman"/>
          </w:rPr>
          <w:instrText>"</w:instrText>
        </w:r>
      </w:ins>
      <w:r>
        <w:rPr>
          <w:rFonts w:ascii="Times New Roman" w:hAnsi="Times New Roman" w:cs="Times New Roman"/>
        </w:rPr>
        <w:fldChar w:fldCharType="separate"/>
      </w:r>
      <w:r w:rsidRPr="000367B4">
        <w:rPr>
          <w:rStyle w:val="Hyperlink"/>
          <w:rFonts w:ascii="Times New Roman" w:hAnsi="Times New Roman" w:cs="Times New Roman"/>
        </w:rPr>
        <w:t>https://doi.org/10.1145/3491140.3528335</w:t>
      </w:r>
      <w:r>
        <w:rPr>
          <w:rFonts w:ascii="Times New Roman" w:hAnsi="Times New Roman" w:cs="Times New Roman"/>
        </w:rPr>
        <w:fldChar w:fldCharType="end"/>
      </w:r>
    </w:p>
    <w:p w14:paraId="64BBAF85" w14:textId="1CB8AFCB" w:rsidR="00B25068" w:rsidRPr="002E77E4" w:rsidRDefault="00E40B21">
      <w:pPr>
        <w:pStyle w:val="BodyText"/>
        <w:rPr>
          <w:rFonts w:ascii="Times New Roman" w:hAnsi="Times New Roman" w:cs="Times New Roman"/>
        </w:rPr>
      </w:pPr>
      <w:r>
        <w:rPr>
          <w:rFonts w:ascii="Times New Roman" w:hAnsi="Times New Roman" w:cs="Times New Roman"/>
        </w:rPr>
        <w:br/>
      </w:r>
      <w:proofErr w:type="spellStart"/>
      <w:r w:rsidR="00000000" w:rsidRPr="002E77E4">
        <w:rPr>
          <w:rFonts w:ascii="Times New Roman" w:hAnsi="Times New Roman" w:cs="Times New Roman"/>
        </w:rPr>
        <w:t>Garoufallou</w:t>
      </w:r>
      <w:proofErr w:type="spellEnd"/>
      <w:r w:rsidR="00000000" w:rsidRPr="002E77E4">
        <w:rPr>
          <w:rFonts w:ascii="Times New Roman" w:hAnsi="Times New Roman" w:cs="Times New Roman"/>
        </w:rPr>
        <w:t xml:space="preserve">, E., Ovalle-Perandones, M.-A. and Vlachidis, A. (Eds.) (2021), </w:t>
      </w:r>
      <w:r w:rsidR="00000000" w:rsidRPr="002E77E4">
        <w:rPr>
          <w:rFonts w:ascii="Times New Roman" w:hAnsi="Times New Roman" w:cs="Times New Roman"/>
          <w:i/>
          <w:iCs/>
        </w:rPr>
        <w:t>Metadata and Semantic Research: 15th International Conference, MTSR 2021</w:t>
      </w:r>
      <w:r w:rsidR="00000000" w:rsidRPr="002E77E4">
        <w:rPr>
          <w:rFonts w:ascii="Times New Roman" w:hAnsi="Times New Roman" w:cs="Times New Roman"/>
        </w:rPr>
        <w:t>, Springer. https://doi.org/10.1007/978-3-030-98876-0</w:t>
      </w:r>
    </w:p>
    <w:p w14:paraId="0F495FA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Gardasevic, S. and Lamba, M. (2024), “It answers questions that I didn’t know I had: PhD students’ evaluation of an information sharing knowledge graph”, </w:t>
      </w:r>
      <w:r w:rsidRPr="002E77E4">
        <w:rPr>
          <w:rFonts w:ascii="Times New Roman" w:hAnsi="Times New Roman" w:cs="Times New Roman"/>
          <w:i/>
          <w:iCs/>
        </w:rPr>
        <w:t>Digital Library Perspectives</w:t>
      </w:r>
      <w:r w:rsidRPr="002E77E4">
        <w:rPr>
          <w:rFonts w:ascii="Times New Roman" w:hAnsi="Times New Roman" w:cs="Times New Roman"/>
        </w:rPr>
        <w:t>, Vol. 40 No. 4. https://doi.org/0.1108/DLP-02-2024-0025</w:t>
      </w:r>
    </w:p>
    <w:p w14:paraId="0CE75772"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Gómez-Ferri, J. (2014), “Ciència Ciutadana o Ciutadanies Científiques? Quatre Models de Participació en Ciència i Tecnologia”, </w:t>
      </w:r>
      <w:r w:rsidRPr="002E77E4">
        <w:rPr>
          <w:rFonts w:ascii="Times New Roman" w:hAnsi="Times New Roman" w:cs="Times New Roman"/>
          <w:i/>
          <w:iCs/>
        </w:rPr>
        <w:t>International Journal of Deliberative Mechanisms in Science</w:t>
      </w:r>
      <w:r w:rsidRPr="002E77E4">
        <w:rPr>
          <w:rFonts w:ascii="Times New Roman" w:hAnsi="Times New Roman" w:cs="Times New Roman"/>
        </w:rPr>
        <w:t>, Vol. 3 No. 1, pp.24-48. http://dx.doi.org/10.4471/demesci.2014.13</w:t>
      </w:r>
    </w:p>
    <w:p w14:paraId="221278B9"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Haklay, M. </w:t>
      </w:r>
      <w:r w:rsidRPr="002E77E4">
        <w:rPr>
          <w:rFonts w:ascii="Times New Roman" w:hAnsi="Times New Roman" w:cs="Times New Roman"/>
          <w:i/>
          <w:iCs/>
        </w:rPr>
        <w:t>et al.</w:t>
      </w:r>
      <w:r w:rsidRPr="002E77E4">
        <w:rPr>
          <w:rFonts w:ascii="Times New Roman" w:hAnsi="Times New Roman" w:cs="Times New Roman"/>
        </w:rPr>
        <w:t xml:space="preserve"> (2020), “ECSA’s Characteristics of Citizen Science”, available at: https://zenodo.org/records/3758668 (accessed 1 April 2020).</w:t>
      </w:r>
    </w:p>
    <w:p w14:paraId="39AE0F8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Haraway, D. (1991), </w:t>
      </w:r>
      <w:r w:rsidRPr="002E77E4">
        <w:rPr>
          <w:rFonts w:ascii="Times New Roman" w:hAnsi="Times New Roman" w:cs="Times New Roman"/>
          <w:i/>
          <w:iCs/>
        </w:rPr>
        <w:t>Ciencia, cyborgs y mujeres: la reinvención de la naturaleza</w:t>
      </w:r>
      <w:r w:rsidRPr="002E77E4">
        <w:rPr>
          <w:rFonts w:ascii="Times New Roman" w:hAnsi="Times New Roman" w:cs="Times New Roman"/>
        </w:rPr>
        <w:t>, Ediciones Cátedra, Madrid.</w:t>
      </w:r>
    </w:p>
    <w:p w14:paraId="65974C7E"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Hamilton, K., Nayak, A., Božić, B. and Longo, L. (2022), “Is Neuro-Symbolic AI Meeting its Promise in Natural Language Processing? A Structured Review”, </w:t>
      </w:r>
      <w:r w:rsidRPr="002E77E4">
        <w:rPr>
          <w:rFonts w:ascii="Times New Roman" w:hAnsi="Times New Roman" w:cs="Times New Roman"/>
          <w:i/>
          <w:iCs/>
        </w:rPr>
        <w:t>Semantic Web</w:t>
      </w:r>
      <w:r w:rsidRPr="002E77E4">
        <w:rPr>
          <w:rFonts w:ascii="Times New Roman" w:hAnsi="Times New Roman" w:cs="Times New Roman"/>
        </w:rPr>
        <w:t>. https://doi.org/10.3233/SW-223228</w:t>
      </w:r>
    </w:p>
    <w:p w14:paraId="785E676B"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Lähdesmäki, T., Turunen, J., Terian, A. and Garcia-Bardidia, R. (Eds.) (2025), </w:t>
      </w:r>
      <w:r w:rsidRPr="002E77E4">
        <w:rPr>
          <w:rFonts w:ascii="Times New Roman" w:hAnsi="Times New Roman" w:cs="Times New Roman"/>
          <w:i/>
          <w:iCs/>
        </w:rPr>
        <w:t>Engaging communities in cultural heritage</w:t>
      </w:r>
      <w:r w:rsidRPr="002E77E4">
        <w:rPr>
          <w:rFonts w:ascii="Times New Roman" w:hAnsi="Times New Roman" w:cs="Times New Roman"/>
        </w:rPr>
        <w:t>, Routledge.</w:t>
      </w:r>
    </w:p>
    <w:p w14:paraId="58B2786B"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Leblanc, E. (2020), “Participatory Indexing in the Eyes of Its Potential Users: An Example of a Co-design of Participatory Services in an Academic Digital Library”, in Hall, M., Mercun, T., Risse, T. and Duchateau, F. (Ed.s), </w:t>
      </w:r>
      <w:r w:rsidRPr="002E77E4">
        <w:rPr>
          <w:rFonts w:ascii="Times New Roman" w:hAnsi="Times New Roman" w:cs="Times New Roman"/>
          <w:i/>
          <w:iCs/>
        </w:rPr>
        <w:t>Digital Libraries for Open Knowledge: 24th International Conference on Theory and Practice of Digital Libraries, TPDL 2020</w:t>
      </w:r>
      <w:r w:rsidRPr="002E77E4">
        <w:rPr>
          <w:rFonts w:ascii="Times New Roman" w:hAnsi="Times New Roman" w:cs="Times New Roman"/>
        </w:rPr>
        <w:t>, Springer, pp.163-178. https://doi.org/10.1007/978-3-030-54956-5_12</w:t>
      </w:r>
    </w:p>
    <w:p w14:paraId="51C28726"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Liang, Z., Zeng, Z., Fernandez-Nieto, G., Li, Y., Tsai, Y.-S., Chen, G., Swiecki, Z., Gašević, D., Bradley, J., &amp; Sha, L. (2024). Data Storytelling on Multi-modal Knowledge Graph via Data Comics: A case study in Yanyuwa Language. </w:t>
      </w:r>
      <w:r w:rsidRPr="002E77E4">
        <w:rPr>
          <w:rFonts w:ascii="Times New Roman" w:hAnsi="Times New Roman" w:cs="Times New Roman"/>
          <w:i/>
          <w:iCs/>
        </w:rPr>
        <w:t>Lecture Notes in Computer Science</w:t>
      </w:r>
      <w:r w:rsidRPr="002E77E4">
        <w:rPr>
          <w:rFonts w:ascii="Times New Roman" w:hAnsi="Times New Roman" w:cs="Times New Roman"/>
        </w:rPr>
        <w:t>. https://doi.org/10.1007/978-3-031-20309-1_2</w:t>
      </w:r>
    </w:p>
    <w:p w14:paraId="2EC79453"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lastRenderedPageBreak/>
        <w:t xml:space="preserve">Liu, Z. (2025), “Human-AI Co-Creation: A Framework for Collaborative Design in Intelligent Systems”, </w:t>
      </w:r>
      <w:r w:rsidRPr="002E77E4">
        <w:rPr>
          <w:rFonts w:ascii="Times New Roman" w:hAnsi="Times New Roman" w:cs="Times New Roman"/>
          <w:i/>
          <w:iCs/>
        </w:rPr>
        <w:t>AHFE 2025</w:t>
      </w:r>
      <w:r w:rsidRPr="002E77E4">
        <w:rPr>
          <w:rFonts w:ascii="Times New Roman" w:hAnsi="Times New Roman" w:cs="Times New Roman"/>
        </w:rPr>
        <w:t>. Preprint.</w:t>
      </w:r>
    </w:p>
    <w:p w14:paraId="3991EDA0"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Lopezosa, C., Codina, L. and Ferran-Ferrer, N. (2024), “ChatGPT como apoyo a las systematic scoping reviews: integrando la inteligencia artificial con el framework SALSA”, </w:t>
      </w:r>
      <w:r w:rsidRPr="002E77E4">
        <w:rPr>
          <w:rFonts w:ascii="Times New Roman" w:hAnsi="Times New Roman" w:cs="Times New Roman"/>
          <w:i/>
          <w:iCs/>
        </w:rPr>
        <w:t>Col·lecció del CRICC</w:t>
      </w:r>
      <w:r w:rsidRPr="002E77E4">
        <w:rPr>
          <w:rFonts w:ascii="Times New Roman" w:hAnsi="Times New Roman" w:cs="Times New Roman"/>
        </w:rPr>
        <w:t>. https://diposit.ub.edu/dspace/handle/2445/193691</w:t>
      </w:r>
    </w:p>
    <w:p w14:paraId="2E55D2D1"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Mahdie, S.B., Mohammadi, M. and Norouzkhani, N. (2024), “Usability Testing: A Bibliometric Analysis Based on WoS Data”, </w:t>
      </w:r>
      <w:r w:rsidRPr="002E77E4">
        <w:rPr>
          <w:rFonts w:ascii="Times New Roman" w:hAnsi="Times New Roman" w:cs="Times New Roman"/>
          <w:i/>
          <w:iCs/>
        </w:rPr>
        <w:t>Journal of Scientometric Research</w:t>
      </w:r>
      <w:r w:rsidRPr="002E77E4">
        <w:rPr>
          <w:rFonts w:ascii="Times New Roman" w:hAnsi="Times New Roman" w:cs="Times New Roman"/>
        </w:rPr>
        <w:t>, Vol. 13 No. 1, pp.09-24. https://doi.org/10.5530/jscires.13.1.2</w:t>
      </w:r>
    </w:p>
    <w:p w14:paraId="2D855E8A"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Matt, S. (2015), “White Paper on Citizen Science”, available at: https://ec.europa.eu/futurium/en/content/white-paper-citizen-science.html (accessed 1 October 2015).</w:t>
      </w:r>
    </w:p>
    <w:p w14:paraId="708899F7"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Nesterov, A., Hollink, L., van Erp, M. and van Ossenbruggen, J. (2023), “A Knowledge Graph of Contentious Terminology for Inclusive Representation of Cultural Heritage”, available at: https://doi.org/10.5281/zenodo.7456064</w:t>
      </w:r>
    </w:p>
    <w:p w14:paraId="43877DA9"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Ranjgar, B., Sadeghi‐Niaraki, A., Shakeri, M., Rahimi, F. and Choi, S.-M. (2024), “Cultural Heritage Information Retrieval: Past, Present, and Future Trends”, </w:t>
      </w:r>
      <w:r w:rsidRPr="002E77E4">
        <w:rPr>
          <w:rFonts w:ascii="Times New Roman" w:hAnsi="Times New Roman" w:cs="Times New Roman"/>
          <w:i/>
          <w:iCs/>
        </w:rPr>
        <w:t>IEEE Access</w:t>
      </w:r>
      <w:r w:rsidRPr="002E77E4">
        <w:rPr>
          <w:rFonts w:ascii="Times New Roman" w:hAnsi="Times New Roman" w:cs="Times New Roman"/>
        </w:rPr>
        <w:t>, Vol. 12, pp.42992-43026.</w:t>
      </w:r>
    </w:p>
    <w:p w14:paraId="3FEC89A5"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Reymen, I. (2001), </w:t>
      </w:r>
      <w:r w:rsidRPr="002E77E4">
        <w:rPr>
          <w:rFonts w:ascii="Times New Roman" w:hAnsi="Times New Roman" w:cs="Times New Roman"/>
          <w:i/>
          <w:iCs/>
        </w:rPr>
        <w:t>Improving design processes through structured reflection: A domain-independent approach</w:t>
      </w:r>
      <w:r w:rsidRPr="002E77E4">
        <w:rPr>
          <w:rFonts w:ascii="Times New Roman" w:hAnsi="Times New Roman" w:cs="Times New Roman"/>
        </w:rPr>
        <w:t>, Doctoral dissertation, Eindhoven University of Technology.</w:t>
      </w:r>
    </w:p>
    <w:p w14:paraId="70696331"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Ridge, M., Blickhan, S. and Ferriter, M. (Eds.) (2021), </w:t>
      </w:r>
      <w:r w:rsidRPr="002E77E4">
        <w:rPr>
          <w:rFonts w:ascii="Times New Roman" w:hAnsi="Times New Roman" w:cs="Times New Roman"/>
          <w:i/>
          <w:iCs/>
        </w:rPr>
        <w:t>The collective wisdom handbook: Perspectives on crowdsourcing in cultural heritage (book sprint version)</w:t>
      </w:r>
      <w:r w:rsidRPr="002E77E4">
        <w:rPr>
          <w:rFonts w:ascii="Times New Roman" w:hAnsi="Times New Roman" w:cs="Times New Roman"/>
        </w:rPr>
        <w:t>, British Library.</w:t>
      </w:r>
    </w:p>
    <w:p w14:paraId="160F505B"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Shneiderman, B. (2021), “Human-Centered AI: A New Synthesis”, in Ardito, C. </w:t>
      </w:r>
      <w:r w:rsidRPr="002E77E4">
        <w:rPr>
          <w:rFonts w:ascii="Times New Roman" w:hAnsi="Times New Roman" w:cs="Times New Roman"/>
          <w:i/>
          <w:iCs/>
        </w:rPr>
        <w:t>et al.</w:t>
      </w:r>
      <w:r w:rsidRPr="002E77E4">
        <w:rPr>
          <w:rFonts w:ascii="Times New Roman" w:hAnsi="Times New Roman" w:cs="Times New Roman"/>
        </w:rPr>
        <w:t xml:space="preserve"> (</w:t>
      </w:r>
      <w:proofErr w:type="gramStart"/>
      <w:r w:rsidRPr="002E77E4">
        <w:rPr>
          <w:rFonts w:ascii="Times New Roman" w:hAnsi="Times New Roman" w:cs="Times New Roman"/>
        </w:rPr>
        <w:t>Ed.s</w:t>
      </w:r>
      <w:proofErr w:type="gramEnd"/>
      <w:r w:rsidRPr="002E77E4">
        <w:rPr>
          <w:rFonts w:ascii="Times New Roman" w:hAnsi="Times New Roman" w:cs="Times New Roman"/>
        </w:rPr>
        <w:t xml:space="preserve">), </w:t>
      </w:r>
      <w:r w:rsidRPr="002E77E4">
        <w:rPr>
          <w:rFonts w:ascii="Times New Roman" w:hAnsi="Times New Roman" w:cs="Times New Roman"/>
          <w:i/>
          <w:iCs/>
        </w:rPr>
        <w:t>Human-Computer Interaction – INTERACT 2021</w:t>
      </w:r>
      <w:r w:rsidRPr="002E77E4">
        <w:rPr>
          <w:rFonts w:ascii="Times New Roman" w:hAnsi="Times New Roman" w:cs="Times New Roman"/>
        </w:rPr>
        <w:t>, Springer, pp.3-8. https://doi.org/10.1007/978-3-030-85623-6_1</w:t>
      </w:r>
    </w:p>
    <w:p w14:paraId="648A68C8"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Stappers, P.J. and Sanders, E.B.-N. (2008), “Co-creation and the new landscapes of design”, </w:t>
      </w:r>
      <w:r w:rsidRPr="002E77E4">
        <w:rPr>
          <w:rFonts w:ascii="Times New Roman" w:hAnsi="Times New Roman" w:cs="Times New Roman"/>
          <w:i/>
          <w:iCs/>
        </w:rPr>
        <w:t>CoDesign</w:t>
      </w:r>
      <w:r w:rsidRPr="002E77E4">
        <w:rPr>
          <w:rFonts w:ascii="Times New Roman" w:hAnsi="Times New Roman" w:cs="Times New Roman"/>
        </w:rPr>
        <w:t>, Vol. 4 No. 1, pp.5-18. https://doi.org/10.1080/15710880701875068</w:t>
      </w:r>
    </w:p>
    <w:p w14:paraId="2CE2A390"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Stengers, I. and Despret, V. (2014), “Women Who Make a Fuss: The Unfaithful Daughters of Virginia Woolf”, available at: https://www-jstor-org.sire.ub.edu/stable/10.5749/j.ctt17xr4t9</w:t>
      </w:r>
    </w:p>
    <w:p w14:paraId="0DA99C2A"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Turnhout, E., Metze, T., Wyborn, C., Klenk, N. and Louder, E. (2020), “The politics of co-production: participation, power, and transformation”, </w:t>
      </w:r>
      <w:r w:rsidRPr="002E77E4">
        <w:rPr>
          <w:rFonts w:ascii="Times New Roman" w:hAnsi="Times New Roman" w:cs="Times New Roman"/>
          <w:i/>
          <w:iCs/>
        </w:rPr>
        <w:t>Current Opinion in Environmental Sustainability</w:t>
      </w:r>
      <w:r w:rsidRPr="002E77E4">
        <w:rPr>
          <w:rFonts w:ascii="Times New Roman" w:hAnsi="Times New Roman" w:cs="Times New Roman"/>
        </w:rPr>
        <w:t>, Vol. 42, pp.15-21. https://doi.org/10.1016/j.cosust.2019.11.009</w:t>
      </w:r>
    </w:p>
    <w:p w14:paraId="3ED8AA5C"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Vohland, K. </w:t>
      </w:r>
      <w:r w:rsidRPr="002E77E4">
        <w:rPr>
          <w:rFonts w:ascii="Times New Roman" w:hAnsi="Times New Roman" w:cs="Times New Roman"/>
          <w:i/>
          <w:iCs/>
        </w:rPr>
        <w:t>et al.</w:t>
      </w:r>
      <w:r w:rsidRPr="002E77E4">
        <w:rPr>
          <w:rFonts w:ascii="Times New Roman" w:hAnsi="Times New Roman" w:cs="Times New Roman"/>
        </w:rPr>
        <w:t xml:space="preserve"> (Eds.) (2021), </w:t>
      </w:r>
      <w:r w:rsidRPr="002E77E4">
        <w:rPr>
          <w:rFonts w:ascii="Times New Roman" w:hAnsi="Times New Roman" w:cs="Times New Roman"/>
          <w:i/>
          <w:iCs/>
        </w:rPr>
        <w:t>The Science of Citizen Science</w:t>
      </w:r>
      <w:r w:rsidRPr="002E77E4">
        <w:rPr>
          <w:rFonts w:ascii="Times New Roman" w:hAnsi="Times New Roman" w:cs="Times New Roman"/>
        </w:rPr>
        <w:t>, Springer. https://doi.org/10.1007/978-3-030-58278-4</w:t>
      </w:r>
    </w:p>
    <w:p w14:paraId="190C609E"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Wacnik, P., Daly, S. and Verma, A. (2025), “Participatory design: a systematic review and insights for future practice”, </w:t>
      </w:r>
      <w:r w:rsidRPr="002E77E4">
        <w:rPr>
          <w:rFonts w:ascii="Times New Roman" w:hAnsi="Times New Roman" w:cs="Times New Roman"/>
          <w:i/>
          <w:iCs/>
        </w:rPr>
        <w:t>Design Science</w:t>
      </w:r>
      <w:r w:rsidRPr="002E77E4">
        <w:rPr>
          <w:rFonts w:ascii="Times New Roman" w:hAnsi="Times New Roman" w:cs="Times New Roman"/>
        </w:rPr>
        <w:t>, Vol. 11. https://doi.org/10.1017/dsj.2025.10009</w:t>
      </w:r>
    </w:p>
    <w:p w14:paraId="0AE35509"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lastRenderedPageBreak/>
        <w:t xml:space="preserve">Waidelich, L., Richter, A., Kolmel, B. and Bulander, R. (2018), “Design Thinking Process Model Review”, </w:t>
      </w:r>
      <w:r w:rsidRPr="002E77E4">
        <w:rPr>
          <w:rFonts w:ascii="Times New Roman" w:hAnsi="Times New Roman" w:cs="Times New Roman"/>
          <w:i/>
          <w:iCs/>
        </w:rPr>
        <w:t>2018 IEEE International Conference on Engineering, Technology and Innovation (ICE/ITMC)</w:t>
      </w:r>
      <w:r w:rsidRPr="002E77E4">
        <w:rPr>
          <w:rFonts w:ascii="Times New Roman" w:hAnsi="Times New Roman" w:cs="Times New Roman"/>
        </w:rPr>
        <w:t>, pp.1-9. https://doi.org/10.1109/ice.2018.8436281</w:t>
      </w:r>
    </w:p>
    <w:p w14:paraId="4E41E042" w14:textId="77777777" w:rsidR="00B25068" w:rsidRPr="002E77E4" w:rsidRDefault="00000000">
      <w:pPr>
        <w:pStyle w:val="BodyText"/>
        <w:rPr>
          <w:rFonts w:ascii="Times New Roman" w:hAnsi="Times New Roman" w:cs="Times New Roman"/>
        </w:rPr>
      </w:pPr>
      <w:r w:rsidRPr="002E77E4">
        <w:rPr>
          <w:rFonts w:ascii="Times New Roman" w:hAnsi="Times New Roman" w:cs="Times New Roman"/>
        </w:rPr>
        <w:t xml:space="preserve">Wang, H. </w:t>
      </w:r>
      <w:r w:rsidRPr="002E77E4">
        <w:rPr>
          <w:rFonts w:ascii="Times New Roman" w:hAnsi="Times New Roman" w:cs="Times New Roman"/>
          <w:i/>
          <w:iCs/>
        </w:rPr>
        <w:t>et al.</w:t>
      </w:r>
      <w:r w:rsidRPr="002E77E4">
        <w:rPr>
          <w:rFonts w:ascii="Times New Roman" w:hAnsi="Times New Roman" w:cs="Times New Roman"/>
        </w:rPr>
        <w:t xml:space="preserve"> (2024), “Digital Humanities &amp; Large Language Models: Practice and Research in Semantic Retrieval of Ancient Documents”, </w:t>
      </w:r>
      <w:r w:rsidRPr="002E77E4">
        <w:rPr>
          <w:rFonts w:ascii="Times New Roman" w:hAnsi="Times New Roman" w:cs="Times New Roman"/>
          <w:i/>
          <w:iCs/>
        </w:rPr>
        <w:t>Journal of Library and Information Science in Agriculture</w:t>
      </w:r>
      <w:r w:rsidRPr="002E77E4">
        <w:rPr>
          <w:rFonts w:ascii="Times New Roman" w:hAnsi="Times New Roman" w:cs="Times New Roman"/>
        </w:rPr>
        <w:t>. https://doi.org/10.13998/j.cnki.issn1002-1248.24-0615</w:t>
      </w:r>
      <w:bookmarkEnd w:id="7"/>
    </w:p>
    <w:sectPr w:rsidR="00B25068" w:rsidRPr="002E77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4435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BCCF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9254465">
    <w:abstractNumId w:val="0"/>
  </w:num>
  <w:num w:numId="2" w16cid:durableId="2590258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GÓMEZ RICO">
    <w15:presenceInfo w15:providerId="AD" w15:userId="S::egomezri119@alumnes.ub.edu::258c64dc-1d05-448f-96dc-a580b6044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5068"/>
    <w:rsid w:val="000B3973"/>
    <w:rsid w:val="001B3B56"/>
    <w:rsid w:val="002525CA"/>
    <w:rsid w:val="002758BB"/>
    <w:rsid w:val="00287467"/>
    <w:rsid w:val="002A0D7F"/>
    <w:rsid w:val="002E77E4"/>
    <w:rsid w:val="002F55D6"/>
    <w:rsid w:val="00385ED5"/>
    <w:rsid w:val="003A7D12"/>
    <w:rsid w:val="004E4729"/>
    <w:rsid w:val="005C7123"/>
    <w:rsid w:val="00656EE2"/>
    <w:rsid w:val="00666D55"/>
    <w:rsid w:val="0070446A"/>
    <w:rsid w:val="007C6622"/>
    <w:rsid w:val="007D31AA"/>
    <w:rsid w:val="00803FC3"/>
    <w:rsid w:val="008C4136"/>
    <w:rsid w:val="00B10031"/>
    <w:rsid w:val="00B25068"/>
    <w:rsid w:val="00BB1FB4"/>
    <w:rsid w:val="00BB6442"/>
    <w:rsid w:val="00E2052A"/>
    <w:rsid w:val="00E40B21"/>
    <w:rsid w:val="00E94C84"/>
    <w:rsid w:val="00FB7275"/>
    <w:rsid w:val="00FC0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7D236"/>
  <w15:docId w15:val="{49F55A9C-CC25-5542-BF11-0B631B51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10031"/>
    <w:pPr>
      <w:spacing w:before="100" w:beforeAutospacing="1" w:after="100" w:afterAutospacing="1"/>
    </w:pPr>
    <w:rPr>
      <w:rFonts w:ascii="Times New Roman" w:eastAsia="Times New Roman" w:hAnsi="Times New Roman" w:cs="Times New Roman"/>
      <w:lang w:val="en-CO"/>
    </w:rPr>
  </w:style>
  <w:style w:type="character" w:styleId="Emphasis">
    <w:name w:val="Emphasis"/>
    <w:basedOn w:val="DefaultParagraphFont"/>
    <w:uiPriority w:val="20"/>
    <w:qFormat/>
    <w:rsid w:val="0070446A"/>
    <w:rPr>
      <w:i/>
      <w:iCs/>
    </w:rPr>
  </w:style>
  <w:style w:type="character" w:styleId="UnresolvedMention">
    <w:name w:val="Unresolved Mention"/>
    <w:basedOn w:val="DefaultParagraphFont"/>
    <w:uiPriority w:val="99"/>
    <w:semiHidden/>
    <w:unhideWhenUsed/>
    <w:rsid w:val="00E40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Is%20Neuro-Symbolic%20AI%20Meeting%20its%20Promise%20in%20Natural%20Language%20Processing?%20A%20Structured%20Review" TargetMode="External"/><Relationship Id="rId117" Type="http://schemas.openxmlformats.org/officeDocument/2006/relationships/hyperlink" Target="Women%20Who%20Make%20a%20Fuss%20%20The%20Unfaithful%20Daughters%20of%20Virginia%20Woolf%20on%20JSTOR" TargetMode="External"/><Relationship Id="rId21" Type="http://schemas.openxmlformats.org/officeDocument/2006/relationships/hyperlink" Target="Engaging%20Communities%20in%20Cultural%20Heritage" TargetMode="External"/><Relationship Id="rId42" Type="http://schemas.openxmlformats.org/officeDocument/2006/relationships/hyperlink" Target="Women%20Who%20Make%20a%20Fuss%20%20The%20Unfaithful%20Daughters%20of%20Virginia%20Woolf%20on%20JSTOR" TargetMode="External"/><Relationship Id="rId47" Type="http://schemas.openxmlformats.org/officeDocument/2006/relationships/hyperlink" Target="ChatGPT%20como%20apoyo%20a%20las%20systematic%20scoping%20reviews-%20integrando%20la%20inteligencia%20artificial%20con%20el%20framework%20SALSA%20" TargetMode="External"/><Relationship Id="rId63" Type="http://schemas.openxmlformats.org/officeDocument/2006/relationships/hyperlink" Target="Engaging%20Communities%20in%20Cultural%20Heritage\" TargetMode="External"/><Relationship Id="rId68" Type="http://schemas.openxmlformats.org/officeDocument/2006/relationships/hyperlink" Target="The%20Science%20of%20Citizen%20Science\" TargetMode="External"/><Relationship Id="rId84" Type="http://schemas.openxmlformats.org/officeDocument/2006/relationships/hyperlink" Target="The%20Participatory%20Turn%20in%20AI%20Design%20Theoretical%20Foundations%20and%20the%20Current%20State%20of%20Practice" TargetMode="External"/><Relationship Id="rId89" Type="http://schemas.openxmlformats.org/officeDocument/2006/relationships/hyperlink" Target="The%20Science%20of%20Citizen%20Science" TargetMode="External"/><Relationship Id="rId112" Type="http://schemas.openxmlformats.org/officeDocument/2006/relationships/hyperlink" Target="Usability%20Testing%20%20A%20Bibliometric%20Analysis%20Based%20on%20WoS%20Data%20&#8211;%20Journal%20of%20Scientometric%20Research.pdf" TargetMode="External"/><Relationship Id="rId16" Type="http://schemas.openxmlformats.org/officeDocument/2006/relationships/hyperlink" Target="Ciencia,%20cyborgs%20y%20mujeres%20-%20la%20reinvenci&#243;n%20de%20la%20naturaleza" TargetMode="External"/><Relationship Id="rId107" Type="http://schemas.openxmlformats.org/officeDocument/2006/relationships/hyperlink" Target="Multivocal%20Exhibition%20Exploring%20Cultural%20Perspectives%20through%20User-Curated%20Art%20Exhibitions.pdf" TargetMode="External"/><Relationship Id="rId11" Type="http://schemas.openxmlformats.org/officeDocument/2006/relationships/hyperlink" Target="Cultural%20Heritage%20Information%20Retrieval%20Past%20Present%20and%20Future%20Trends" TargetMode="External"/><Relationship Id="rId32" Type="http://schemas.openxmlformats.org/officeDocument/2006/relationships/hyperlink" Target="The%20politics%20of%20co-production%20participation,%20power,%20and%20transformation" TargetMode="External"/><Relationship Id="rId37" Type="http://schemas.openxmlformats.org/officeDocument/2006/relationships/hyperlink" Target="Techniques%20and%20Methods%20to%20Evaluate%20Human-Centered%20Symbiotic%20AI%20Systems" TargetMode="External"/><Relationship Id="rId53" Type="http://schemas.openxmlformats.org/officeDocument/2006/relationships/hyperlink" Target="ECSA's%20Characteristics%20of%20Citizen%20Science\" TargetMode="External"/><Relationship Id="rId58" Type="http://schemas.openxmlformats.org/officeDocument/2006/relationships/hyperlink" Target="Human_AI_Co_Creation_A_Framework_for_Collaborative_Design_in_Intelligent_Systems\" TargetMode="External"/><Relationship Id="rId74" Type="http://schemas.openxmlformats.org/officeDocument/2006/relationships/hyperlink" Target="Wikipedia%20gender%20gap%20a%20scoping%20review%20Profesional%20de%20la%20informaci&#243;n\" TargetMode="External"/><Relationship Id="rId79" Type="http://schemas.openxmlformats.org/officeDocument/2006/relationships/hyperlink" Target="Design%20Thinking%20Process%20Model%20Review" TargetMode="External"/><Relationship Id="rId102" Type="http://schemas.openxmlformats.org/officeDocument/2006/relationships/hyperlink" Target="Clippings/Design,%20realization,%20and%20user%20evaluation%20of%20the%20ARCA%20system%20for%20exploring%20a%20digital%20library" TargetMode="External"/><Relationship Id="rId5" Type="http://schemas.openxmlformats.org/officeDocument/2006/relationships/hyperlink" Target="Social%20Science%20Is%20Necessary%20for%20Operationalizing%20Socially%20Responsible%20Foundation%20Models" TargetMode="External"/><Relationship Id="rId90" Type="http://schemas.openxmlformats.org/officeDocument/2006/relationships/hyperlink" Target="Epistemic%20Injustice%20%20Power%20and%20the%20Ethics%20of%20Knowing" TargetMode="External"/><Relationship Id="rId95" Type="http://schemas.openxmlformats.org/officeDocument/2006/relationships/hyperlink" Target="Techniques%20and%20Methods%20to%20Evaluate%20Human-Centered%20Symbiotic%20AI%20Systems" TargetMode="External"/><Relationship Id="rId22" Type="http://schemas.openxmlformats.org/officeDocument/2006/relationships/hyperlink" Target="The%20Collective%20Wisdom%20Handbook%20Perspectives%20on%20Crowdsourcing%20in%20Cultural%20Heritage%20-%20book%20sprint%20version" TargetMode="External"/><Relationship Id="rId27" Type="http://schemas.openxmlformats.org/officeDocument/2006/relationships/hyperlink" Target="Semantic%20technology%20for%20cultural%20heritage%20a%20bibliometric-based%20review.pdf" TargetMode="External"/><Relationship Id="rId43" Type="http://schemas.openxmlformats.org/officeDocument/2006/relationships/hyperlink" Target="Epistemic%20Injustice%20%20Power%20and%20the%20Ethics%20of%20Knowing" TargetMode="External"/><Relationship Id="rId48" Type="http://schemas.openxmlformats.org/officeDocument/2006/relationships/hyperlink" Target="Codina-Buscadores-alternativos%20-%20perplexity" TargetMode="External"/><Relationship Id="rId64" Type="http://schemas.openxmlformats.org/officeDocument/2006/relationships/hyperlink" Target="The%20Collective%20Wisdom%20Handbook%20Perspectives%20on%20Crowdsourcing%20in%20Cultural%20Heritage%20-%20book%20sprint%20version\" TargetMode="External"/><Relationship Id="rId69" Type="http://schemas.openxmlformats.org/officeDocument/2006/relationships/hyperlink" Target="Engaging%20Communities%20in%20Cultural%20Heritage\" TargetMode="External"/><Relationship Id="rId113" Type="http://schemas.openxmlformats.org/officeDocument/2006/relationships/hyperlink" Target="The%20Participatory%20Turn%20in%20AI%20Design%20Theoretical%20Foundations%20and%20the%20Current%20State%20of%20Practice.pdf" TargetMode="External"/><Relationship Id="rId118" Type="http://schemas.openxmlformats.org/officeDocument/2006/relationships/hyperlink" Target="Ciencia,%20cyborgs%20y%20mujeres%20-%20la%20reinvenci&#243;n%20de%20la%20naturaleza" TargetMode="External"/><Relationship Id="rId80" Type="http://schemas.openxmlformats.org/officeDocument/2006/relationships/hyperlink" Target="Techniques%20and%20Methods%20to%20Evaluate%20Human-Centered%20Symbiotic%20AI%20Systems" TargetMode="External"/><Relationship Id="rId85" Type="http://schemas.openxmlformats.org/officeDocument/2006/relationships/hyperlink" Target="Engaging%20Communities%20in%20Cultural%20Heritage" TargetMode="External"/><Relationship Id="rId12" Type="http://schemas.openxmlformats.org/officeDocument/2006/relationships/hyperlink" Target="file:///Users/elenagomez/Library/Mobile%20Documents/iCloud~md~obsidian/Documents/Drafts/Digital%20libraries/Metadata%20and%20Semantic%20Research%20-%20Conference" TargetMode="External"/><Relationship Id="rId17" Type="http://schemas.openxmlformats.org/officeDocument/2006/relationships/hyperlink" Target="What%20is%20Human-Centered%20about%20Human-Centered%20AI_%20A%20Map%20of%20the%20Research%20Landscape%20_%20Proceedings%20of%20the%202023%20CHI%20Conference%20on%20Human%20Factors%20in%20Computing%20Systems" TargetMode="External"/><Relationship Id="rId33" Type="http://schemas.openxmlformats.org/officeDocument/2006/relationships/hyperlink" Target="ECSA's%20Characteristics%20of%20Citizen%20Science" TargetMode="External"/><Relationship Id="rId38" Type="http://schemas.openxmlformats.org/officeDocument/2006/relationships/hyperlink" Target="Cultural%20Heritage%20Information%20Retrieval%20Past%20Present%20and%20Future%20Trends" TargetMode="External"/><Relationship Id="rId59" Type="http://schemas.openxmlformats.org/officeDocument/2006/relationships/hyperlink" Target="Clippings/Usability%20Testing%20%20A%20Bibliometric%20Analysis%20Based%20on%20WoS%20Data%20&#8211;%20Journal%20of%20Scientometric%20Research\" TargetMode="External"/><Relationship Id="rId103" Type="http://schemas.openxmlformats.org/officeDocument/2006/relationships/hyperlink" Target="Clippings/Community-Driven%20Knowledge%20Organization%20for%20Cultural%20Heritage%20Digital%20Libraries%20The%20Case%20of%20the%20Inuvialuit%20Settlement%20Region" TargetMode="External"/><Relationship Id="rId108" Type="http://schemas.openxmlformats.org/officeDocument/2006/relationships/hyperlink" Target="GTDOnto-%20An%20Ontology%20for%20Organizing%20and%20Modeling%20Knowledge%20about%20Global%20Terrorism" TargetMode="External"/><Relationship Id="rId54" Type="http://schemas.openxmlformats.org/officeDocument/2006/relationships/hyperlink" Target="How%20Should%20One%20Explore%20the%20Digital%20Library%20of%20the%20Future?\" TargetMode="External"/><Relationship Id="rId70" Type="http://schemas.openxmlformats.org/officeDocument/2006/relationships/hyperlink" Target="The%20Collective%20Wisdom%20Handbook%20Perspectives%20on%20Crowdsourcing%20in%20Cultural%20Heritage%20-%20book%20sprint%20version\" TargetMode="External"/><Relationship Id="rId75" Type="http://schemas.openxmlformats.org/officeDocument/2006/relationships/hyperlink" Target="Autonom&#237;a%20y%20dise&#241;o%20-%20La%20realizaci&#243;n%20de%20lo%20comunal\" TargetMode="External"/><Relationship Id="rId91" Type="http://schemas.openxmlformats.org/officeDocument/2006/relationships/hyperlink" Target="Ciencia,%20cyborgs%20y%20mujeres%20-%20la%20reinvenci&#243;n%20de%20la%20naturaleza" TargetMode="External"/><Relationship Id="rId96" Type="http://schemas.openxmlformats.org/officeDocument/2006/relationships/hyperlink" Target="Wikipedia%20gender%20gap%20a%20scoping%20review%20Profesional%20de%20la%20informaci&#243;n" TargetMode="External"/><Relationship Id="rId1" Type="http://schemas.openxmlformats.org/officeDocument/2006/relationships/numbering" Target="numbering.xml"/><Relationship Id="rId6" Type="http://schemas.openxmlformats.org/officeDocument/2006/relationships/hyperlink" Target="How%20Should%20One%20Explore%20the%20Digital%20Library%20of%20the%20Future?" TargetMode="External"/><Relationship Id="rId23" Type="http://schemas.openxmlformats.org/officeDocument/2006/relationships/hyperlink" Target="The%20Participatory%20Turn%20in%20AI%20Design%20Theoretical%20Foundations%20and%20the%20Current%20State%20of%20Practice" TargetMode="External"/><Relationship Id="rId28" Type="http://schemas.openxmlformats.org/officeDocument/2006/relationships/hyperlink" Target="Participatory_design_A_systematic_review_and_insights_for_future_practice" TargetMode="External"/><Relationship Id="rId49" Type="http://schemas.openxmlformats.org/officeDocument/2006/relationships/image" Target="media/image1.png"/><Relationship Id="rId114" Type="http://schemas.openxmlformats.org/officeDocument/2006/relationships/hyperlink" Target="Epistemic%20Injustice%20%20Power%20and%20the%20Ethics%20of%20Knowing" TargetMode="External"/><Relationship Id="rId119" Type="http://schemas.openxmlformats.org/officeDocument/2006/relationships/hyperlink" Target="Epistemic%20Injustice%20%20Power%20and%20the%20Ethics%20of%20Knowing" TargetMode="External"/><Relationship Id="rId44" Type="http://schemas.openxmlformats.org/officeDocument/2006/relationships/hyperlink" Target="Wikipedia%20gender%20gap%20a%20scoping%20review%20Profesional%20de%20la%20informaci&#243;n" TargetMode="External"/><Relationship Id="rId60" Type="http://schemas.openxmlformats.org/officeDocument/2006/relationships/hyperlink" Target="White%20Paper%20on%20Citizen%20Science%20for%20Europe\" TargetMode="External"/><Relationship Id="rId65" Type="http://schemas.openxmlformats.org/officeDocument/2006/relationships/hyperlink" Target="Ci&#232;ncia%20Ciutadana%20o%20Ciutadanies%20Cient&#237;fiques?%20Quatre%20Models%20de%20Participaci&#243;%20en%20Ci&#232;ncia%20i%20Tecnologia\" TargetMode="External"/><Relationship Id="rId81" Type="http://schemas.openxmlformats.org/officeDocument/2006/relationships/hyperlink" Target="The%20politics%20of%20co-production%20participation,%20power,%20and%20transformation" TargetMode="External"/><Relationship Id="rId86" Type="http://schemas.openxmlformats.org/officeDocument/2006/relationships/hyperlink" Target="White%20Paper%20on%20Citizen%20Science%20for%20Europe" TargetMode="External"/><Relationship Id="rId4" Type="http://schemas.openxmlformats.org/officeDocument/2006/relationships/webSettings" Target="webSettings.xml"/><Relationship Id="rId9" Type="http://schemas.openxmlformats.org/officeDocument/2006/relationships/hyperlink" Target="Cultural%20Heritage%20Information%20Retrieval%20Past%20Present%20and%20Future%20Trends" TargetMode="External"/><Relationship Id="rId13" Type="http://schemas.openxmlformats.org/officeDocument/2006/relationships/hyperlink" Target="The%20Participatory%20Turn%20in%20AI%20Design%20Theoretical%20Foundations%20and%20the%20Current%20State%20of%20Practice" TargetMode="External"/><Relationship Id="rId18" Type="http://schemas.openxmlformats.org/officeDocument/2006/relationships/hyperlink" Target="Clippings/Participatory%20Indexing%20in%20the%20Eyes%20of%20Its%20Potential%20Users-%20An%20Example%20of%20a%20Co-design%20of%20Participatory%20Services%20in%20an%20Academic%20Digital%20Library" TargetMode="External"/><Relationship Id="rId39" Type="http://schemas.openxmlformats.org/officeDocument/2006/relationships/hyperlink" Target="Ci&#232;ncia%20Ciutadana%20o%20Ciutadanies%20Cient&#237;fiques?%20Quatre%20Models%20de%20Participaci&#243;%20en%20Ci&#232;ncia%20i%20Tecnologia" TargetMode="External"/><Relationship Id="rId109" Type="http://schemas.openxmlformats.org/officeDocument/2006/relationships/hyperlink" Target="Participatory_design_A_systematic_review_and_insights_for_future_practice.pdf" TargetMode="External"/><Relationship Id="rId34" Type="http://schemas.openxmlformats.org/officeDocument/2006/relationships/hyperlink" Target="White%20Paper%20on%20Citizen%20Science%20for%20Europe" TargetMode="External"/><Relationship Id="rId50" Type="http://schemas.openxmlformats.org/officeDocument/2006/relationships/hyperlink" Target="Design%20Thinking%20Process%20Model%20Review\" TargetMode="External"/><Relationship Id="rId55" Type="http://schemas.openxmlformats.org/officeDocument/2006/relationships/hyperlink" Target="Techniques%20and%20Methods%20to%20Evaluate%20Human-Centered%20Symbiotic%20AI%20Systems\" TargetMode="External"/><Relationship Id="rId76" Type="http://schemas.openxmlformats.org/officeDocument/2006/relationships/hyperlink" Target="Ci&#232;ncia%20Ciutadana%20o%20Ciutadanies%20Cient&#237;fiques?%20Quatre%20Models%20de%20Participaci&#243;%20en%20Ci&#232;ncia%20i%20Tecnologia\" TargetMode="External"/><Relationship Id="rId97" Type="http://schemas.openxmlformats.org/officeDocument/2006/relationships/hyperlink" Target="Clippings/Remixing%20and%20repurposing%20cultural%20heritage%20archives%20through%20a%20collaborative%20and%20AI-generated%20storytelling%20digital%20platform%20" TargetMode="External"/><Relationship Id="rId104" Type="http://schemas.openxmlformats.org/officeDocument/2006/relationships/hyperlink" Target="ArsEmotica%20for%20arsmeteo.org-%20Emotion-driven%20exploration%20of%20online%20art%20collections.pdf" TargetMode="External"/><Relationship Id="rId120" Type="http://schemas.openxmlformats.org/officeDocument/2006/relationships/fontTable" Target="fontTable.xml"/><Relationship Id="rId7" Type="http://schemas.openxmlformats.org/officeDocument/2006/relationships/hyperlink" Target="Human-Centered%20AI%20%20A%20New%20Synthesis%20%20%20Human-Computer%20Interaction%20&#8211;%20INTERACT%202021" TargetMode="External"/><Relationship Id="rId71" Type="http://schemas.openxmlformats.org/officeDocument/2006/relationships/hyperlink" Target="Epistemic%20Injustice%20%20Power%20and%20the%20Ethics%20of%20Knowing\" TargetMode="External"/><Relationship Id="rId92" Type="http://schemas.openxmlformats.org/officeDocument/2006/relationships/hyperlink" Target="Women%20Who%20Make%20a%20Fuss%20%20The%20Unfaithful%20Daughters%20of%20Virginia%20Woolf%20on%20JSTOR" TargetMode="External"/><Relationship Id="rId2" Type="http://schemas.openxmlformats.org/officeDocument/2006/relationships/styles" Target="styles.xml"/><Relationship Id="rId29" Type="http://schemas.openxmlformats.org/officeDocument/2006/relationships/hyperlink" Target="Design%20Thinking%20%20from%20Bibliometric%20Analysis%20to%20Content%20Analysis,%20Current%20Research%20Trends,%20and%20Future%20Research%20Directions" TargetMode="External"/><Relationship Id="rId24" Type="http://schemas.openxmlformats.org/officeDocument/2006/relationships/hyperlink" Target="Co-creation%20and%20the%20new%20landscapes%20of%20design" TargetMode="External"/><Relationship Id="rId40" Type="http://schemas.openxmlformats.org/officeDocument/2006/relationships/hyperlink" Target="Co-creation%20and%20the%20new%20landscapes%20of%20design" TargetMode="External"/><Relationship Id="rId45" Type="http://schemas.openxmlformats.org/officeDocument/2006/relationships/hyperlink" Target="Ciencia,%20cyborgs%20y%20mujeres%20-%20la%20reinvenci&#243;n%20de%20la%20naturaleza" TargetMode="External"/><Relationship Id="rId66" Type="http://schemas.openxmlformats.org/officeDocument/2006/relationships/hyperlink" Target="The%20Participatory%20Turn%20in%20AI%20Design%20Theoretical%20Foundations%20and%20the%20Current%20State%20of%20Practice\" TargetMode="External"/><Relationship Id="rId87" Type="http://schemas.openxmlformats.org/officeDocument/2006/relationships/hyperlink" Target="Ci&#232;ncia%20Ciutadana%20o%20Ciutadanies%20Cient&#237;fiques?%20Quatre%20Models%20de%20Participaci&#243;%20en%20Ci&#232;ncia%20i%20Tecnologia" TargetMode="External"/><Relationship Id="rId110" Type="http://schemas.openxmlformats.org/officeDocument/2006/relationships/hyperlink" Target="The%20Participatory%20Turn%20in%20AI%20Design%20Theoretical%20Foundations%20and%20the%20Current%20State%20of%20Practice.pdf" TargetMode="External"/><Relationship Id="rId115" Type="http://schemas.openxmlformats.org/officeDocument/2006/relationships/hyperlink" Target="Women%20Who%20Make%20a%20Fuss%20%20The%20Unfaithful%20Daughters%20of%20Virginia%20Woolf%20on%20JSTOR" TargetMode="External"/><Relationship Id="rId61" Type="http://schemas.openxmlformats.org/officeDocument/2006/relationships/hyperlink" Target="Cultural%20Heritage%20Information%20Retrieval%20Past%20Present%20and%20Future%20Trends\" TargetMode="External"/><Relationship Id="rId82" Type="http://schemas.openxmlformats.org/officeDocument/2006/relationships/hyperlink" Target="ECSA's%20Characteristics%20of%20Citizen%20Science" TargetMode="External"/><Relationship Id="rId19" Type="http://schemas.openxmlformats.org/officeDocument/2006/relationships/hyperlink" Target="How%20Should%20One%20Explore%20the%20Digital%20Library%20of%20the%20Future?" TargetMode="External"/><Relationship Id="rId14" Type="http://schemas.openxmlformats.org/officeDocument/2006/relationships/hyperlink" Target="Engaging%20Communities%20in%20Cultural%20Heritage" TargetMode="External"/><Relationship Id="rId30" Type="http://schemas.openxmlformats.org/officeDocument/2006/relationships/hyperlink" Target="Usability%20Testing%20%20A%20Bibliometric%20Analysis%20Based%20on%20WoS%20Data%20&#8211;%20Journal%20of%20Scientometric%20Research" TargetMode="External"/><Relationship Id="rId35" Type="http://schemas.openxmlformats.org/officeDocument/2006/relationships/hyperlink" Target="The%20Science%20of%20Citizen%20Science" TargetMode="External"/><Relationship Id="rId56" Type="http://schemas.openxmlformats.org/officeDocument/2006/relationships/hyperlink" Target="The%20Participatory%20Turn%20in%20AI%20Design%20Theoretical%20Foundations%20and%20the%20Current%20State%20of%20Practice\" TargetMode="External"/><Relationship Id="rId77" Type="http://schemas.openxmlformats.org/officeDocument/2006/relationships/hyperlink" Target="How%20Should%20One%20Explore%20the%20Digital%20Library%20of%20the%20Future?\" TargetMode="External"/><Relationship Id="rId100" Type="http://schemas.openxmlformats.org/officeDocument/2006/relationships/hyperlink" Target="Clippings/The%20World%20Literature%20Knowledge%20Graph" TargetMode="External"/><Relationship Id="rId105" Type="http://schemas.openxmlformats.org/officeDocument/2006/relationships/hyperlink" Target="A%20Knowledge%20Graph%20of%20Contentious%20Terminology%20for%20Inclusive%20Representation%20of%20Cultural%20Heritage" TargetMode="External"/><Relationship Id="rId8" Type="http://schemas.openxmlformats.org/officeDocument/2006/relationships/hyperlink" Target="Ciencia,%20cyborgs%20y%20mujeres%20-%20la%20reinvenci&#243;n%20de%20la%20naturaleza" TargetMode="External"/><Relationship Id="rId51" Type="http://schemas.openxmlformats.org/officeDocument/2006/relationships/hyperlink" Target="Techniques%20and%20Methods%20to%20Evaluate%20Human-Centered%20Symbiotic%20AI%20Systems\" TargetMode="External"/><Relationship Id="rId72" Type="http://schemas.openxmlformats.org/officeDocument/2006/relationships/hyperlink" Target="Ciencia,%20cyborgs%20y%20mujeres%20-%20la%20reinvenci&#243;n%20de%20la%20naturaleza\" TargetMode="External"/><Relationship Id="rId93" Type="http://schemas.openxmlformats.org/officeDocument/2006/relationships/hyperlink" Target="Autonom&#237;a%20y%20dise&#241;o%20-%20La%20realizaci&#243;n%20de%20lo%20comunal" TargetMode="External"/><Relationship Id="rId98" Type="http://schemas.openxmlformats.org/officeDocument/2006/relationships/hyperlink" Target="Clippings/It%20answers%20questions%20that%20I%20didn't%20know%20I%20had%22%20PhD%20students'%20evaluation%20of%20an%20information%20sharing%20knowledge%20graph" TargetMode="External"/><Relationship Id="rId121" Type="http://schemas.microsoft.com/office/2011/relationships/people" Target="people.xml"/><Relationship Id="rId3" Type="http://schemas.openxmlformats.org/officeDocument/2006/relationships/settings" Target="settings.xml"/><Relationship Id="rId25" Type="http://schemas.openxmlformats.org/officeDocument/2006/relationships/hyperlink" Target="The%20Participatory%20Turn%20in%20AI%20Design%20Theoretical%20Foundations%20and%20the%20Current%20State%20of%20Practice" TargetMode="External"/><Relationship Id="rId46" Type="http://schemas.openxmlformats.org/officeDocument/2006/relationships/hyperlink" Target="file:///Users/elenagomez/Library/Mobile%20Documents/iCloud~md~obsidian/Documents/Drafts/Digital%20libraries/Marzo/Literature%20Reviews%20Modern%20Methods%20for%20Investigating%20Scientific%20and%20Technological%20Knowledge" TargetMode="External"/><Relationship Id="rId67" Type="http://schemas.openxmlformats.org/officeDocument/2006/relationships/hyperlink" Target="White%20Paper%20on%20Citizen%20Science%20for%20Europe\" TargetMode="External"/><Relationship Id="rId116" Type="http://schemas.openxmlformats.org/officeDocument/2006/relationships/hyperlink" Target="Ciencia,%20cyborgs%20y%20mujeres%20-%20la%20reinvenci&#243;n%20de%20la%20naturaleza" TargetMode="External"/><Relationship Id="rId20" Type="http://schemas.openxmlformats.org/officeDocument/2006/relationships/hyperlink" Target="Design%20and%20evaluation%20of%20high-quality%20simbolic%20AI%20systems" TargetMode="External"/><Relationship Id="rId41" Type="http://schemas.openxmlformats.org/officeDocument/2006/relationships/hyperlink" Target="Human_AI_Co_Creation_A_Framework_for_Collaborative_Design_in_Intelligent_Systems" TargetMode="External"/><Relationship Id="rId62" Type="http://schemas.openxmlformats.org/officeDocument/2006/relationships/hyperlink" Target="Towards%20a%20Teacher%20Application%20to%20Support%20Semantic%20Annotations%20of%20Learning%20Tasks%20in%20Cultural%20Heritage\" TargetMode="External"/><Relationship Id="rId83" Type="http://schemas.openxmlformats.org/officeDocument/2006/relationships/hyperlink" Target="Co-creation%20and%20the%20new%20landscapes%20of%20design" TargetMode="External"/><Relationship Id="rId88" Type="http://schemas.openxmlformats.org/officeDocument/2006/relationships/hyperlink" Target="The%20Participatory%20Turn%20in%20AI%20Design%20Theoretical%20Foundations%20and%20the%20Current%20State%20of%20Practice" TargetMode="External"/><Relationship Id="rId111" Type="http://schemas.openxmlformats.org/officeDocument/2006/relationships/hyperlink" Target="Participatory_design_A_systematic_review_and_insights_for_future_practice.pdf" TargetMode="External"/><Relationship Id="rId15" Type="http://schemas.openxmlformats.org/officeDocument/2006/relationships/hyperlink" Target="file:///Users/elenagomez/Desktop/Epistemic%20Injustice%20%20Power%20and%20the%20Ethics%20of%20Knowing" TargetMode="External"/><Relationship Id="rId36" Type="http://schemas.openxmlformats.org/officeDocument/2006/relationships/hyperlink" Target="How%20Should%20One%20Explore%20the%20Digital%20Library%20of%20the%20Future?" TargetMode="External"/><Relationship Id="rId57" Type="http://schemas.openxmlformats.org/officeDocument/2006/relationships/hyperlink" Target="Co-creation%20and%20the%20new%20landscapes%20of%20design\" TargetMode="External"/><Relationship Id="rId106" Type="http://schemas.openxmlformats.org/officeDocument/2006/relationships/hyperlink" Target="Data%20Storytelling%20on%20Multi-modal%20Knowledge%20graph%20via%20data%20comics.pdf\" TargetMode="External"/><Relationship Id="rId10" Type="http://schemas.openxmlformats.org/officeDocument/2006/relationships/hyperlink" Target="Semantic%20technology%20for%20cultural%20heritage%20a%20bibliometric-based%20review.pdf" TargetMode="External"/><Relationship Id="rId31" Type="http://schemas.openxmlformats.org/officeDocument/2006/relationships/hyperlink" Target="Clippings/Usability%20Testing%20%20A%20Bibliometric%20Analysis%20Based%20on%20WoS%20Data%20&#8211;%20Journal%20of%20Scientometric%20Research" TargetMode="External"/><Relationship Id="rId52" Type="http://schemas.openxmlformats.org/officeDocument/2006/relationships/hyperlink" Target="The%20politics%20of%20co-production%20participation,%20power,%20and%20transformation\" TargetMode="External"/><Relationship Id="rId73" Type="http://schemas.openxmlformats.org/officeDocument/2006/relationships/hyperlink" Target="Women%20Who%20Make%20a%20Fuss%20%20The%20Unfaithful%20Daughters%20of%20Virginia%20Woolf%20on%20JSTOR\" TargetMode="External"/><Relationship Id="rId78" Type="http://schemas.openxmlformats.org/officeDocument/2006/relationships/hyperlink" Target="Techniques%20and%20Methods%20to%20Evaluate%20Human-Centered%20Symbiotic%20AI%20Systems\" TargetMode="External"/><Relationship Id="rId94" Type="http://schemas.openxmlformats.org/officeDocument/2006/relationships/hyperlink" Target="How%20Should%20One%20Explore%20the%20Digital%20Library%20of%20the%20Future?" TargetMode="External"/><Relationship Id="rId99" Type="http://schemas.openxmlformats.org/officeDocument/2006/relationships/hyperlink" Target="Data%20Storytelling%20on%20Multi-modal%20Knowledge%20graph%20via%20data%20comics.pdf\" TargetMode="External"/><Relationship Id="rId101" Type="http://schemas.openxmlformats.org/officeDocument/2006/relationships/hyperlink" Target="Clippings/Cultural%20gems%20linked%20open%20data-%20Mapping%20culture%20and%20intangible%20heritage%20in%20European%20cities"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8427</Words>
  <Characters>48039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ELENA GÓMEZ RICO</cp:lastModifiedBy>
  <cp:revision>9</cp:revision>
  <dcterms:created xsi:type="dcterms:W3CDTF">2026-03-15T15:07:00Z</dcterms:created>
  <dcterms:modified xsi:type="dcterms:W3CDTF">2026-03-18T11:25:00Z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2026-03-10</vt:lpwstr>
  </property>
  <property fmtid="{D5CDD505-2E9C-101B-9397-08002B2CF9AE}" pid="3" name="tags">
    <vt:lpwstr/>
  </property>
</Properties>
</file>